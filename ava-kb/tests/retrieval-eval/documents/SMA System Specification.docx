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16DF9" w14:textId="31EFFCE7" w:rsidR="00224BA2" w:rsidRPr="00BA3A5F" w:rsidRDefault="00224BA2" w:rsidP="002C68DD">
      <w:pPr>
        <w:pStyle w:val="rev"/>
        <w:spacing w:after="20"/>
        <w:ind w:left="1080" w:firstLine="360"/>
        <w:rPr>
          <w:rFonts w:cs="Arial"/>
          <w:sz w:val="16"/>
        </w:rPr>
      </w:pPr>
      <w:r w:rsidRPr="00BA3A5F">
        <w:rPr>
          <w:rFonts w:cs="Arial"/>
          <w:sz w:val="16"/>
        </w:rPr>
        <w:t xml:space="preserve">Template No. 9191290 Rev. </w:t>
      </w:r>
      <w:r w:rsidR="00EF715D" w:rsidRPr="00BA3A5F">
        <w:rPr>
          <w:rFonts w:cs="Arial"/>
          <w:sz w:val="16"/>
        </w:rPr>
        <w:t>X</w:t>
      </w:r>
    </w:p>
    <w:tbl>
      <w:tblPr>
        <w:tblW w:w="9709" w:type="dxa"/>
        <w:jc w:val="center"/>
        <w:tblLayout w:type="fixed"/>
        <w:tblCellMar>
          <w:left w:w="60" w:type="dxa"/>
          <w:right w:w="60" w:type="dxa"/>
        </w:tblCellMar>
        <w:tblLook w:val="0000" w:firstRow="0" w:lastRow="0" w:firstColumn="0" w:lastColumn="0" w:noHBand="0" w:noVBand="0"/>
      </w:tblPr>
      <w:tblGrid>
        <w:gridCol w:w="3311"/>
        <w:gridCol w:w="1750"/>
        <w:gridCol w:w="2898"/>
        <w:gridCol w:w="1750"/>
      </w:tblGrid>
      <w:tr w:rsidR="00224BA2" w:rsidRPr="002238AD" w14:paraId="5AAF16A0" w14:textId="77777777" w:rsidTr="002001B6">
        <w:trPr>
          <w:cantSplit/>
          <w:jc w:val="center"/>
        </w:trPr>
        <w:tc>
          <w:tcPr>
            <w:tcW w:w="9709" w:type="dxa"/>
            <w:gridSpan w:val="4"/>
            <w:tcBorders>
              <w:top w:val="single" w:sz="12" w:space="0" w:color="auto"/>
              <w:left w:val="single" w:sz="12" w:space="0" w:color="auto"/>
              <w:bottom w:val="nil"/>
              <w:right w:val="single" w:sz="12" w:space="0" w:color="auto"/>
            </w:tcBorders>
            <w:vAlign w:val="center"/>
          </w:tcPr>
          <w:p w14:paraId="7414BD4D" w14:textId="77777777" w:rsidR="00224BA2" w:rsidRPr="002238AD" w:rsidRDefault="002F51CC" w:rsidP="002001B6">
            <w:pPr>
              <w:pStyle w:val="coverlogo"/>
              <w:tabs>
                <w:tab w:val="left" w:pos="511"/>
                <w:tab w:val="left" w:pos="3683"/>
              </w:tabs>
              <w:spacing w:before="0" w:after="0"/>
              <w:ind w:left="0"/>
              <w:rPr>
                <w:rFonts w:cs="Arial"/>
                <w:sz w:val="20"/>
                <w:szCs w:val="20"/>
              </w:rPr>
            </w:pPr>
            <w:r w:rsidRPr="002238AD">
              <w:rPr>
                <w:rFonts w:cs="Arial"/>
                <w:noProof/>
                <w:sz w:val="20"/>
                <w:szCs w:val="20"/>
              </w:rPr>
              <w:drawing>
                <wp:inline distT="0" distB="0" distL="0" distR="0" wp14:anchorId="472D4D4C" wp14:editId="6396AC8E">
                  <wp:extent cx="1952625" cy="971550"/>
                  <wp:effectExtent l="0" t="0" r="0" b="0"/>
                  <wp:docPr id="1" name="Picture 3" descr="C:\Users\ruehlk01\Desktop\Abbott Logo\Abbott_Signature_Artwork_V1\Horizontal\JPG Files with Solid Backgrounds\Positive\a_sig_horiz_2c_bk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uehlk01\Desktop\Abbott Logo\Abbott_Signature_Artwork_V1\Horizontal\JPG Files with Solid Backgrounds\Positive\a_sig_horiz_2c_bk_jpg.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971550"/>
                          </a:xfrm>
                          <a:prstGeom prst="rect">
                            <a:avLst/>
                          </a:prstGeom>
                          <a:noFill/>
                          <a:ln>
                            <a:noFill/>
                          </a:ln>
                        </pic:spPr>
                      </pic:pic>
                    </a:graphicData>
                  </a:graphic>
                </wp:inline>
              </w:drawing>
            </w:r>
          </w:p>
        </w:tc>
      </w:tr>
      <w:tr w:rsidR="00224BA2" w:rsidRPr="002238AD" w14:paraId="7DC97D0C" w14:textId="77777777" w:rsidTr="3A0B3CD6">
        <w:trPr>
          <w:trHeight w:val="509"/>
          <w:jc w:val="center"/>
        </w:trPr>
        <w:tc>
          <w:tcPr>
            <w:tcW w:w="3311" w:type="dxa"/>
            <w:tcBorders>
              <w:top w:val="nil"/>
              <w:left w:val="single" w:sz="12" w:space="0" w:color="auto"/>
              <w:bottom w:val="nil"/>
              <w:right w:val="single" w:sz="6" w:space="0" w:color="FFFFFF" w:themeColor="background1"/>
            </w:tcBorders>
            <w:shd w:val="clear" w:color="auto" w:fill="000000" w:themeFill="text1"/>
          </w:tcPr>
          <w:p w14:paraId="0A03E872" w14:textId="77777777" w:rsidR="00224BA2" w:rsidRPr="00CF7FD1" w:rsidRDefault="00224BA2" w:rsidP="002001B6">
            <w:pPr>
              <w:pStyle w:val="reverse"/>
              <w:rPr>
                <w:rFonts w:cs="Arial"/>
              </w:rPr>
            </w:pPr>
            <w:r w:rsidRPr="00CF7FD1">
              <w:rPr>
                <w:rFonts w:cs="Arial"/>
              </w:rPr>
              <w:t>Document Number</w:t>
            </w:r>
          </w:p>
        </w:tc>
        <w:tc>
          <w:tcPr>
            <w:tcW w:w="1750" w:type="dxa"/>
            <w:tcBorders>
              <w:top w:val="nil"/>
              <w:left w:val="single" w:sz="6" w:space="0" w:color="FFFFFF" w:themeColor="background1"/>
              <w:bottom w:val="nil"/>
              <w:right w:val="single" w:sz="6" w:space="0" w:color="FFFFFF" w:themeColor="background1"/>
            </w:tcBorders>
            <w:shd w:val="clear" w:color="auto" w:fill="000000" w:themeFill="text1"/>
          </w:tcPr>
          <w:p w14:paraId="52F91B9B" w14:textId="77777777" w:rsidR="00224BA2" w:rsidRPr="00CF7FD1" w:rsidRDefault="00224BA2" w:rsidP="002001B6">
            <w:pPr>
              <w:pStyle w:val="reverse"/>
              <w:rPr>
                <w:rFonts w:cs="Arial"/>
              </w:rPr>
            </w:pPr>
            <w:r w:rsidRPr="00CF7FD1">
              <w:rPr>
                <w:rFonts w:cs="Arial"/>
              </w:rPr>
              <w:t>Revision</w:t>
            </w:r>
          </w:p>
        </w:tc>
        <w:tc>
          <w:tcPr>
            <w:tcW w:w="2898" w:type="dxa"/>
            <w:tcBorders>
              <w:top w:val="nil"/>
              <w:left w:val="single" w:sz="6" w:space="0" w:color="FFFFFF" w:themeColor="background1"/>
              <w:bottom w:val="nil"/>
              <w:right w:val="single" w:sz="6" w:space="0" w:color="FFFFFF" w:themeColor="background1"/>
            </w:tcBorders>
            <w:shd w:val="clear" w:color="auto" w:fill="000000" w:themeFill="text1"/>
          </w:tcPr>
          <w:p w14:paraId="39A4DA02" w14:textId="77777777" w:rsidR="00224BA2" w:rsidRPr="00CF7FD1" w:rsidRDefault="00224BA2" w:rsidP="002001B6">
            <w:pPr>
              <w:pStyle w:val="reverse"/>
              <w:rPr>
                <w:rFonts w:cs="Arial"/>
              </w:rPr>
            </w:pPr>
            <w:r w:rsidRPr="00CF7FD1">
              <w:rPr>
                <w:rFonts w:cs="Arial"/>
              </w:rPr>
              <w:t>Status</w:t>
            </w:r>
          </w:p>
        </w:tc>
        <w:tc>
          <w:tcPr>
            <w:tcW w:w="1750" w:type="dxa"/>
            <w:tcBorders>
              <w:top w:val="nil"/>
              <w:left w:val="single" w:sz="6" w:space="0" w:color="FFFFFF" w:themeColor="background1"/>
              <w:bottom w:val="nil"/>
              <w:right w:val="single" w:sz="12" w:space="0" w:color="auto"/>
            </w:tcBorders>
            <w:shd w:val="clear" w:color="auto" w:fill="000000" w:themeFill="text1"/>
          </w:tcPr>
          <w:p w14:paraId="044C4A42" w14:textId="5EC5E615" w:rsidR="00224BA2" w:rsidRPr="00CF7FD1" w:rsidRDefault="00224BA2" w:rsidP="002001B6">
            <w:pPr>
              <w:pStyle w:val="reverse"/>
              <w:rPr>
                <w:rFonts w:cs="Arial"/>
              </w:rPr>
            </w:pPr>
            <w:r w:rsidRPr="00CF7FD1">
              <w:rPr>
                <w:rFonts w:cs="Arial"/>
              </w:rPr>
              <w:t>CO No.</w:t>
            </w:r>
          </w:p>
        </w:tc>
      </w:tr>
      <w:tr w:rsidR="00224BA2" w:rsidRPr="002238AD" w14:paraId="60AFC14F" w14:textId="77777777" w:rsidTr="002001B6">
        <w:trPr>
          <w:trHeight w:val="605"/>
          <w:jc w:val="center"/>
        </w:trPr>
        <w:tc>
          <w:tcPr>
            <w:tcW w:w="3311" w:type="dxa"/>
            <w:tcBorders>
              <w:top w:val="nil"/>
              <w:left w:val="single" w:sz="12" w:space="0" w:color="auto"/>
              <w:bottom w:val="double" w:sz="6" w:space="0" w:color="auto"/>
              <w:right w:val="single" w:sz="6" w:space="0" w:color="auto"/>
            </w:tcBorders>
            <w:vAlign w:val="center"/>
          </w:tcPr>
          <w:p w14:paraId="35CF229B" w14:textId="77777777" w:rsidR="00224BA2" w:rsidRPr="00CF7FD1" w:rsidRDefault="00224BA2" w:rsidP="002001B6">
            <w:pPr>
              <w:pStyle w:val="covertext"/>
              <w:rPr>
                <w:szCs w:val="32"/>
              </w:rPr>
            </w:pPr>
            <w:r w:rsidRPr="00CF7FD1">
              <w:rPr>
                <w:szCs w:val="32"/>
              </w:rPr>
              <w:t>60016407</w:t>
            </w:r>
          </w:p>
        </w:tc>
        <w:tc>
          <w:tcPr>
            <w:tcW w:w="1750" w:type="dxa"/>
            <w:tcBorders>
              <w:top w:val="nil"/>
              <w:left w:val="single" w:sz="6" w:space="0" w:color="auto"/>
              <w:bottom w:val="double" w:sz="6" w:space="0" w:color="auto"/>
              <w:right w:val="single" w:sz="6" w:space="0" w:color="auto"/>
            </w:tcBorders>
            <w:vAlign w:val="center"/>
          </w:tcPr>
          <w:p w14:paraId="666F67DA" w14:textId="7ABF5D39" w:rsidR="00224BA2" w:rsidRPr="00CF7FD1" w:rsidRDefault="0008048C" w:rsidP="002001B6">
            <w:pPr>
              <w:pStyle w:val="covertext"/>
              <w:rPr>
                <w:szCs w:val="32"/>
              </w:rPr>
            </w:pPr>
            <w:r w:rsidRPr="00CF7FD1">
              <w:rPr>
                <w:szCs w:val="32"/>
              </w:rPr>
              <w:t>B</w:t>
            </w:r>
            <w:ins w:id="0" w:author="Scharoun, Jocelyn" w:date="2026-01-13T13:41:00Z" w16du:dateUtc="2026-01-13T21:41:00Z">
              <w:r w:rsidR="00D470DE">
                <w:rPr>
                  <w:szCs w:val="32"/>
                </w:rPr>
                <w:t>P</w:t>
              </w:r>
            </w:ins>
            <w:del w:id="1" w:author="Scharoun, Jocelyn" w:date="2026-01-13T13:41:00Z" w16du:dateUtc="2026-01-13T21:41:00Z">
              <w:r w:rsidR="00DC4824" w:rsidDel="00D470DE">
                <w:rPr>
                  <w:szCs w:val="32"/>
                </w:rPr>
                <w:delText>N</w:delText>
              </w:r>
            </w:del>
          </w:p>
        </w:tc>
        <w:tc>
          <w:tcPr>
            <w:tcW w:w="2898" w:type="dxa"/>
            <w:tcBorders>
              <w:top w:val="nil"/>
              <w:left w:val="single" w:sz="6" w:space="0" w:color="auto"/>
              <w:bottom w:val="double" w:sz="6" w:space="0" w:color="auto"/>
              <w:right w:val="single" w:sz="6" w:space="0" w:color="auto"/>
            </w:tcBorders>
            <w:vAlign w:val="center"/>
          </w:tcPr>
          <w:p w14:paraId="5AF00457" w14:textId="77777777" w:rsidR="00224BA2" w:rsidRPr="00CF7FD1" w:rsidRDefault="00466CF2" w:rsidP="002001B6">
            <w:pPr>
              <w:pStyle w:val="covertext"/>
              <w:rPr>
                <w:szCs w:val="32"/>
              </w:rPr>
            </w:pPr>
            <w:r w:rsidRPr="00CF7FD1">
              <w:rPr>
                <w:szCs w:val="32"/>
              </w:rPr>
              <w:t>Released</w:t>
            </w:r>
          </w:p>
        </w:tc>
        <w:tc>
          <w:tcPr>
            <w:tcW w:w="1750" w:type="dxa"/>
            <w:tcBorders>
              <w:top w:val="nil"/>
              <w:left w:val="single" w:sz="6" w:space="0" w:color="auto"/>
              <w:bottom w:val="double" w:sz="6" w:space="0" w:color="auto"/>
              <w:right w:val="single" w:sz="12" w:space="0" w:color="auto"/>
            </w:tcBorders>
            <w:vAlign w:val="center"/>
          </w:tcPr>
          <w:p w14:paraId="44E357E5" w14:textId="79D4CE17" w:rsidR="00224BA2" w:rsidRPr="00CF7FD1" w:rsidRDefault="00EF715D" w:rsidP="002001B6">
            <w:pPr>
              <w:pStyle w:val="covereco"/>
              <w:rPr>
                <w:sz w:val="32"/>
                <w:szCs w:val="32"/>
              </w:rPr>
            </w:pPr>
            <w:r w:rsidRPr="00CF7FD1">
              <w:rPr>
                <w:sz w:val="32"/>
                <w:szCs w:val="32"/>
              </w:rPr>
              <w:t>N/A</w:t>
            </w:r>
          </w:p>
        </w:tc>
      </w:tr>
      <w:tr w:rsidR="00224BA2" w:rsidRPr="002238AD" w14:paraId="7FB3E1F9" w14:textId="77777777" w:rsidTr="002001B6">
        <w:trPr>
          <w:cantSplit/>
          <w:trHeight w:hRule="exact" w:val="1350"/>
          <w:jc w:val="center"/>
        </w:trPr>
        <w:tc>
          <w:tcPr>
            <w:tcW w:w="9709" w:type="dxa"/>
            <w:gridSpan w:val="4"/>
            <w:tcBorders>
              <w:top w:val="double" w:sz="6" w:space="0" w:color="auto"/>
              <w:left w:val="single" w:sz="12" w:space="0" w:color="auto"/>
              <w:bottom w:val="double" w:sz="6" w:space="0" w:color="auto"/>
              <w:right w:val="single" w:sz="12" w:space="0" w:color="auto"/>
            </w:tcBorders>
            <w:vAlign w:val="center"/>
          </w:tcPr>
          <w:p w14:paraId="5197DABA" w14:textId="565F4B69" w:rsidR="00224BA2" w:rsidRPr="00CF7FD1" w:rsidRDefault="00224BA2" w:rsidP="002001B6">
            <w:pPr>
              <w:pStyle w:val="covertitle2"/>
              <w:rPr>
                <w:rFonts w:cs="Arial"/>
                <w:sz w:val="24"/>
                <w:szCs w:val="24"/>
              </w:rPr>
            </w:pPr>
            <w:r w:rsidRPr="00CF7FD1">
              <w:rPr>
                <w:rFonts w:cs="Arial"/>
                <w:sz w:val="24"/>
                <w:szCs w:val="24"/>
              </w:rPr>
              <w:t xml:space="preserve">Site Monitoring Application </w:t>
            </w:r>
          </w:p>
          <w:p w14:paraId="49AEE20B" w14:textId="77777777" w:rsidR="00466CF2" w:rsidRPr="00CF7FD1" w:rsidRDefault="00466CF2" w:rsidP="00A11C08">
            <w:pPr>
              <w:rPr>
                <w:rFonts w:ascii="Arial" w:hAnsi="Arial" w:cs="Arial"/>
                <w:szCs w:val="24"/>
              </w:rPr>
            </w:pPr>
          </w:p>
          <w:p w14:paraId="2BED32FC" w14:textId="77777777" w:rsidR="00466CF2" w:rsidRPr="00CF7FD1" w:rsidRDefault="00466CF2" w:rsidP="00A11C08">
            <w:pPr>
              <w:rPr>
                <w:rFonts w:ascii="Arial" w:hAnsi="Arial" w:cs="Arial"/>
                <w:szCs w:val="24"/>
              </w:rPr>
            </w:pPr>
          </w:p>
          <w:p w14:paraId="45C9B34E" w14:textId="77777777" w:rsidR="00466CF2" w:rsidRPr="00CF7FD1" w:rsidRDefault="00466CF2" w:rsidP="00A11C08">
            <w:pPr>
              <w:rPr>
                <w:rFonts w:ascii="Arial" w:hAnsi="Arial" w:cs="Arial"/>
                <w:szCs w:val="24"/>
              </w:rPr>
            </w:pPr>
          </w:p>
          <w:p w14:paraId="65F0954B" w14:textId="77777777" w:rsidR="00466CF2" w:rsidRPr="00CF7FD1" w:rsidRDefault="00466CF2" w:rsidP="00A11C08">
            <w:pPr>
              <w:rPr>
                <w:rFonts w:ascii="Arial" w:hAnsi="Arial" w:cs="Arial"/>
                <w:szCs w:val="24"/>
              </w:rPr>
            </w:pPr>
          </w:p>
          <w:p w14:paraId="599C55E8" w14:textId="77777777" w:rsidR="00466CF2" w:rsidRPr="00CF7FD1" w:rsidRDefault="00466CF2" w:rsidP="00A11C08">
            <w:pPr>
              <w:rPr>
                <w:rFonts w:ascii="Arial" w:hAnsi="Arial" w:cs="Arial"/>
                <w:szCs w:val="24"/>
              </w:rPr>
            </w:pPr>
          </w:p>
          <w:p w14:paraId="5D988231" w14:textId="77777777" w:rsidR="00466CF2" w:rsidRPr="00CF7FD1" w:rsidRDefault="00466CF2" w:rsidP="00A11C08">
            <w:pPr>
              <w:rPr>
                <w:rFonts w:ascii="Arial" w:hAnsi="Arial" w:cs="Arial"/>
                <w:szCs w:val="24"/>
              </w:rPr>
            </w:pPr>
          </w:p>
          <w:p w14:paraId="3EC774A2" w14:textId="77777777" w:rsidR="00466CF2" w:rsidRPr="00CF7FD1" w:rsidRDefault="00466CF2" w:rsidP="00A11C08">
            <w:pPr>
              <w:rPr>
                <w:rFonts w:ascii="Arial" w:hAnsi="Arial" w:cs="Arial"/>
                <w:szCs w:val="24"/>
              </w:rPr>
            </w:pPr>
          </w:p>
          <w:p w14:paraId="04D234BC" w14:textId="77777777" w:rsidR="00466CF2" w:rsidRPr="00CF7FD1" w:rsidRDefault="00466CF2" w:rsidP="00A11C08">
            <w:pPr>
              <w:rPr>
                <w:rFonts w:ascii="Arial" w:hAnsi="Arial" w:cs="Arial"/>
                <w:szCs w:val="24"/>
              </w:rPr>
            </w:pPr>
          </w:p>
          <w:p w14:paraId="0F3DC786" w14:textId="77777777" w:rsidR="00466CF2" w:rsidRPr="00CF7FD1" w:rsidRDefault="00466CF2" w:rsidP="00A11C08">
            <w:pPr>
              <w:rPr>
                <w:rFonts w:ascii="Arial" w:hAnsi="Arial" w:cs="Arial"/>
                <w:szCs w:val="24"/>
              </w:rPr>
            </w:pPr>
          </w:p>
          <w:p w14:paraId="501C0E22" w14:textId="77777777" w:rsidR="00466CF2" w:rsidRPr="00CF7FD1" w:rsidRDefault="00466CF2" w:rsidP="00A11C08">
            <w:pPr>
              <w:rPr>
                <w:rFonts w:ascii="Arial" w:hAnsi="Arial" w:cs="Arial"/>
                <w:szCs w:val="24"/>
              </w:rPr>
            </w:pPr>
          </w:p>
          <w:p w14:paraId="5F571FDE" w14:textId="77777777" w:rsidR="00466CF2" w:rsidRPr="00CF7FD1" w:rsidRDefault="00466CF2" w:rsidP="00A11C08">
            <w:pPr>
              <w:rPr>
                <w:rFonts w:ascii="Arial" w:hAnsi="Arial" w:cs="Arial"/>
                <w:szCs w:val="24"/>
              </w:rPr>
            </w:pPr>
          </w:p>
          <w:p w14:paraId="2C6E689B" w14:textId="77777777" w:rsidR="00466CF2" w:rsidRPr="00CF7FD1" w:rsidRDefault="00466CF2" w:rsidP="00A11C08">
            <w:pPr>
              <w:rPr>
                <w:rFonts w:ascii="Arial" w:hAnsi="Arial" w:cs="Arial"/>
                <w:szCs w:val="24"/>
              </w:rPr>
            </w:pPr>
          </w:p>
          <w:p w14:paraId="22AFDDCC" w14:textId="77777777" w:rsidR="00466CF2" w:rsidRPr="00CF7FD1" w:rsidRDefault="00466CF2" w:rsidP="00A11C08">
            <w:pPr>
              <w:rPr>
                <w:rFonts w:ascii="Arial" w:hAnsi="Arial" w:cs="Arial"/>
                <w:szCs w:val="24"/>
              </w:rPr>
            </w:pPr>
          </w:p>
          <w:p w14:paraId="4FDCACA1" w14:textId="77777777" w:rsidR="00466CF2" w:rsidRPr="00CF7FD1" w:rsidRDefault="00466CF2" w:rsidP="00A11C08">
            <w:pPr>
              <w:rPr>
                <w:rFonts w:ascii="Arial" w:hAnsi="Arial" w:cs="Arial"/>
                <w:szCs w:val="24"/>
              </w:rPr>
            </w:pPr>
          </w:p>
          <w:p w14:paraId="5FD78E4E" w14:textId="77777777" w:rsidR="00466CF2" w:rsidRPr="00CF7FD1" w:rsidRDefault="00466CF2" w:rsidP="00A11C08">
            <w:pPr>
              <w:rPr>
                <w:rFonts w:ascii="Arial" w:hAnsi="Arial" w:cs="Arial"/>
                <w:szCs w:val="24"/>
              </w:rPr>
            </w:pPr>
          </w:p>
          <w:p w14:paraId="6B7B1CCD" w14:textId="77777777" w:rsidR="00466CF2" w:rsidRPr="00CF7FD1" w:rsidRDefault="00466CF2" w:rsidP="00A11C08">
            <w:pPr>
              <w:rPr>
                <w:rFonts w:ascii="Arial" w:hAnsi="Arial" w:cs="Arial"/>
                <w:szCs w:val="24"/>
              </w:rPr>
            </w:pPr>
          </w:p>
          <w:p w14:paraId="6D0CD5D6" w14:textId="77777777" w:rsidR="00466CF2" w:rsidRPr="00CF7FD1" w:rsidRDefault="00466CF2" w:rsidP="00A11C08">
            <w:pPr>
              <w:rPr>
                <w:rFonts w:ascii="Arial" w:hAnsi="Arial" w:cs="Arial"/>
                <w:szCs w:val="24"/>
              </w:rPr>
            </w:pPr>
          </w:p>
          <w:p w14:paraId="20746C34" w14:textId="77777777" w:rsidR="00466CF2" w:rsidRPr="00CF7FD1" w:rsidRDefault="00466CF2" w:rsidP="00A11C08">
            <w:pPr>
              <w:rPr>
                <w:rFonts w:ascii="Arial" w:hAnsi="Arial" w:cs="Arial"/>
                <w:szCs w:val="24"/>
              </w:rPr>
            </w:pPr>
          </w:p>
          <w:p w14:paraId="2D67CB4D" w14:textId="77777777" w:rsidR="00466CF2" w:rsidRPr="00CF7FD1" w:rsidRDefault="00466CF2" w:rsidP="00A11C08">
            <w:pPr>
              <w:rPr>
                <w:rFonts w:ascii="Arial" w:hAnsi="Arial" w:cs="Arial"/>
                <w:szCs w:val="24"/>
              </w:rPr>
            </w:pPr>
          </w:p>
          <w:p w14:paraId="01EF1C99" w14:textId="77777777" w:rsidR="00466CF2" w:rsidRPr="00CF7FD1" w:rsidRDefault="00466CF2" w:rsidP="00A11C08">
            <w:pPr>
              <w:rPr>
                <w:rFonts w:ascii="Arial" w:hAnsi="Arial" w:cs="Arial"/>
                <w:szCs w:val="24"/>
              </w:rPr>
            </w:pPr>
          </w:p>
          <w:p w14:paraId="4D28C1F8" w14:textId="77777777" w:rsidR="00466CF2" w:rsidRPr="00CF7FD1" w:rsidRDefault="00466CF2" w:rsidP="00A11C08">
            <w:pPr>
              <w:rPr>
                <w:rFonts w:ascii="Arial" w:hAnsi="Arial" w:cs="Arial"/>
                <w:szCs w:val="24"/>
              </w:rPr>
            </w:pPr>
          </w:p>
          <w:p w14:paraId="2FA61D44" w14:textId="77777777" w:rsidR="00466CF2" w:rsidRPr="00CF7FD1" w:rsidRDefault="00466CF2" w:rsidP="00A11C08">
            <w:pPr>
              <w:rPr>
                <w:rFonts w:ascii="Arial" w:hAnsi="Arial" w:cs="Arial"/>
                <w:szCs w:val="24"/>
              </w:rPr>
            </w:pPr>
          </w:p>
          <w:p w14:paraId="12BD7FD7" w14:textId="77777777" w:rsidR="00466CF2" w:rsidRPr="00CF7FD1" w:rsidRDefault="00466CF2" w:rsidP="00A11C08">
            <w:pPr>
              <w:rPr>
                <w:rFonts w:ascii="Arial" w:hAnsi="Arial" w:cs="Arial"/>
                <w:szCs w:val="24"/>
              </w:rPr>
            </w:pPr>
          </w:p>
          <w:p w14:paraId="0ADE0F2F" w14:textId="77777777" w:rsidR="00466CF2" w:rsidRPr="00CF7FD1" w:rsidRDefault="00466CF2" w:rsidP="00A11C08">
            <w:pPr>
              <w:rPr>
                <w:rFonts w:ascii="Arial" w:hAnsi="Arial" w:cs="Arial"/>
                <w:szCs w:val="24"/>
              </w:rPr>
            </w:pPr>
          </w:p>
          <w:p w14:paraId="03F93AC5" w14:textId="77777777" w:rsidR="00466CF2" w:rsidRPr="00CF7FD1" w:rsidRDefault="00466CF2" w:rsidP="00A11C08">
            <w:pPr>
              <w:rPr>
                <w:rFonts w:ascii="Arial" w:hAnsi="Arial" w:cs="Arial"/>
                <w:szCs w:val="24"/>
              </w:rPr>
            </w:pPr>
          </w:p>
          <w:p w14:paraId="0B504FFE" w14:textId="77777777" w:rsidR="00466CF2" w:rsidRPr="00CF7FD1" w:rsidRDefault="00466CF2" w:rsidP="00A11C08">
            <w:pPr>
              <w:rPr>
                <w:rFonts w:ascii="Arial" w:hAnsi="Arial" w:cs="Arial"/>
                <w:szCs w:val="24"/>
              </w:rPr>
            </w:pPr>
          </w:p>
          <w:p w14:paraId="23196E22" w14:textId="77777777" w:rsidR="00466CF2" w:rsidRPr="00CF7FD1" w:rsidRDefault="00466CF2" w:rsidP="00A11C08">
            <w:pPr>
              <w:rPr>
                <w:rFonts w:ascii="Arial" w:hAnsi="Arial" w:cs="Arial"/>
                <w:szCs w:val="24"/>
              </w:rPr>
            </w:pPr>
          </w:p>
          <w:p w14:paraId="21A2E44C" w14:textId="77777777" w:rsidR="00466CF2" w:rsidRPr="00CF7FD1" w:rsidRDefault="00466CF2" w:rsidP="00A11C08">
            <w:pPr>
              <w:rPr>
                <w:rFonts w:ascii="Arial" w:hAnsi="Arial" w:cs="Arial"/>
                <w:szCs w:val="24"/>
              </w:rPr>
            </w:pPr>
          </w:p>
          <w:p w14:paraId="011CF834" w14:textId="77777777" w:rsidR="00466CF2" w:rsidRPr="00CF7FD1" w:rsidRDefault="00466CF2" w:rsidP="00466CF2">
            <w:pPr>
              <w:rPr>
                <w:rFonts w:ascii="Arial" w:hAnsi="Arial" w:cs="Arial"/>
                <w:b/>
                <w:bCs/>
                <w:szCs w:val="24"/>
              </w:rPr>
            </w:pPr>
          </w:p>
          <w:p w14:paraId="4F6A8608" w14:textId="77777777" w:rsidR="00466CF2" w:rsidRPr="00CF7FD1" w:rsidRDefault="00466CF2" w:rsidP="00466CF2">
            <w:pPr>
              <w:rPr>
                <w:rFonts w:ascii="Arial" w:hAnsi="Arial" w:cs="Arial"/>
                <w:szCs w:val="24"/>
              </w:rPr>
            </w:pPr>
          </w:p>
          <w:p w14:paraId="44A4C204" w14:textId="77777777" w:rsidR="00466CF2" w:rsidRPr="00CF7FD1" w:rsidRDefault="00466CF2" w:rsidP="00A11C08">
            <w:pPr>
              <w:rPr>
                <w:rFonts w:ascii="Arial" w:hAnsi="Arial" w:cs="Arial"/>
                <w:szCs w:val="24"/>
              </w:rPr>
            </w:pPr>
          </w:p>
        </w:tc>
      </w:tr>
      <w:tr w:rsidR="00224BA2" w:rsidRPr="002238AD" w14:paraId="4E8CA49D" w14:textId="77777777" w:rsidTr="002001B6">
        <w:trPr>
          <w:cantSplit/>
          <w:trHeight w:hRule="exact" w:val="8352"/>
          <w:jc w:val="center"/>
        </w:trPr>
        <w:tc>
          <w:tcPr>
            <w:tcW w:w="9709" w:type="dxa"/>
            <w:gridSpan w:val="4"/>
            <w:tcBorders>
              <w:top w:val="double" w:sz="6" w:space="0" w:color="auto"/>
              <w:left w:val="single" w:sz="12" w:space="0" w:color="auto"/>
              <w:bottom w:val="double" w:sz="6" w:space="0" w:color="auto"/>
              <w:right w:val="single" w:sz="12" w:space="0" w:color="auto"/>
            </w:tcBorders>
          </w:tcPr>
          <w:p w14:paraId="32F11B73" w14:textId="77777777" w:rsidR="00224BA2" w:rsidRPr="00CF7FD1" w:rsidRDefault="00224BA2" w:rsidP="00224BA2">
            <w:pPr>
              <w:pStyle w:val="space"/>
              <w:rPr>
                <w:rFonts w:cs="Arial"/>
                <w:sz w:val="24"/>
              </w:rPr>
            </w:pPr>
          </w:p>
          <w:tbl>
            <w:tblPr>
              <w:tblpPr w:leftFromText="180" w:rightFromText="180" w:vertAnchor="text" w:horzAnchor="margin" w:tblpX="-15" w:tblpY="7448"/>
              <w:tblOverlap w:val="never"/>
              <w:tblW w:w="9724" w:type="dxa"/>
              <w:tblLayout w:type="fixed"/>
              <w:tblCellMar>
                <w:left w:w="60" w:type="dxa"/>
                <w:right w:w="60" w:type="dxa"/>
              </w:tblCellMar>
              <w:tblLook w:val="0000" w:firstRow="0" w:lastRow="0" w:firstColumn="0" w:lastColumn="0" w:noHBand="0" w:noVBand="0"/>
            </w:tblPr>
            <w:tblGrid>
              <w:gridCol w:w="9724"/>
            </w:tblGrid>
            <w:tr w:rsidR="00224BA2" w:rsidRPr="00744A4D" w14:paraId="0CE40752" w14:textId="77777777" w:rsidTr="00061C2B">
              <w:trPr>
                <w:trHeight w:val="668"/>
              </w:trPr>
              <w:tc>
                <w:tcPr>
                  <w:tcW w:w="9724" w:type="dxa"/>
                  <w:tcBorders>
                    <w:top w:val="double" w:sz="6" w:space="0" w:color="auto"/>
                    <w:left w:val="single" w:sz="12" w:space="0" w:color="auto"/>
                    <w:bottom w:val="single" w:sz="12" w:space="0" w:color="auto"/>
                    <w:right w:val="single" w:sz="12" w:space="0" w:color="auto"/>
                  </w:tcBorders>
                  <w:vAlign w:val="center"/>
                </w:tcPr>
                <w:p w14:paraId="66B6C658" w14:textId="77777777" w:rsidR="00224BA2" w:rsidRPr="00CF7FD1" w:rsidRDefault="00224BA2" w:rsidP="00224BA2">
                  <w:pPr>
                    <w:pStyle w:val="Legend"/>
                    <w:ind w:left="0"/>
                    <w:jc w:val="left"/>
                    <w:rPr>
                      <w:rFonts w:cs="Arial"/>
                      <w:szCs w:val="16"/>
                    </w:rPr>
                  </w:pPr>
                  <w:r w:rsidRPr="00CF7FD1">
                    <w:rPr>
                      <w:rFonts w:cs="Arial"/>
                      <w:i/>
                      <w:szCs w:val="16"/>
                    </w:rPr>
                    <w:t>This confidential document is the property of Abbott and shall not be reproduced, distributed, disclosed or used without the express written consent of Abbott.</w:t>
                  </w:r>
                </w:p>
              </w:tc>
            </w:tr>
          </w:tbl>
          <w:p w14:paraId="22F9971A" w14:textId="77777777" w:rsidR="00224BA2" w:rsidRPr="00CF7FD1" w:rsidRDefault="00224BA2" w:rsidP="6330D191">
            <w:pPr>
              <w:pStyle w:val="covernote"/>
              <w:ind w:left="144" w:firstLine="0"/>
            </w:pPr>
            <w:r w:rsidRPr="00CF7FD1">
              <w:t>Notes:</w:t>
            </w:r>
          </w:p>
          <w:p w14:paraId="2779B50A" w14:textId="77777777" w:rsidR="00224BA2" w:rsidRPr="00CF7FD1" w:rsidRDefault="00224BA2" w:rsidP="4B37D399">
            <w:pPr>
              <w:pStyle w:val="covernote"/>
              <w:tabs>
                <w:tab w:val="left" w:pos="2148"/>
              </w:tabs>
              <w:ind w:left="144" w:firstLine="0"/>
            </w:pPr>
            <w:r w:rsidRPr="00CF7FD1">
              <w:t>Document Type:</w:t>
            </w:r>
            <w:r w:rsidRPr="00744A4D">
              <w:tab/>
            </w:r>
            <w:r w:rsidRPr="00CF7FD1">
              <w:t>Specification</w:t>
            </w:r>
          </w:p>
          <w:p w14:paraId="5C2690C4" w14:textId="62FD06BF" w:rsidR="00EF715D" w:rsidRPr="00CF7FD1" w:rsidRDefault="00EF715D" w:rsidP="00224BA2">
            <w:pPr>
              <w:pStyle w:val="covernote"/>
              <w:tabs>
                <w:tab w:val="left" w:pos="2148"/>
              </w:tabs>
            </w:pPr>
            <w:r w:rsidRPr="00CF7FD1">
              <w:t>Document Subtype:</w:t>
            </w:r>
            <w:r w:rsidRPr="00CF7FD1">
              <w:tab/>
              <w:t>System Specification</w:t>
            </w:r>
          </w:p>
        </w:tc>
      </w:tr>
    </w:tbl>
    <w:p w14:paraId="3EC67D46" w14:textId="73F347F5" w:rsidR="00DB29F1" w:rsidRPr="002238AD" w:rsidRDefault="00224BA2" w:rsidP="00DB29F1">
      <w:pPr>
        <w:rPr>
          <w:rFonts w:ascii="Arial" w:hAnsi="Arial" w:cs="Arial"/>
          <w:b/>
          <w:sz w:val="20"/>
        </w:rPr>
      </w:pPr>
      <w:r w:rsidRPr="002238AD">
        <w:rPr>
          <w:rFonts w:ascii="Arial" w:hAnsi="Arial" w:cs="Arial"/>
          <w:sz w:val="20"/>
        </w:rPr>
        <w:br w:type="page"/>
      </w:r>
      <w:r w:rsidR="00DB29F1" w:rsidRPr="002238AD">
        <w:rPr>
          <w:rFonts w:ascii="Arial" w:hAnsi="Arial" w:cs="Arial"/>
          <w:b/>
          <w:sz w:val="20"/>
        </w:rPr>
        <w:lastRenderedPageBreak/>
        <w:t>Revision History:</w:t>
      </w:r>
    </w:p>
    <w:p w14:paraId="5FC0CB6E" w14:textId="77777777" w:rsidR="00DB29F1" w:rsidRPr="002238AD" w:rsidRDefault="00DB29F1" w:rsidP="00DB29F1">
      <w:pPr>
        <w:jc w:val="both"/>
        <w:rPr>
          <w:rFonts w:ascii="Arial" w:hAnsi="Arial" w:cs="Arial"/>
          <w:sz w:val="20"/>
        </w:rPr>
      </w:pPr>
    </w:p>
    <w:tbl>
      <w:tblPr>
        <w:tblW w:w="52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5670"/>
        <w:gridCol w:w="1983"/>
        <w:gridCol w:w="1814"/>
      </w:tblGrid>
      <w:tr w:rsidR="00AE119A" w:rsidRPr="002238AD" w14:paraId="6ADE0A50" w14:textId="77777777" w:rsidTr="19827412">
        <w:trPr>
          <w:trHeight w:val="331"/>
        </w:trPr>
        <w:tc>
          <w:tcPr>
            <w:tcW w:w="622" w:type="pct"/>
          </w:tcPr>
          <w:p w14:paraId="02493579" w14:textId="571C68BB" w:rsidR="00DB29F1" w:rsidRPr="002238AD" w:rsidRDefault="00DB29F1" w:rsidP="009C29E0">
            <w:pPr>
              <w:spacing w:after="40"/>
              <w:ind w:right="288"/>
              <w:jc w:val="both"/>
              <w:rPr>
                <w:rFonts w:ascii="Arial" w:hAnsi="Arial" w:cs="Arial"/>
                <w:b/>
                <w:sz w:val="20"/>
              </w:rPr>
            </w:pPr>
            <w:r w:rsidRPr="002238AD">
              <w:rPr>
                <w:rFonts w:ascii="Arial" w:hAnsi="Arial" w:cs="Arial"/>
                <w:b/>
                <w:sz w:val="20"/>
              </w:rPr>
              <w:t>Rev</w:t>
            </w:r>
            <w:r w:rsidR="00AE60F8" w:rsidRPr="002238AD">
              <w:rPr>
                <w:rFonts w:ascii="Arial" w:hAnsi="Arial" w:cs="Arial"/>
                <w:b/>
                <w:sz w:val="20"/>
              </w:rPr>
              <w:t>ision</w:t>
            </w:r>
          </w:p>
        </w:tc>
        <w:tc>
          <w:tcPr>
            <w:tcW w:w="2622" w:type="pct"/>
          </w:tcPr>
          <w:p w14:paraId="4D9515C2" w14:textId="77777777" w:rsidR="00DB29F1" w:rsidRPr="002238AD" w:rsidRDefault="00DB29F1" w:rsidP="00AE119A">
            <w:pPr>
              <w:spacing w:after="40"/>
              <w:ind w:right="288"/>
              <w:jc w:val="both"/>
              <w:rPr>
                <w:rFonts w:ascii="Arial" w:hAnsi="Arial" w:cs="Arial"/>
                <w:b/>
                <w:sz w:val="20"/>
              </w:rPr>
            </w:pPr>
            <w:r w:rsidRPr="002238AD">
              <w:rPr>
                <w:rFonts w:ascii="Arial" w:hAnsi="Arial" w:cs="Arial"/>
                <w:b/>
                <w:sz w:val="20"/>
              </w:rPr>
              <w:t>Description of Change</w:t>
            </w:r>
          </w:p>
        </w:tc>
        <w:tc>
          <w:tcPr>
            <w:tcW w:w="917" w:type="pct"/>
          </w:tcPr>
          <w:p w14:paraId="6B709329" w14:textId="77777777" w:rsidR="00DB29F1" w:rsidRPr="002238AD" w:rsidRDefault="00DB29F1" w:rsidP="00AE119A">
            <w:pPr>
              <w:spacing w:after="40"/>
              <w:ind w:right="288"/>
              <w:jc w:val="both"/>
              <w:rPr>
                <w:rFonts w:ascii="Arial" w:hAnsi="Arial" w:cs="Arial"/>
                <w:b/>
                <w:sz w:val="20"/>
              </w:rPr>
            </w:pPr>
            <w:r w:rsidRPr="002238AD">
              <w:rPr>
                <w:rFonts w:ascii="Arial" w:hAnsi="Arial" w:cs="Arial"/>
                <w:b/>
                <w:sz w:val="20"/>
              </w:rPr>
              <w:t>Released By</w:t>
            </w:r>
          </w:p>
        </w:tc>
        <w:tc>
          <w:tcPr>
            <w:tcW w:w="839" w:type="pct"/>
          </w:tcPr>
          <w:p w14:paraId="58CA7B03" w14:textId="77777777" w:rsidR="00DB29F1" w:rsidRPr="002238AD" w:rsidRDefault="00DB29F1" w:rsidP="00AE119A">
            <w:pPr>
              <w:spacing w:after="40"/>
              <w:ind w:right="288"/>
              <w:jc w:val="both"/>
              <w:rPr>
                <w:rFonts w:ascii="Arial" w:hAnsi="Arial" w:cs="Arial"/>
                <w:b/>
                <w:sz w:val="20"/>
              </w:rPr>
            </w:pPr>
            <w:r w:rsidRPr="002238AD">
              <w:rPr>
                <w:rFonts w:ascii="Arial" w:hAnsi="Arial" w:cs="Arial"/>
                <w:b/>
                <w:sz w:val="20"/>
              </w:rPr>
              <w:t>Effective Date</w:t>
            </w:r>
          </w:p>
        </w:tc>
      </w:tr>
      <w:tr w:rsidR="00AE119A" w:rsidRPr="002238AD" w14:paraId="4EF58686" w14:textId="77777777" w:rsidTr="19827412">
        <w:trPr>
          <w:trHeight w:val="179"/>
        </w:trPr>
        <w:tc>
          <w:tcPr>
            <w:tcW w:w="622" w:type="pct"/>
          </w:tcPr>
          <w:p w14:paraId="633E924D" w14:textId="77777777" w:rsidR="00DB29F1" w:rsidRPr="002238AD" w:rsidRDefault="00D60A4A" w:rsidP="009C29E0">
            <w:pPr>
              <w:spacing w:after="40"/>
              <w:ind w:right="288"/>
              <w:jc w:val="both"/>
              <w:rPr>
                <w:rFonts w:ascii="Arial" w:hAnsi="Arial" w:cs="Arial"/>
                <w:sz w:val="20"/>
              </w:rPr>
            </w:pPr>
            <w:r w:rsidRPr="002238AD">
              <w:rPr>
                <w:rFonts w:ascii="Arial" w:hAnsi="Arial" w:cs="Arial"/>
                <w:sz w:val="20"/>
              </w:rPr>
              <w:t>001</w:t>
            </w:r>
          </w:p>
        </w:tc>
        <w:tc>
          <w:tcPr>
            <w:tcW w:w="2622" w:type="pct"/>
          </w:tcPr>
          <w:p w14:paraId="727F7BE5" w14:textId="77777777" w:rsidR="00DB29F1" w:rsidRPr="002238AD" w:rsidRDefault="00D60A4A" w:rsidP="00AE119A">
            <w:pPr>
              <w:spacing w:after="40"/>
              <w:ind w:right="288"/>
              <w:rPr>
                <w:rFonts w:ascii="Arial" w:hAnsi="Arial" w:cs="Arial"/>
                <w:sz w:val="20"/>
              </w:rPr>
            </w:pPr>
            <w:r w:rsidRPr="002238AD">
              <w:rPr>
                <w:rFonts w:ascii="Arial" w:hAnsi="Arial" w:cs="Arial"/>
                <w:sz w:val="20"/>
              </w:rPr>
              <w:t>Original Release</w:t>
            </w:r>
          </w:p>
        </w:tc>
        <w:tc>
          <w:tcPr>
            <w:tcW w:w="917" w:type="pct"/>
          </w:tcPr>
          <w:p w14:paraId="1FC0FDEC" w14:textId="24CAD1E9" w:rsidR="00DB29F1" w:rsidRPr="002238AD" w:rsidRDefault="001A1999" w:rsidP="00AE119A">
            <w:pPr>
              <w:spacing w:after="40"/>
              <w:ind w:right="288"/>
              <w:jc w:val="both"/>
              <w:rPr>
                <w:rFonts w:ascii="Arial" w:hAnsi="Arial" w:cs="Arial"/>
                <w:sz w:val="20"/>
              </w:rPr>
            </w:pPr>
            <w:r w:rsidRPr="002238AD">
              <w:rPr>
                <w:rFonts w:ascii="Arial" w:hAnsi="Arial" w:cs="Arial"/>
                <w:sz w:val="20"/>
              </w:rPr>
              <w:t xml:space="preserve">Krupa </w:t>
            </w:r>
            <w:r w:rsidR="006532C7">
              <w:rPr>
                <w:rFonts w:ascii="Arial" w:hAnsi="Arial" w:cs="Arial"/>
                <w:sz w:val="20"/>
              </w:rPr>
              <w:t>R</w:t>
            </w:r>
            <w:r w:rsidRPr="002238AD">
              <w:rPr>
                <w:rFonts w:ascii="Arial" w:hAnsi="Arial" w:cs="Arial"/>
                <w:sz w:val="20"/>
              </w:rPr>
              <w:t>ocks</w:t>
            </w:r>
          </w:p>
        </w:tc>
        <w:tc>
          <w:tcPr>
            <w:tcW w:w="839" w:type="pct"/>
          </w:tcPr>
          <w:p w14:paraId="49DA18C8" w14:textId="067B84EA" w:rsidR="00DB29F1" w:rsidRPr="002238AD" w:rsidRDefault="00F96254" w:rsidP="00AE119A">
            <w:pPr>
              <w:spacing w:after="40"/>
              <w:ind w:right="288"/>
              <w:jc w:val="both"/>
              <w:rPr>
                <w:rFonts w:ascii="Arial" w:hAnsi="Arial" w:cs="Arial"/>
                <w:sz w:val="20"/>
              </w:rPr>
            </w:pPr>
            <w:r w:rsidRPr="002238AD">
              <w:rPr>
                <w:rFonts w:ascii="Arial" w:hAnsi="Arial" w:cs="Arial"/>
                <w:sz w:val="20"/>
              </w:rPr>
              <w:t>24-Aug-2007</w:t>
            </w:r>
          </w:p>
        </w:tc>
      </w:tr>
      <w:tr w:rsidR="00AE119A" w:rsidRPr="002238AD" w14:paraId="2C88968A" w14:textId="77777777" w:rsidTr="19827412">
        <w:trPr>
          <w:trHeight w:val="170"/>
        </w:trPr>
        <w:tc>
          <w:tcPr>
            <w:tcW w:w="622" w:type="pct"/>
          </w:tcPr>
          <w:p w14:paraId="3C36A2AA" w14:textId="77777777" w:rsidR="00DB29F1" w:rsidRPr="002238AD" w:rsidRDefault="00D60A4A" w:rsidP="009C29E0">
            <w:pPr>
              <w:spacing w:after="40"/>
              <w:ind w:right="288"/>
              <w:jc w:val="both"/>
              <w:rPr>
                <w:rFonts w:ascii="Arial" w:hAnsi="Arial" w:cs="Arial"/>
                <w:sz w:val="20"/>
              </w:rPr>
            </w:pPr>
            <w:r w:rsidRPr="002238AD">
              <w:rPr>
                <w:rFonts w:ascii="Arial" w:hAnsi="Arial" w:cs="Arial"/>
                <w:sz w:val="20"/>
              </w:rPr>
              <w:t>B</w:t>
            </w:r>
          </w:p>
        </w:tc>
        <w:tc>
          <w:tcPr>
            <w:tcW w:w="2622" w:type="pct"/>
          </w:tcPr>
          <w:p w14:paraId="170B2163" w14:textId="77777777" w:rsidR="00DB29F1" w:rsidRPr="002238AD" w:rsidRDefault="00D60A4A" w:rsidP="00AE119A">
            <w:pPr>
              <w:spacing w:after="40"/>
              <w:ind w:right="288"/>
              <w:rPr>
                <w:rFonts w:ascii="Arial" w:hAnsi="Arial" w:cs="Arial"/>
                <w:sz w:val="20"/>
              </w:rPr>
            </w:pPr>
            <w:r w:rsidRPr="002238AD">
              <w:rPr>
                <w:rFonts w:ascii="Arial" w:hAnsi="Arial" w:cs="Arial"/>
                <w:sz w:val="20"/>
              </w:rPr>
              <w:t xml:space="preserve">Logo and branding changes, accommodate IRB waiver </w:t>
            </w:r>
          </w:p>
        </w:tc>
        <w:tc>
          <w:tcPr>
            <w:tcW w:w="917" w:type="pct"/>
          </w:tcPr>
          <w:p w14:paraId="210C8D56" w14:textId="77777777" w:rsidR="00DB29F1" w:rsidRPr="002238AD" w:rsidRDefault="001A1999" w:rsidP="00AE119A">
            <w:pPr>
              <w:spacing w:after="40"/>
              <w:ind w:right="288"/>
              <w:jc w:val="both"/>
              <w:rPr>
                <w:rFonts w:ascii="Arial" w:hAnsi="Arial" w:cs="Arial"/>
                <w:sz w:val="20"/>
              </w:rPr>
            </w:pPr>
            <w:r w:rsidRPr="002238AD">
              <w:rPr>
                <w:rFonts w:ascii="Arial" w:hAnsi="Arial" w:cs="Arial"/>
                <w:sz w:val="20"/>
              </w:rPr>
              <w:t>Krupa Rocks</w:t>
            </w:r>
          </w:p>
        </w:tc>
        <w:tc>
          <w:tcPr>
            <w:tcW w:w="839" w:type="pct"/>
          </w:tcPr>
          <w:p w14:paraId="7996E2D2" w14:textId="4BA6C43F" w:rsidR="00DB29F1" w:rsidRPr="002238AD" w:rsidRDefault="00F96254" w:rsidP="00AE119A">
            <w:pPr>
              <w:spacing w:after="40"/>
              <w:ind w:right="288"/>
              <w:jc w:val="both"/>
              <w:rPr>
                <w:rFonts w:ascii="Arial" w:hAnsi="Arial" w:cs="Arial"/>
                <w:sz w:val="20"/>
              </w:rPr>
            </w:pPr>
            <w:r w:rsidRPr="002238AD">
              <w:rPr>
                <w:rFonts w:ascii="Arial" w:hAnsi="Arial" w:cs="Arial"/>
                <w:sz w:val="20"/>
              </w:rPr>
              <w:t>31-Jul-2008</w:t>
            </w:r>
          </w:p>
        </w:tc>
      </w:tr>
      <w:tr w:rsidR="00AE119A" w:rsidRPr="002238AD" w14:paraId="3F370FF8" w14:textId="77777777" w:rsidTr="19827412">
        <w:trPr>
          <w:trHeight w:val="646"/>
        </w:trPr>
        <w:tc>
          <w:tcPr>
            <w:tcW w:w="622" w:type="pct"/>
          </w:tcPr>
          <w:p w14:paraId="0F03F68A" w14:textId="77777777" w:rsidR="00D60A4A" w:rsidRPr="002238AD" w:rsidRDefault="00D60A4A" w:rsidP="009C29E0">
            <w:pPr>
              <w:spacing w:after="40"/>
              <w:ind w:right="288"/>
              <w:jc w:val="both"/>
              <w:rPr>
                <w:rFonts w:ascii="Arial" w:hAnsi="Arial" w:cs="Arial"/>
                <w:sz w:val="20"/>
              </w:rPr>
            </w:pPr>
            <w:r w:rsidRPr="002238AD">
              <w:rPr>
                <w:rFonts w:ascii="Arial" w:hAnsi="Arial" w:cs="Arial"/>
                <w:sz w:val="20"/>
              </w:rPr>
              <w:t>C</w:t>
            </w:r>
          </w:p>
        </w:tc>
        <w:tc>
          <w:tcPr>
            <w:tcW w:w="2622" w:type="pct"/>
          </w:tcPr>
          <w:p w14:paraId="2615CDC6" w14:textId="77777777" w:rsidR="00D60A4A" w:rsidRPr="002238AD" w:rsidRDefault="00D60A4A" w:rsidP="00AE119A">
            <w:pPr>
              <w:spacing w:after="40"/>
              <w:ind w:right="288"/>
              <w:rPr>
                <w:rFonts w:ascii="Arial" w:hAnsi="Arial" w:cs="Arial"/>
                <w:sz w:val="20"/>
              </w:rPr>
            </w:pPr>
            <w:r w:rsidRPr="002238AD">
              <w:rPr>
                <w:rFonts w:ascii="Arial" w:hAnsi="Arial" w:cs="Arial"/>
                <w:sz w:val="20"/>
              </w:rPr>
              <w:t>Added the ability to save Periodic Monitoring Visit data offline into a Microsoft InfoPath formatted worksheet and upload data into the application once VPN connection is available</w:t>
            </w:r>
          </w:p>
        </w:tc>
        <w:tc>
          <w:tcPr>
            <w:tcW w:w="917" w:type="pct"/>
          </w:tcPr>
          <w:p w14:paraId="2D83DCE7" w14:textId="77777777" w:rsidR="00D60A4A" w:rsidRPr="002238AD" w:rsidRDefault="001A1999" w:rsidP="00AE119A">
            <w:pPr>
              <w:spacing w:after="40"/>
              <w:ind w:right="288"/>
              <w:jc w:val="both"/>
              <w:rPr>
                <w:rFonts w:ascii="Arial" w:hAnsi="Arial" w:cs="Arial"/>
                <w:sz w:val="20"/>
              </w:rPr>
            </w:pPr>
            <w:r w:rsidRPr="002238AD">
              <w:rPr>
                <w:rFonts w:ascii="Arial" w:hAnsi="Arial" w:cs="Arial"/>
                <w:sz w:val="20"/>
              </w:rPr>
              <w:t>Krupa Rocks</w:t>
            </w:r>
          </w:p>
        </w:tc>
        <w:tc>
          <w:tcPr>
            <w:tcW w:w="839" w:type="pct"/>
          </w:tcPr>
          <w:p w14:paraId="36BE57B2" w14:textId="57C38A6A" w:rsidR="00D60A4A" w:rsidRPr="002238AD" w:rsidRDefault="00F96254" w:rsidP="00AE119A">
            <w:pPr>
              <w:spacing w:after="40"/>
              <w:ind w:right="288"/>
              <w:jc w:val="both"/>
              <w:rPr>
                <w:rFonts w:ascii="Arial" w:hAnsi="Arial" w:cs="Arial"/>
                <w:sz w:val="20"/>
              </w:rPr>
            </w:pPr>
            <w:r w:rsidRPr="002238AD">
              <w:rPr>
                <w:rFonts w:ascii="Arial" w:hAnsi="Arial" w:cs="Arial"/>
                <w:sz w:val="20"/>
              </w:rPr>
              <w:t>9-Jul-2010</w:t>
            </w:r>
          </w:p>
        </w:tc>
      </w:tr>
      <w:tr w:rsidR="00AE119A" w:rsidRPr="002238AD" w14:paraId="39358D53" w14:textId="77777777" w:rsidTr="19827412">
        <w:trPr>
          <w:trHeight w:val="646"/>
        </w:trPr>
        <w:tc>
          <w:tcPr>
            <w:tcW w:w="622" w:type="pct"/>
          </w:tcPr>
          <w:p w14:paraId="3E6C81CC" w14:textId="77777777" w:rsidR="00D60A4A" w:rsidRPr="002238AD" w:rsidRDefault="00D60A4A" w:rsidP="009C29E0">
            <w:pPr>
              <w:spacing w:after="40"/>
              <w:ind w:right="288"/>
              <w:jc w:val="both"/>
              <w:rPr>
                <w:rFonts w:ascii="Arial" w:hAnsi="Arial" w:cs="Arial"/>
                <w:sz w:val="20"/>
              </w:rPr>
            </w:pPr>
            <w:r w:rsidRPr="002238AD">
              <w:rPr>
                <w:rFonts w:ascii="Arial" w:hAnsi="Arial" w:cs="Arial"/>
                <w:sz w:val="20"/>
              </w:rPr>
              <w:t>D</w:t>
            </w:r>
          </w:p>
        </w:tc>
        <w:tc>
          <w:tcPr>
            <w:tcW w:w="2622" w:type="pct"/>
          </w:tcPr>
          <w:p w14:paraId="63BC4DBE" w14:textId="77777777" w:rsidR="00D60A4A" w:rsidRPr="002238AD" w:rsidRDefault="00D60A4A" w:rsidP="00AE119A">
            <w:pPr>
              <w:spacing w:after="40"/>
              <w:ind w:right="288"/>
              <w:rPr>
                <w:rFonts w:ascii="Arial" w:hAnsi="Arial" w:cs="Arial"/>
                <w:sz w:val="20"/>
              </w:rPr>
            </w:pPr>
            <w:r w:rsidRPr="002238AD">
              <w:rPr>
                <w:rFonts w:ascii="Arial" w:hAnsi="Arial" w:cs="Arial"/>
                <w:sz w:val="20"/>
              </w:rPr>
              <w:t>Created a mechanism to automatically reconcile manually entered CRFs based on exact matches of Site Patient ID, CRF type, Visit and DCM Date. Suggested partial matches in the CRF reconciliation utility based on pre-determined matching rules</w:t>
            </w:r>
          </w:p>
        </w:tc>
        <w:tc>
          <w:tcPr>
            <w:tcW w:w="917" w:type="pct"/>
          </w:tcPr>
          <w:p w14:paraId="49FF5BAC" w14:textId="77777777" w:rsidR="00D60A4A" w:rsidRPr="002238AD" w:rsidRDefault="001A1999" w:rsidP="00AE119A">
            <w:pPr>
              <w:spacing w:after="40"/>
              <w:ind w:right="288"/>
              <w:jc w:val="both"/>
              <w:rPr>
                <w:rFonts w:ascii="Arial" w:hAnsi="Arial" w:cs="Arial"/>
                <w:sz w:val="20"/>
              </w:rPr>
            </w:pPr>
            <w:r w:rsidRPr="002238AD">
              <w:rPr>
                <w:rFonts w:ascii="Arial" w:hAnsi="Arial" w:cs="Arial"/>
                <w:sz w:val="20"/>
              </w:rPr>
              <w:t>Krupa Rocks</w:t>
            </w:r>
          </w:p>
        </w:tc>
        <w:tc>
          <w:tcPr>
            <w:tcW w:w="839" w:type="pct"/>
          </w:tcPr>
          <w:p w14:paraId="646CB3AB" w14:textId="03A1E312" w:rsidR="00D60A4A" w:rsidRPr="002238AD" w:rsidRDefault="00F96254" w:rsidP="00AE119A">
            <w:pPr>
              <w:spacing w:after="40"/>
              <w:ind w:right="288"/>
              <w:jc w:val="both"/>
              <w:rPr>
                <w:rFonts w:ascii="Arial" w:hAnsi="Arial" w:cs="Arial"/>
                <w:sz w:val="20"/>
              </w:rPr>
            </w:pPr>
            <w:r w:rsidRPr="002238AD">
              <w:rPr>
                <w:rFonts w:ascii="Arial" w:hAnsi="Arial" w:cs="Arial"/>
                <w:sz w:val="20"/>
              </w:rPr>
              <w:t>9-Feb-2011</w:t>
            </w:r>
          </w:p>
        </w:tc>
      </w:tr>
      <w:tr w:rsidR="00AE119A" w:rsidRPr="002238AD" w14:paraId="65B6204F" w14:textId="77777777" w:rsidTr="19827412">
        <w:trPr>
          <w:trHeight w:val="646"/>
        </w:trPr>
        <w:tc>
          <w:tcPr>
            <w:tcW w:w="622" w:type="pct"/>
          </w:tcPr>
          <w:p w14:paraId="567B79B3" w14:textId="77777777" w:rsidR="00D87F42" w:rsidRPr="002238AD" w:rsidRDefault="00D87F42" w:rsidP="009C29E0">
            <w:pPr>
              <w:spacing w:after="40"/>
              <w:ind w:right="288"/>
              <w:jc w:val="both"/>
              <w:rPr>
                <w:rFonts w:ascii="Arial" w:hAnsi="Arial" w:cs="Arial"/>
                <w:sz w:val="20"/>
              </w:rPr>
            </w:pPr>
            <w:r w:rsidRPr="002238AD">
              <w:rPr>
                <w:rFonts w:ascii="Arial" w:hAnsi="Arial" w:cs="Arial"/>
                <w:sz w:val="20"/>
              </w:rPr>
              <w:t>E</w:t>
            </w:r>
          </w:p>
        </w:tc>
        <w:tc>
          <w:tcPr>
            <w:tcW w:w="2622" w:type="pct"/>
          </w:tcPr>
          <w:p w14:paraId="59F8ABFB" w14:textId="77777777" w:rsidR="00D87F42" w:rsidRPr="002238AD" w:rsidRDefault="00D87F42" w:rsidP="00AE119A">
            <w:pPr>
              <w:spacing w:after="40"/>
              <w:ind w:right="288"/>
              <w:rPr>
                <w:rFonts w:ascii="Arial" w:hAnsi="Arial" w:cs="Arial"/>
                <w:sz w:val="20"/>
              </w:rPr>
            </w:pPr>
            <w:r w:rsidRPr="002238AD">
              <w:rPr>
                <w:rFonts w:ascii="Arial" w:hAnsi="Arial" w:cs="Arial"/>
                <w:sz w:val="20"/>
              </w:rPr>
              <w:t xml:space="preserve">Add the ability to configure questions to be added to a template and to associate a template with a particular organization unit. Based on the questions setup, the checklist items section shall dynamically render the appropriate controls in the findings screen as well as on the InfoPath Worksheet.  Add a new section to capture Investigational Product related findings. Apply the CDS Security model to handle security for both application and report modules. </w:t>
            </w:r>
          </w:p>
        </w:tc>
        <w:tc>
          <w:tcPr>
            <w:tcW w:w="917" w:type="pct"/>
          </w:tcPr>
          <w:p w14:paraId="33EAA1DD" w14:textId="77777777" w:rsidR="00D87F42" w:rsidRPr="002238AD" w:rsidRDefault="00D87F42" w:rsidP="00AE119A">
            <w:pPr>
              <w:spacing w:after="40"/>
              <w:ind w:right="288"/>
              <w:jc w:val="both"/>
              <w:rPr>
                <w:rFonts w:ascii="Arial" w:hAnsi="Arial" w:cs="Arial"/>
                <w:sz w:val="20"/>
              </w:rPr>
            </w:pPr>
            <w:r w:rsidRPr="002238AD">
              <w:rPr>
                <w:rFonts w:ascii="Arial" w:hAnsi="Arial" w:cs="Arial"/>
                <w:sz w:val="20"/>
              </w:rPr>
              <w:t>Krupa Rocks</w:t>
            </w:r>
          </w:p>
        </w:tc>
        <w:tc>
          <w:tcPr>
            <w:tcW w:w="839" w:type="pct"/>
          </w:tcPr>
          <w:p w14:paraId="4B50616B" w14:textId="7490E5DA" w:rsidR="00D87F42" w:rsidRPr="002238AD" w:rsidRDefault="00F96254" w:rsidP="00AE119A">
            <w:pPr>
              <w:spacing w:after="40"/>
              <w:ind w:right="288"/>
              <w:jc w:val="both"/>
              <w:rPr>
                <w:rFonts w:ascii="Arial" w:hAnsi="Arial" w:cs="Arial"/>
                <w:sz w:val="20"/>
              </w:rPr>
            </w:pPr>
            <w:r w:rsidRPr="002238AD">
              <w:rPr>
                <w:rFonts w:ascii="Arial" w:hAnsi="Arial" w:cs="Arial"/>
                <w:sz w:val="20"/>
              </w:rPr>
              <w:t>14-Feb-2012</w:t>
            </w:r>
          </w:p>
        </w:tc>
      </w:tr>
      <w:tr w:rsidR="00AE119A" w:rsidRPr="002238AD" w14:paraId="1C1AD689" w14:textId="77777777" w:rsidTr="19827412">
        <w:trPr>
          <w:trHeight w:val="646"/>
        </w:trPr>
        <w:tc>
          <w:tcPr>
            <w:tcW w:w="622" w:type="pct"/>
          </w:tcPr>
          <w:p w14:paraId="170259C2" w14:textId="77777777" w:rsidR="00932612" w:rsidRPr="002238AD" w:rsidRDefault="00932612" w:rsidP="009C29E0">
            <w:pPr>
              <w:spacing w:after="40"/>
              <w:ind w:right="288"/>
              <w:jc w:val="both"/>
              <w:rPr>
                <w:rFonts w:ascii="Arial" w:hAnsi="Arial" w:cs="Arial"/>
                <w:sz w:val="20"/>
              </w:rPr>
            </w:pPr>
            <w:r w:rsidRPr="002238AD">
              <w:rPr>
                <w:rFonts w:ascii="Arial" w:hAnsi="Arial" w:cs="Arial"/>
                <w:sz w:val="20"/>
              </w:rPr>
              <w:t>F</w:t>
            </w:r>
          </w:p>
        </w:tc>
        <w:tc>
          <w:tcPr>
            <w:tcW w:w="2622" w:type="pct"/>
          </w:tcPr>
          <w:p w14:paraId="503A1FE6" w14:textId="77777777" w:rsidR="004701DC" w:rsidRPr="002238AD" w:rsidRDefault="00932612" w:rsidP="00AE119A">
            <w:pPr>
              <w:spacing w:after="40"/>
              <w:ind w:right="288"/>
              <w:rPr>
                <w:rFonts w:ascii="Arial" w:hAnsi="Arial" w:cs="Arial"/>
                <w:sz w:val="20"/>
              </w:rPr>
            </w:pPr>
            <w:r w:rsidRPr="002238AD">
              <w:rPr>
                <w:rFonts w:ascii="Arial" w:hAnsi="Arial" w:cs="Arial"/>
                <w:sz w:val="20"/>
              </w:rPr>
              <w:t xml:space="preserve">Modified functional requirements for re-design of scheduling module and integration of reports from scheduling module into the </w:t>
            </w:r>
            <w:proofErr w:type="gramStart"/>
            <w:r w:rsidRPr="002238AD">
              <w:rPr>
                <w:rFonts w:ascii="Arial" w:hAnsi="Arial" w:cs="Arial"/>
                <w:sz w:val="20"/>
              </w:rPr>
              <w:t>reports</w:t>
            </w:r>
            <w:proofErr w:type="gramEnd"/>
            <w:r w:rsidRPr="002238AD">
              <w:rPr>
                <w:rFonts w:ascii="Arial" w:hAnsi="Arial" w:cs="Arial"/>
                <w:sz w:val="20"/>
              </w:rPr>
              <w:t xml:space="preserve"> module</w:t>
            </w:r>
            <w:r w:rsidR="004701DC" w:rsidRPr="002238AD">
              <w:rPr>
                <w:rFonts w:ascii="Arial" w:hAnsi="Arial" w:cs="Arial"/>
                <w:sz w:val="20"/>
              </w:rPr>
              <w:t>.</w:t>
            </w:r>
          </w:p>
          <w:p w14:paraId="60E68BC6" w14:textId="75CEE4DD" w:rsidR="004701DC" w:rsidRPr="002238AD" w:rsidRDefault="004701DC" w:rsidP="00AE119A">
            <w:pPr>
              <w:spacing w:after="40"/>
              <w:ind w:right="288"/>
              <w:rPr>
                <w:rFonts w:ascii="Arial" w:hAnsi="Arial" w:cs="Arial"/>
                <w:sz w:val="20"/>
              </w:rPr>
            </w:pPr>
            <w:r w:rsidRPr="002238AD">
              <w:rPr>
                <w:rFonts w:ascii="Arial" w:hAnsi="Arial" w:cs="Arial"/>
                <w:sz w:val="20"/>
              </w:rPr>
              <w:t>Fix email attachment to include correct number of Occurrences.</w:t>
            </w:r>
            <w:r w:rsidRPr="002238AD">
              <w:rPr>
                <w:rFonts w:ascii="Arial" w:hAnsi="Arial" w:cs="Arial"/>
                <w:sz w:val="20"/>
              </w:rPr>
              <w:br/>
              <w:t xml:space="preserve">Modify alert email Wording (Remove </w:t>
            </w:r>
            <w:r w:rsidR="00613220" w:rsidRPr="002238AD">
              <w:rPr>
                <w:rFonts w:ascii="Arial" w:hAnsi="Arial" w:cs="Arial"/>
                <w:sz w:val="20"/>
              </w:rPr>
              <w:t>‘</w:t>
            </w:r>
            <w:r w:rsidRPr="002238AD">
              <w:rPr>
                <w:rFonts w:ascii="Arial" w:hAnsi="Arial" w:cs="Arial"/>
                <w:sz w:val="20"/>
              </w:rPr>
              <w:t>correct at time</w:t>
            </w:r>
            <w:r w:rsidR="00613220" w:rsidRPr="002238AD">
              <w:rPr>
                <w:rFonts w:ascii="Arial" w:hAnsi="Arial" w:cs="Arial"/>
                <w:sz w:val="20"/>
              </w:rPr>
              <w:t>’…</w:t>
            </w:r>
            <w:r w:rsidR="0095661D" w:rsidRPr="002238AD">
              <w:rPr>
                <w:rFonts w:ascii="Arial" w:hAnsi="Arial" w:cs="Arial"/>
                <w:sz w:val="20"/>
              </w:rPr>
              <w:t>’</w:t>
            </w:r>
            <w:r w:rsidRPr="002238AD">
              <w:rPr>
                <w:rFonts w:ascii="Arial" w:hAnsi="Arial" w:cs="Arial"/>
                <w:sz w:val="20"/>
              </w:rPr>
              <w:t>).</w:t>
            </w:r>
            <w:r w:rsidRPr="002238AD">
              <w:rPr>
                <w:rFonts w:ascii="Arial" w:hAnsi="Arial" w:cs="Arial"/>
                <w:sz w:val="20"/>
              </w:rPr>
              <w:br/>
              <w:t>Remove seconds display in the Activity Summary pane.</w:t>
            </w:r>
            <w:r w:rsidRPr="002238AD">
              <w:rPr>
                <w:rFonts w:ascii="Arial" w:hAnsi="Arial" w:cs="Arial"/>
                <w:sz w:val="20"/>
              </w:rPr>
              <w:br/>
              <w:t>Add assigned FCE/FCE MGR to monitoring visit email.</w:t>
            </w:r>
            <w:r w:rsidRPr="002238AD">
              <w:rPr>
                <w:rFonts w:ascii="Arial" w:hAnsi="Arial" w:cs="Arial"/>
                <w:sz w:val="20"/>
              </w:rPr>
              <w:br/>
              <w:t xml:space="preserve">Add study name to outlook attachment </w:t>
            </w:r>
            <w:r w:rsidR="00084870" w:rsidRPr="002238AD">
              <w:rPr>
                <w:rFonts w:ascii="Arial" w:hAnsi="Arial" w:cs="Arial"/>
                <w:sz w:val="20"/>
              </w:rPr>
              <w:t>patient</w:t>
            </w:r>
            <w:r w:rsidRPr="002238AD">
              <w:rPr>
                <w:rFonts w:ascii="Arial" w:hAnsi="Arial" w:cs="Arial"/>
                <w:sz w:val="20"/>
              </w:rPr>
              <w:t>.</w:t>
            </w:r>
          </w:p>
          <w:p w14:paraId="078D273D" w14:textId="77777777" w:rsidR="004701DC" w:rsidRPr="002238AD" w:rsidRDefault="004701DC" w:rsidP="00CF7FD1">
            <w:pPr>
              <w:ind w:right="288"/>
              <w:rPr>
                <w:rFonts w:ascii="Arial" w:hAnsi="Arial" w:cs="Arial"/>
                <w:sz w:val="20"/>
              </w:rPr>
            </w:pPr>
            <w:r w:rsidRPr="002238AD">
              <w:rPr>
                <w:rFonts w:ascii="Arial" w:hAnsi="Arial" w:cs="Arial"/>
                <w:sz w:val="20"/>
              </w:rPr>
              <w:t>Add site name to outlook attachment location.</w:t>
            </w:r>
            <w:r w:rsidRPr="002238AD">
              <w:rPr>
                <w:rFonts w:ascii="Arial" w:hAnsi="Arial" w:cs="Arial"/>
                <w:sz w:val="20"/>
              </w:rPr>
              <w:br/>
              <w:t>Fix issue when start month is larger than end month.</w:t>
            </w:r>
          </w:p>
          <w:p w14:paraId="4D270FBF" w14:textId="77777777" w:rsidR="004701DC" w:rsidRPr="002238AD" w:rsidRDefault="004701DC" w:rsidP="00CF7FD1">
            <w:pPr>
              <w:ind w:right="288"/>
              <w:rPr>
                <w:rFonts w:ascii="Arial" w:hAnsi="Arial" w:cs="Arial"/>
                <w:sz w:val="20"/>
              </w:rPr>
            </w:pPr>
            <w:r w:rsidRPr="002238AD">
              <w:rPr>
                <w:rFonts w:ascii="Arial" w:hAnsi="Arial" w:cs="Arial"/>
                <w:sz w:val="20"/>
              </w:rPr>
              <w:t>Modify Monitoring Completeness by Study report to populate FCRA.</w:t>
            </w:r>
          </w:p>
          <w:p w14:paraId="3F2758B9" w14:textId="07B265F6" w:rsidR="00961848" w:rsidRPr="002238AD" w:rsidRDefault="00961848" w:rsidP="00CF7FD1">
            <w:pPr>
              <w:ind w:right="288"/>
              <w:rPr>
                <w:rFonts w:ascii="Arial" w:hAnsi="Arial" w:cs="Arial"/>
                <w:sz w:val="20"/>
              </w:rPr>
            </w:pPr>
            <w:r w:rsidRPr="002238AD">
              <w:rPr>
                <w:rFonts w:ascii="Arial" w:hAnsi="Arial" w:cs="Arial"/>
                <w:sz w:val="20"/>
              </w:rPr>
              <w:t>Fix Activity Details Report to be able to be ran for all studies.</w:t>
            </w:r>
          </w:p>
        </w:tc>
        <w:tc>
          <w:tcPr>
            <w:tcW w:w="917" w:type="pct"/>
          </w:tcPr>
          <w:p w14:paraId="63837444" w14:textId="5EF0FCE3" w:rsidR="00932612" w:rsidRPr="002238AD" w:rsidRDefault="00653364" w:rsidP="007A3923">
            <w:pPr>
              <w:spacing w:after="40"/>
              <w:ind w:right="288"/>
              <w:rPr>
                <w:rFonts w:ascii="Arial" w:hAnsi="Arial" w:cs="Arial"/>
                <w:sz w:val="20"/>
              </w:rPr>
            </w:pPr>
            <w:r w:rsidRPr="002238AD">
              <w:rPr>
                <w:rFonts w:ascii="Arial" w:hAnsi="Arial" w:cs="Arial"/>
                <w:sz w:val="20"/>
              </w:rPr>
              <w:t>Krupa</w:t>
            </w:r>
            <w:r w:rsidR="00AE119A">
              <w:rPr>
                <w:rFonts w:ascii="Arial" w:hAnsi="Arial" w:cs="Arial"/>
                <w:sz w:val="20"/>
              </w:rPr>
              <w:t xml:space="preserve"> </w:t>
            </w:r>
            <w:r w:rsidRPr="002238AD">
              <w:rPr>
                <w:rFonts w:ascii="Arial" w:hAnsi="Arial" w:cs="Arial"/>
                <w:sz w:val="20"/>
              </w:rPr>
              <w:t>Rocks</w:t>
            </w:r>
            <w:r w:rsidR="00AE119A">
              <w:rPr>
                <w:rFonts w:ascii="Arial" w:hAnsi="Arial" w:cs="Arial"/>
                <w:sz w:val="20"/>
              </w:rPr>
              <w:t xml:space="preserve">, </w:t>
            </w:r>
            <w:r w:rsidR="00932612" w:rsidRPr="002238AD">
              <w:rPr>
                <w:rFonts w:ascii="Arial" w:hAnsi="Arial" w:cs="Arial"/>
                <w:sz w:val="20"/>
              </w:rPr>
              <w:t>Kris</w:t>
            </w:r>
            <w:r w:rsidR="00AE119A">
              <w:rPr>
                <w:rFonts w:ascii="Arial" w:hAnsi="Arial" w:cs="Arial"/>
                <w:sz w:val="20"/>
              </w:rPr>
              <w:t xml:space="preserve"> </w:t>
            </w:r>
            <w:r w:rsidR="00932612" w:rsidRPr="002238AD">
              <w:rPr>
                <w:rFonts w:ascii="Arial" w:hAnsi="Arial" w:cs="Arial"/>
                <w:sz w:val="20"/>
              </w:rPr>
              <w:t>Ulstad</w:t>
            </w:r>
          </w:p>
        </w:tc>
        <w:tc>
          <w:tcPr>
            <w:tcW w:w="839" w:type="pct"/>
          </w:tcPr>
          <w:p w14:paraId="45104459" w14:textId="1D2ED81D" w:rsidR="00932612" w:rsidRPr="002238AD" w:rsidRDefault="00F96254" w:rsidP="00AE119A">
            <w:pPr>
              <w:spacing w:after="40"/>
              <w:ind w:right="288"/>
              <w:jc w:val="both"/>
              <w:rPr>
                <w:rFonts w:ascii="Arial" w:hAnsi="Arial" w:cs="Arial"/>
                <w:sz w:val="20"/>
              </w:rPr>
            </w:pPr>
            <w:r w:rsidRPr="002238AD">
              <w:rPr>
                <w:rFonts w:ascii="Arial" w:hAnsi="Arial" w:cs="Arial"/>
                <w:sz w:val="20"/>
              </w:rPr>
              <w:t>29-Aug-2012</w:t>
            </w:r>
          </w:p>
        </w:tc>
      </w:tr>
      <w:tr w:rsidR="00AE119A" w:rsidRPr="002238AD" w14:paraId="4002297E" w14:textId="77777777" w:rsidTr="19827412">
        <w:trPr>
          <w:trHeight w:val="646"/>
        </w:trPr>
        <w:tc>
          <w:tcPr>
            <w:tcW w:w="622" w:type="pct"/>
          </w:tcPr>
          <w:p w14:paraId="4CA51531" w14:textId="77777777" w:rsidR="00E74561" w:rsidRPr="002238AD" w:rsidRDefault="00E74561" w:rsidP="009C29E0">
            <w:pPr>
              <w:spacing w:after="40"/>
              <w:ind w:right="288"/>
              <w:jc w:val="both"/>
              <w:rPr>
                <w:rFonts w:ascii="Arial" w:hAnsi="Arial" w:cs="Arial"/>
                <w:sz w:val="20"/>
              </w:rPr>
            </w:pPr>
            <w:r w:rsidRPr="002238AD">
              <w:rPr>
                <w:rFonts w:ascii="Arial" w:hAnsi="Arial" w:cs="Arial"/>
                <w:sz w:val="20"/>
              </w:rPr>
              <w:t>G</w:t>
            </w:r>
          </w:p>
        </w:tc>
        <w:tc>
          <w:tcPr>
            <w:tcW w:w="2622" w:type="pct"/>
          </w:tcPr>
          <w:p w14:paraId="742AE751" w14:textId="77777777" w:rsidR="00E74561" w:rsidRPr="002238AD" w:rsidRDefault="00E74561" w:rsidP="003D3995">
            <w:pPr>
              <w:ind w:right="288"/>
              <w:rPr>
                <w:rFonts w:ascii="Arial" w:hAnsi="Arial" w:cs="Arial"/>
                <w:sz w:val="20"/>
              </w:rPr>
            </w:pPr>
            <w:r w:rsidRPr="002238AD">
              <w:rPr>
                <w:rFonts w:ascii="Arial" w:hAnsi="Arial" w:cs="Arial"/>
                <w:sz w:val="20"/>
              </w:rPr>
              <w:t>Modify all reports to be able to run for inactive, archived users.</w:t>
            </w:r>
          </w:p>
          <w:p w14:paraId="693D2D9C" w14:textId="3BFD83B4" w:rsidR="00E74561" w:rsidRPr="002238AD" w:rsidRDefault="00E74561" w:rsidP="003D3995">
            <w:pPr>
              <w:ind w:right="288"/>
              <w:rPr>
                <w:rFonts w:ascii="Arial" w:hAnsi="Arial" w:cs="Arial"/>
                <w:sz w:val="20"/>
              </w:rPr>
            </w:pPr>
            <w:r w:rsidRPr="002238AD">
              <w:rPr>
                <w:rFonts w:ascii="Arial" w:hAnsi="Arial" w:cs="Arial"/>
                <w:sz w:val="20"/>
              </w:rPr>
              <w:t>Modify monitoring scheduler to show visits for inactive, archived users.</w:t>
            </w:r>
          </w:p>
        </w:tc>
        <w:tc>
          <w:tcPr>
            <w:tcW w:w="917" w:type="pct"/>
          </w:tcPr>
          <w:p w14:paraId="6B0BB081" w14:textId="77777777" w:rsidR="00E74561" w:rsidRPr="002238AD" w:rsidRDefault="00E74561" w:rsidP="00AE119A">
            <w:pPr>
              <w:spacing w:after="40"/>
              <w:ind w:right="288"/>
              <w:jc w:val="both"/>
              <w:rPr>
                <w:rFonts w:ascii="Arial" w:hAnsi="Arial" w:cs="Arial"/>
                <w:sz w:val="20"/>
              </w:rPr>
            </w:pPr>
            <w:r w:rsidRPr="002238AD">
              <w:rPr>
                <w:rFonts w:ascii="Arial" w:hAnsi="Arial" w:cs="Arial"/>
                <w:sz w:val="20"/>
              </w:rPr>
              <w:t>Kris Ulstad</w:t>
            </w:r>
          </w:p>
        </w:tc>
        <w:tc>
          <w:tcPr>
            <w:tcW w:w="839" w:type="pct"/>
          </w:tcPr>
          <w:p w14:paraId="3A7F4837" w14:textId="2925A4AE" w:rsidR="00E74561" w:rsidRPr="002238AD" w:rsidRDefault="00F96254" w:rsidP="00AE119A">
            <w:pPr>
              <w:spacing w:after="40"/>
              <w:ind w:right="288"/>
              <w:jc w:val="both"/>
              <w:rPr>
                <w:rFonts w:ascii="Arial" w:hAnsi="Arial" w:cs="Arial"/>
                <w:sz w:val="20"/>
              </w:rPr>
            </w:pPr>
            <w:r w:rsidRPr="002238AD">
              <w:rPr>
                <w:rFonts w:ascii="Arial" w:hAnsi="Arial" w:cs="Arial"/>
                <w:sz w:val="20"/>
              </w:rPr>
              <w:t>16-Nov-2012</w:t>
            </w:r>
          </w:p>
        </w:tc>
      </w:tr>
      <w:tr w:rsidR="00AE119A" w:rsidRPr="002238AD" w14:paraId="11995077" w14:textId="77777777" w:rsidTr="19827412">
        <w:trPr>
          <w:trHeight w:val="646"/>
        </w:trPr>
        <w:tc>
          <w:tcPr>
            <w:tcW w:w="622" w:type="pct"/>
          </w:tcPr>
          <w:p w14:paraId="2DFE9380" w14:textId="77777777" w:rsidR="00850309" w:rsidRPr="002238AD" w:rsidRDefault="00850309" w:rsidP="009C29E0">
            <w:pPr>
              <w:spacing w:after="40"/>
              <w:ind w:right="288"/>
              <w:jc w:val="both"/>
              <w:rPr>
                <w:rFonts w:ascii="Arial" w:hAnsi="Arial" w:cs="Arial"/>
                <w:sz w:val="20"/>
              </w:rPr>
            </w:pPr>
            <w:r w:rsidRPr="002238AD">
              <w:rPr>
                <w:rFonts w:ascii="Arial" w:hAnsi="Arial" w:cs="Arial"/>
                <w:sz w:val="20"/>
              </w:rPr>
              <w:t>H</w:t>
            </w:r>
          </w:p>
        </w:tc>
        <w:tc>
          <w:tcPr>
            <w:tcW w:w="2622" w:type="pct"/>
          </w:tcPr>
          <w:p w14:paraId="1A6D6F57" w14:textId="77777777" w:rsidR="00A71A69" w:rsidRPr="002238AD" w:rsidRDefault="009C57AB" w:rsidP="003D3995">
            <w:pPr>
              <w:ind w:right="288"/>
              <w:rPr>
                <w:rFonts w:ascii="Arial" w:hAnsi="Arial" w:cs="Arial"/>
                <w:sz w:val="20"/>
              </w:rPr>
            </w:pPr>
            <w:r w:rsidRPr="002238AD">
              <w:rPr>
                <w:rFonts w:ascii="Arial" w:hAnsi="Arial" w:cs="Arial"/>
                <w:sz w:val="20"/>
              </w:rPr>
              <w:t>A</w:t>
            </w:r>
            <w:r w:rsidR="00A71A69" w:rsidRPr="002238AD">
              <w:rPr>
                <w:rFonts w:ascii="Arial" w:hAnsi="Arial" w:cs="Arial"/>
                <w:sz w:val="20"/>
              </w:rPr>
              <w:t>pply all security findings from Deloitte</w:t>
            </w:r>
          </w:p>
          <w:p w14:paraId="73552E46" w14:textId="77777777" w:rsidR="00A71A69" w:rsidRPr="002238AD" w:rsidRDefault="00A71A69" w:rsidP="003D3995">
            <w:pPr>
              <w:ind w:right="288"/>
              <w:rPr>
                <w:rFonts w:ascii="Arial" w:hAnsi="Arial" w:cs="Arial"/>
                <w:sz w:val="20"/>
              </w:rPr>
            </w:pPr>
            <w:r w:rsidRPr="002238AD">
              <w:rPr>
                <w:rFonts w:ascii="Arial" w:hAnsi="Arial" w:cs="Arial"/>
                <w:sz w:val="20"/>
              </w:rPr>
              <w:t>Update all DB transactions to adhere to journal table standards</w:t>
            </w:r>
          </w:p>
          <w:p w14:paraId="25DD332F" w14:textId="77777777" w:rsidR="00A71A69" w:rsidRPr="002238AD" w:rsidRDefault="00A71A69" w:rsidP="003D3995">
            <w:pPr>
              <w:ind w:right="288"/>
              <w:rPr>
                <w:rFonts w:ascii="Arial" w:hAnsi="Arial" w:cs="Arial"/>
                <w:sz w:val="20"/>
              </w:rPr>
            </w:pPr>
            <w:r w:rsidRPr="002238AD">
              <w:rPr>
                <w:rFonts w:ascii="Arial" w:hAnsi="Arial" w:cs="Arial"/>
                <w:sz w:val="20"/>
              </w:rPr>
              <w:t>Modify Monitoring Scheduler to correctly pull user status</w:t>
            </w:r>
          </w:p>
          <w:p w14:paraId="32016060" w14:textId="77777777" w:rsidR="00850309" w:rsidRPr="002238AD" w:rsidRDefault="00A71A69" w:rsidP="003D3995">
            <w:pPr>
              <w:ind w:right="288"/>
              <w:rPr>
                <w:rFonts w:ascii="Arial" w:hAnsi="Arial" w:cs="Arial"/>
                <w:sz w:val="20"/>
              </w:rPr>
            </w:pPr>
            <w:r w:rsidRPr="002238AD">
              <w:rPr>
                <w:rFonts w:ascii="Arial" w:hAnsi="Arial" w:cs="Arial"/>
                <w:sz w:val="20"/>
              </w:rPr>
              <w:t>Catch invalid characters in info path module</w:t>
            </w:r>
          </w:p>
          <w:p w14:paraId="79DB1598" w14:textId="77777777" w:rsidR="00074F39" w:rsidRPr="002238AD" w:rsidRDefault="00074F39" w:rsidP="003D3995">
            <w:pPr>
              <w:ind w:right="288"/>
              <w:rPr>
                <w:rFonts w:ascii="Arial" w:hAnsi="Arial" w:cs="Arial"/>
                <w:sz w:val="20"/>
              </w:rPr>
            </w:pPr>
            <w:r w:rsidRPr="002238AD">
              <w:rPr>
                <w:rFonts w:ascii="Arial" w:hAnsi="Arial" w:cs="Arial"/>
                <w:sz w:val="20"/>
              </w:rPr>
              <w:t>Update logos and fix section numbering in Periodic Visit Report.</w:t>
            </w:r>
          </w:p>
          <w:p w14:paraId="64D85670" w14:textId="77777777" w:rsidR="009C57AB" w:rsidRPr="002238AD" w:rsidRDefault="009C57AB" w:rsidP="003D3995">
            <w:pPr>
              <w:ind w:right="288"/>
              <w:rPr>
                <w:rFonts w:ascii="Arial" w:hAnsi="Arial" w:cs="Arial"/>
                <w:sz w:val="20"/>
              </w:rPr>
            </w:pPr>
            <w:r w:rsidRPr="002238AD">
              <w:rPr>
                <w:rFonts w:ascii="Arial" w:hAnsi="Arial" w:cs="Arial"/>
                <w:sz w:val="20"/>
              </w:rPr>
              <w:t xml:space="preserve">Modify application to correctly save </w:t>
            </w:r>
            <w:proofErr w:type="gramStart"/>
            <w:r w:rsidRPr="002238AD">
              <w:rPr>
                <w:rFonts w:ascii="Arial" w:hAnsi="Arial" w:cs="Arial"/>
                <w:sz w:val="20"/>
              </w:rPr>
              <w:t>Non-monitoring</w:t>
            </w:r>
            <w:proofErr w:type="gramEnd"/>
            <w:r w:rsidRPr="002238AD">
              <w:rPr>
                <w:rFonts w:ascii="Arial" w:hAnsi="Arial" w:cs="Arial"/>
                <w:sz w:val="20"/>
              </w:rPr>
              <w:t xml:space="preserve"> visit status.</w:t>
            </w:r>
          </w:p>
          <w:p w14:paraId="5A78E805" w14:textId="77777777" w:rsidR="00433B93" w:rsidRPr="002238AD" w:rsidRDefault="00433B93" w:rsidP="003D3995">
            <w:pPr>
              <w:ind w:right="288"/>
              <w:rPr>
                <w:rFonts w:ascii="Arial" w:hAnsi="Arial" w:cs="Arial"/>
                <w:sz w:val="20"/>
              </w:rPr>
            </w:pPr>
            <w:r w:rsidRPr="002238AD">
              <w:rPr>
                <w:rFonts w:ascii="Arial" w:hAnsi="Arial" w:cs="Arial"/>
                <w:sz w:val="20"/>
              </w:rPr>
              <w:t>Modify Monitored/Unmonitored CRF report to correctly run based on FCRA selection.</w:t>
            </w:r>
          </w:p>
          <w:p w14:paraId="6B69DFC8" w14:textId="77777777" w:rsidR="00433B93" w:rsidRPr="002238AD" w:rsidRDefault="00433B93" w:rsidP="003D3995">
            <w:pPr>
              <w:ind w:right="288"/>
              <w:rPr>
                <w:rFonts w:ascii="Arial" w:hAnsi="Arial" w:cs="Arial"/>
                <w:sz w:val="20"/>
              </w:rPr>
            </w:pPr>
            <w:r w:rsidRPr="002238AD">
              <w:rPr>
                <w:rFonts w:ascii="Arial" w:hAnsi="Arial" w:cs="Arial"/>
                <w:sz w:val="20"/>
              </w:rPr>
              <w:lastRenderedPageBreak/>
              <w:t xml:space="preserve">Modify </w:t>
            </w:r>
            <w:proofErr w:type="spellStart"/>
            <w:r w:rsidRPr="002238AD">
              <w:rPr>
                <w:rFonts w:ascii="Arial" w:hAnsi="Arial" w:cs="Arial"/>
                <w:sz w:val="20"/>
              </w:rPr>
              <w:t>Infopath</w:t>
            </w:r>
            <w:proofErr w:type="spellEnd"/>
            <w:r w:rsidRPr="002238AD">
              <w:rPr>
                <w:rFonts w:ascii="Arial" w:hAnsi="Arial" w:cs="Arial"/>
                <w:sz w:val="20"/>
              </w:rPr>
              <w:t xml:space="preserve"> upload to accept more than 4000 characters in the comments field.</w:t>
            </w:r>
          </w:p>
          <w:p w14:paraId="37076A97" w14:textId="5FB84A0B" w:rsidR="00433B93" w:rsidRPr="002238AD" w:rsidRDefault="00433B93" w:rsidP="003D3995">
            <w:pPr>
              <w:ind w:right="288"/>
              <w:rPr>
                <w:rFonts w:ascii="Arial" w:hAnsi="Arial" w:cs="Arial"/>
                <w:sz w:val="20"/>
              </w:rPr>
            </w:pPr>
            <w:r w:rsidRPr="002238AD">
              <w:rPr>
                <w:rFonts w:ascii="Arial" w:hAnsi="Arial" w:cs="Arial"/>
                <w:sz w:val="20"/>
              </w:rPr>
              <w:t>Uniquely name cookies used to prevent session fixation.</w:t>
            </w:r>
          </w:p>
        </w:tc>
        <w:tc>
          <w:tcPr>
            <w:tcW w:w="917" w:type="pct"/>
          </w:tcPr>
          <w:p w14:paraId="3290EEAF" w14:textId="77777777" w:rsidR="00850309" w:rsidRPr="002238AD" w:rsidRDefault="00850309" w:rsidP="00AE119A">
            <w:pPr>
              <w:spacing w:after="40"/>
              <w:ind w:right="288"/>
              <w:jc w:val="both"/>
              <w:rPr>
                <w:rFonts w:ascii="Arial" w:hAnsi="Arial" w:cs="Arial"/>
                <w:sz w:val="20"/>
              </w:rPr>
            </w:pPr>
            <w:r w:rsidRPr="002238AD">
              <w:rPr>
                <w:rFonts w:ascii="Arial" w:hAnsi="Arial" w:cs="Arial"/>
                <w:sz w:val="20"/>
              </w:rPr>
              <w:lastRenderedPageBreak/>
              <w:t>Kris Ulstad</w:t>
            </w:r>
          </w:p>
        </w:tc>
        <w:tc>
          <w:tcPr>
            <w:tcW w:w="839" w:type="pct"/>
          </w:tcPr>
          <w:p w14:paraId="7D218284" w14:textId="242B8061" w:rsidR="00850309" w:rsidRPr="002238AD" w:rsidRDefault="00F96254" w:rsidP="00AE119A">
            <w:pPr>
              <w:spacing w:after="40"/>
              <w:ind w:right="288"/>
              <w:jc w:val="both"/>
              <w:rPr>
                <w:rFonts w:ascii="Arial" w:hAnsi="Arial" w:cs="Arial"/>
                <w:sz w:val="20"/>
              </w:rPr>
            </w:pPr>
            <w:r w:rsidRPr="002238AD">
              <w:rPr>
                <w:rFonts w:ascii="Arial" w:hAnsi="Arial" w:cs="Arial"/>
                <w:sz w:val="20"/>
              </w:rPr>
              <w:t>26-Feb-2013</w:t>
            </w:r>
          </w:p>
          <w:p w14:paraId="09990515" w14:textId="77777777" w:rsidR="0005373F" w:rsidRPr="002238AD" w:rsidRDefault="0005373F" w:rsidP="003D3995">
            <w:pPr>
              <w:ind w:right="288"/>
              <w:rPr>
                <w:rFonts w:ascii="Arial" w:hAnsi="Arial" w:cs="Arial"/>
                <w:sz w:val="20"/>
              </w:rPr>
            </w:pPr>
          </w:p>
          <w:p w14:paraId="4E64A54F" w14:textId="77777777" w:rsidR="0005373F" w:rsidRPr="002238AD" w:rsidRDefault="0005373F" w:rsidP="003D3995">
            <w:pPr>
              <w:ind w:right="288"/>
              <w:rPr>
                <w:rFonts w:ascii="Arial" w:hAnsi="Arial" w:cs="Arial"/>
                <w:sz w:val="20"/>
              </w:rPr>
            </w:pPr>
          </w:p>
          <w:p w14:paraId="0626A7C3" w14:textId="77777777" w:rsidR="0005373F" w:rsidRPr="002238AD" w:rsidRDefault="0005373F" w:rsidP="003D3995">
            <w:pPr>
              <w:ind w:right="288"/>
              <w:rPr>
                <w:rFonts w:ascii="Arial" w:hAnsi="Arial" w:cs="Arial"/>
                <w:sz w:val="20"/>
              </w:rPr>
            </w:pPr>
          </w:p>
          <w:p w14:paraId="13FE9213" w14:textId="77777777" w:rsidR="0005373F" w:rsidRPr="002238AD" w:rsidRDefault="0005373F" w:rsidP="003D3995">
            <w:pPr>
              <w:ind w:right="288"/>
              <w:rPr>
                <w:rFonts w:ascii="Arial" w:hAnsi="Arial" w:cs="Arial"/>
                <w:sz w:val="20"/>
              </w:rPr>
            </w:pPr>
          </w:p>
          <w:p w14:paraId="28369927" w14:textId="77777777" w:rsidR="0005373F" w:rsidRPr="002238AD" w:rsidRDefault="0005373F" w:rsidP="003D3995">
            <w:pPr>
              <w:ind w:right="288"/>
              <w:rPr>
                <w:rFonts w:ascii="Arial" w:hAnsi="Arial" w:cs="Arial"/>
                <w:sz w:val="20"/>
              </w:rPr>
            </w:pPr>
          </w:p>
          <w:p w14:paraId="519E3420" w14:textId="77777777" w:rsidR="0005373F" w:rsidRPr="002238AD" w:rsidRDefault="0005373F" w:rsidP="003D3995">
            <w:pPr>
              <w:ind w:right="288"/>
              <w:rPr>
                <w:rFonts w:ascii="Arial" w:hAnsi="Arial" w:cs="Arial"/>
                <w:sz w:val="20"/>
              </w:rPr>
            </w:pPr>
          </w:p>
          <w:p w14:paraId="3D4289FD" w14:textId="77777777" w:rsidR="0005373F" w:rsidRPr="002238AD" w:rsidRDefault="0005373F" w:rsidP="003D3995">
            <w:pPr>
              <w:ind w:right="288"/>
              <w:rPr>
                <w:rFonts w:ascii="Arial" w:hAnsi="Arial" w:cs="Arial"/>
                <w:sz w:val="20"/>
              </w:rPr>
            </w:pPr>
          </w:p>
          <w:p w14:paraId="3CB48AFF" w14:textId="77777777" w:rsidR="0005373F" w:rsidRPr="002238AD" w:rsidRDefault="0005373F" w:rsidP="003D3995">
            <w:pPr>
              <w:ind w:right="288"/>
              <w:rPr>
                <w:rFonts w:ascii="Arial" w:hAnsi="Arial" w:cs="Arial"/>
                <w:sz w:val="20"/>
              </w:rPr>
            </w:pPr>
          </w:p>
          <w:p w14:paraId="75453B8A" w14:textId="77777777" w:rsidR="0005373F" w:rsidRPr="002238AD" w:rsidRDefault="0005373F" w:rsidP="003D3995">
            <w:pPr>
              <w:ind w:right="288"/>
              <w:rPr>
                <w:rFonts w:ascii="Arial" w:hAnsi="Arial" w:cs="Arial"/>
                <w:sz w:val="20"/>
              </w:rPr>
            </w:pPr>
          </w:p>
          <w:p w14:paraId="7C0A1457" w14:textId="77777777" w:rsidR="0005373F" w:rsidRPr="002238AD" w:rsidRDefault="0005373F" w:rsidP="003D3995">
            <w:pPr>
              <w:ind w:right="288"/>
              <w:rPr>
                <w:rFonts w:ascii="Arial" w:hAnsi="Arial" w:cs="Arial"/>
                <w:sz w:val="20"/>
              </w:rPr>
            </w:pPr>
          </w:p>
          <w:p w14:paraId="29BB4D82" w14:textId="77777777" w:rsidR="0005373F" w:rsidRPr="002238AD" w:rsidRDefault="0005373F" w:rsidP="003D3995">
            <w:pPr>
              <w:ind w:right="288"/>
              <w:rPr>
                <w:rFonts w:ascii="Arial" w:hAnsi="Arial" w:cs="Arial"/>
                <w:sz w:val="20"/>
              </w:rPr>
            </w:pPr>
          </w:p>
        </w:tc>
      </w:tr>
      <w:tr w:rsidR="00AE119A" w:rsidRPr="002238AD" w14:paraId="2AF413C0" w14:textId="77777777" w:rsidTr="19827412">
        <w:trPr>
          <w:trHeight w:val="646"/>
        </w:trPr>
        <w:tc>
          <w:tcPr>
            <w:tcW w:w="622" w:type="pct"/>
          </w:tcPr>
          <w:p w14:paraId="41B0AFB6" w14:textId="77777777" w:rsidR="006D068D" w:rsidRPr="002238AD" w:rsidRDefault="004671EA" w:rsidP="009C29E0">
            <w:pPr>
              <w:spacing w:after="40"/>
              <w:ind w:right="288"/>
              <w:jc w:val="both"/>
              <w:rPr>
                <w:rFonts w:ascii="Arial" w:hAnsi="Arial" w:cs="Arial"/>
                <w:sz w:val="20"/>
              </w:rPr>
            </w:pPr>
            <w:r w:rsidRPr="002238AD">
              <w:rPr>
                <w:rFonts w:ascii="Arial" w:hAnsi="Arial" w:cs="Arial"/>
                <w:sz w:val="20"/>
              </w:rPr>
              <w:lastRenderedPageBreak/>
              <w:t>J</w:t>
            </w:r>
          </w:p>
        </w:tc>
        <w:tc>
          <w:tcPr>
            <w:tcW w:w="2622" w:type="pct"/>
          </w:tcPr>
          <w:p w14:paraId="3251A1B9" w14:textId="77777777" w:rsidR="006D068D" w:rsidRPr="002238AD" w:rsidRDefault="006D068D" w:rsidP="003D3995">
            <w:pPr>
              <w:ind w:right="288"/>
              <w:rPr>
                <w:rFonts w:ascii="Arial" w:hAnsi="Arial" w:cs="Arial"/>
                <w:sz w:val="20"/>
              </w:rPr>
            </w:pPr>
            <w:r w:rsidRPr="002238AD">
              <w:rPr>
                <w:rFonts w:ascii="Arial" w:hAnsi="Arial" w:cs="Arial"/>
                <w:sz w:val="20"/>
              </w:rPr>
              <w:t>Modify application queries to handle multiple DCM subsets, incorporate new token authentication mechanism and apply fixes to unmonitored CRFs report query to handle archived users.</w:t>
            </w:r>
          </w:p>
        </w:tc>
        <w:tc>
          <w:tcPr>
            <w:tcW w:w="917" w:type="pct"/>
          </w:tcPr>
          <w:p w14:paraId="00B6106D" w14:textId="77777777" w:rsidR="006D068D" w:rsidRPr="002238AD" w:rsidRDefault="006D068D" w:rsidP="00AE119A">
            <w:pPr>
              <w:spacing w:after="40"/>
              <w:ind w:right="288"/>
              <w:jc w:val="both"/>
              <w:rPr>
                <w:rFonts w:ascii="Arial" w:hAnsi="Arial" w:cs="Arial"/>
                <w:sz w:val="20"/>
              </w:rPr>
            </w:pPr>
            <w:r w:rsidRPr="002238AD">
              <w:rPr>
                <w:rFonts w:ascii="Arial" w:hAnsi="Arial" w:cs="Arial"/>
                <w:sz w:val="20"/>
              </w:rPr>
              <w:t>Kris Ulstad</w:t>
            </w:r>
          </w:p>
        </w:tc>
        <w:tc>
          <w:tcPr>
            <w:tcW w:w="839" w:type="pct"/>
          </w:tcPr>
          <w:p w14:paraId="63A0CD62" w14:textId="33E8C28F" w:rsidR="006D068D" w:rsidRPr="002238AD" w:rsidRDefault="00F96254" w:rsidP="00AE119A">
            <w:pPr>
              <w:spacing w:after="40"/>
              <w:ind w:right="288"/>
              <w:jc w:val="both"/>
              <w:rPr>
                <w:rFonts w:ascii="Arial" w:hAnsi="Arial" w:cs="Arial"/>
                <w:sz w:val="20"/>
              </w:rPr>
            </w:pPr>
            <w:r w:rsidRPr="002238AD">
              <w:rPr>
                <w:rFonts w:ascii="Arial" w:hAnsi="Arial" w:cs="Arial"/>
                <w:sz w:val="20"/>
              </w:rPr>
              <w:t>19-Jun-2013</w:t>
            </w:r>
          </w:p>
        </w:tc>
      </w:tr>
      <w:tr w:rsidR="00AE119A" w:rsidRPr="002238AD" w14:paraId="6588B45A" w14:textId="77777777" w:rsidTr="19827412">
        <w:trPr>
          <w:trHeight w:val="646"/>
        </w:trPr>
        <w:tc>
          <w:tcPr>
            <w:tcW w:w="622" w:type="pct"/>
          </w:tcPr>
          <w:p w14:paraId="70A6884F" w14:textId="77777777" w:rsidR="00613220" w:rsidRPr="002238AD" w:rsidRDefault="00613220" w:rsidP="009C29E0">
            <w:pPr>
              <w:spacing w:after="40"/>
              <w:ind w:right="288"/>
              <w:jc w:val="both"/>
              <w:rPr>
                <w:rFonts w:ascii="Arial" w:hAnsi="Arial" w:cs="Arial"/>
                <w:sz w:val="20"/>
              </w:rPr>
            </w:pPr>
            <w:r w:rsidRPr="002238AD">
              <w:rPr>
                <w:rFonts w:ascii="Arial" w:hAnsi="Arial" w:cs="Arial"/>
                <w:sz w:val="20"/>
              </w:rPr>
              <w:t>K</w:t>
            </w:r>
          </w:p>
        </w:tc>
        <w:tc>
          <w:tcPr>
            <w:tcW w:w="2622" w:type="pct"/>
          </w:tcPr>
          <w:p w14:paraId="3FC83D8E" w14:textId="77777777" w:rsidR="00613220" w:rsidRPr="002238AD" w:rsidRDefault="00613220" w:rsidP="003D3995">
            <w:pPr>
              <w:ind w:right="288"/>
              <w:rPr>
                <w:rFonts w:ascii="Arial" w:hAnsi="Arial" w:cs="Arial"/>
                <w:sz w:val="20"/>
              </w:rPr>
            </w:pPr>
            <w:r w:rsidRPr="002238AD">
              <w:rPr>
                <w:rFonts w:ascii="Arial" w:hAnsi="Arial" w:cs="Arial"/>
                <w:sz w:val="20"/>
              </w:rPr>
              <w:t>Implement changes from the new IESD Periodic Visit template and make security changes according to latest findings from Deloitte.</w:t>
            </w:r>
          </w:p>
        </w:tc>
        <w:tc>
          <w:tcPr>
            <w:tcW w:w="917" w:type="pct"/>
          </w:tcPr>
          <w:p w14:paraId="7FEE37FD" w14:textId="77777777" w:rsidR="00613220" w:rsidRPr="002238AD" w:rsidRDefault="00613220" w:rsidP="00AE119A">
            <w:pPr>
              <w:spacing w:after="40"/>
              <w:ind w:right="288"/>
              <w:jc w:val="both"/>
              <w:rPr>
                <w:rFonts w:ascii="Arial" w:hAnsi="Arial" w:cs="Arial"/>
                <w:sz w:val="20"/>
              </w:rPr>
            </w:pPr>
            <w:r w:rsidRPr="002238AD">
              <w:rPr>
                <w:rFonts w:ascii="Arial" w:hAnsi="Arial" w:cs="Arial"/>
                <w:sz w:val="20"/>
              </w:rPr>
              <w:t>Krupa Rocks</w:t>
            </w:r>
          </w:p>
        </w:tc>
        <w:tc>
          <w:tcPr>
            <w:tcW w:w="839" w:type="pct"/>
          </w:tcPr>
          <w:p w14:paraId="70E6E915" w14:textId="037CC012" w:rsidR="00613220" w:rsidRPr="002238AD" w:rsidRDefault="00F96254" w:rsidP="00AE119A">
            <w:pPr>
              <w:spacing w:after="40"/>
              <w:ind w:right="288"/>
              <w:jc w:val="both"/>
              <w:rPr>
                <w:rFonts w:ascii="Arial" w:hAnsi="Arial" w:cs="Arial"/>
                <w:sz w:val="20"/>
              </w:rPr>
            </w:pPr>
            <w:r w:rsidRPr="002238AD">
              <w:rPr>
                <w:rFonts w:ascii="Arial" w:hAnsi="Arial" w:cs="Arial"/>
                <w:sz w:val="20"/>
              </w:rPr>
              <w:t>10-Sep-2013</w:t>
            </w:r>
          </w:p>
        </w:tc>
      </w:tr>
      <w:tr w:rsidR="00AE119A" w:rsidRPr="002238AD" w14:paraId="728497A1" w14:textId="77777777" w:rsidTr="19827412">
        <w:trPr>
          <w:trHeight w:val="404"/>
        </w:trPr>
        <w:tc>
          <w:tcPr>
            <w:tcW w:w="622" w:type="pct"/>
          </w:tcPr>
          <w:p w14:paraId="487BC5EC" w14:textId="77777777" w:rsidR="00080155" w:rsidRPr="002238AD" w:rsidRDefault="006B76F2" w:rsidP="009C29E0">
            <w:pPr>
              <w:spacing w:after="40"/>
              <w:ind w:right="288"/>
              <w:jc w:val="both"/>
              <w:rPr>
                <w:rFonts w:ascii="Arial" w:hAnsi="Arial" w:cs="Arial"/>
                <w:sz w:val="20"/>
              </w:rPr>
            </w:pPr>
            <w:r w:rsidRPr="002238AD">
              <w:rPr>
                <w:rFonts w:ascii="Arial" w:hAnsi="Arial" w:cs="Arial"/>
                <w:sz w:val="20"/>
              </w:rPr>
              <w:t>M</w:t>
            </w:r>
          </w:p>
        </w:tc>
        <w:tc>
          <w:tcPr>
            <w:tcW w:w="2622" w:type="pct"/>
          </w:tcPr>
          <w:p w14:paraId="4F64D7C9" w14:textId="77777777" w:rsidR="00080155" w:rsidRPr="002238AD" w:rsidRDefault="00080155" w:rsidP="003D3995">
            <w:pPr>
              <w:ind w:right="288"/>
              <w:rPr>
                <w:rFonts w:ascii="Arial" w:hAnsi="Arial" w:cs="Arial"/>
                <w:sz w:val="20"/>
              </w:rPr>
            </w:pPr>
            <w:r w:rsidRPr="002238AD">
              <w:rPr>
                <w:rFonts w:ascii="Arial" w:hAnsi="Arial" w:cs="Arial"/>
                <w:sz w:val="20"/>
              </w:rPr>
              <w:t>Implement fix for multiple DCM subsets not being handled for findings from previous monitoring visits</w:t>
            </w:r>
          </w:p>
        </w:tc>
        <w:tc>
          <w:tcPr>
            <w:tcW w:w="917" w:type="pct"/>
          </w:tcPr>
          <w:p w14:paraId="6AB706D2" w14:textId="77777777" w:rsidR="00080155" w:rsidRPr="002238AD" w:rsidRDefault="00080155" w:rsidP="00AE119A">
            <w:pPr>
              <w:spacing w:after="40"/>
              <w:ind w:right="288"/>
              <w:jc w:val="both"/>
              <w:rPr>
                <w:rFonts w:ascii="Arial" w:hAnsi="Arial" w:cs="Arial"/>
                <w:sz w:val="20"/>
              </w:rPr>
            </w:pPr>
            <w:r w:rsidRPr="002238AD">
              <w:rPr>
                <w:rFonts w:ascii="Arial" w:hAnsi="Arial" w:cs="Arial"/>
                <w:sz w:val="20"/>
              </w:rPr>
              <w:t>Krupa Rocks</w:t>
            </w:r>
          </w:p>
        </w:tc>
        <w:tc>
          <w:tcPr>
            <w:tcW w:w="839" w:type="pct"/>
          </w:tcPr>
          <w:p w14:paraId="0A8D871A" w14:textId="63E11707" w:rsidR="00080155" w:rsidRPr="002238AD" w:rsidRDefault="00F96254" w:rsidP="00AE119A">
            <w:pPr>
              <w:spacing w:after="40"/>
              <w:ind w:right="288"/>
              <w:jc w:val="both"/>
              <w:rPr>
                <w:rFonts w:ascii="Arial" w:hAnsi="Arial" w:cs="Arial"/>
                <w:sz w:val="20"/>
              </w:rPr>
            </w:pPr>
            <w:r w:rsidRPr="002238AD">
              <w:rPr>
                <w:rFonts w:ascii="Arial" w:hAnsi="Arial" w:cs="Arial"/>
                <w:sz w:val="20"/>
              </w:rPr>
              <w:t>19-Dec-2013</w:t>
            </w:r>
          </w:p>
        </w:tc>
      </w:tr>
      <w:tr w:rsidR="00AE119A" w:rsidRPr="002238AD" w14:paraId="460C89FB" w14:textId="77777777" w:rsidTr="19827412">
        <w:trPr>
          <w:trHeight w:val="646"/>
        </w:trPr>
        <w:tc>
          <w:tcPr>
            <w:tcW w:w="622" w:type="pct"/>
          </w:tcPr>
          <w:p w14:paraId="63B9FB9D" w14:textId="77777777" w:rsidR="00A21E29" w:rsidRPr="002238AD" w:rsidRDefault="00A21E29" w:rsidP="009C29E0">
            <w:pPr>
              <w:spacing w:after="40"/>
              <w:ind w:right="288"/>
              <w:jc w:val="both"/>
              <w:rPr>
                <w:rFonts w:ascii="Arial" w:hAnsi="Arial" w:cs="Arial"/>
                <w:sz w:val="20"/>
              </w:rPr>
            </w:pPr>
            <w:r w:rsidRPr="002238AD">
              <w:rPr>
                <w:rFonts w:ascii="Arial" w:hAnsi="Arial" w:cs="Arial"/>
                <w:sz w:val="20"/>
              </w:rPr>
              <w:t>N</w:t>
            </w:r>
          </w:p>
        </w:tc>
        <w:tc>
          <w:tcPr>
            <w:tcW w:w="2622" w:type="pct"/>
          </w:tcPr>
          <w:p w14:paraId="70F6A740" w14:textId="77777777" w:rsidR="00A21E29" w:rsidRPr="002238AD" w:rsidRDefault="00A21E29" w:rsidP="003D3995">
            <w:pPr>
              <w:ind w:right="288"/>
              <w:rPr>
                <w:rFonts w:ascii="Arial" w:hAnsi="Arial" w:cs="Arial"/>
                <w:sz w:val="20"/>
              </w:rPr>
            </w:pPr>
            <w:r w:rsidRPr="002238AD">
              <w:rPr>
                <w:rFonts w:ascii="Arial" w:hAnsi="Arial" w:cs="Arial"/>
                <w:sz w:val="20"/>
              </w:rPr>
              <w:t xml:space="preserve">Subtract number of deaths from the total </w:t>
            </w:r>
            <w:proofErr w:type="gramStart"/>
            <w:r w:rsidRPr="002238AD">
              <w:rPr>
                <w:rFonts w:ascii="Arial" w:hAnsi="Arial" w:cs="Arial"/>
                <w:sz w:val="20"/>
              </w:rPr>
              <w:t>withdrawals</w:t>
            </w:r>
            <w:proofErr w:type="gramEnd"/>
            <w:r w:rsidRPr="002238AD">
              <w:rPr>
                <w:rFonts w:ascii="Arial" w:hAnsi="Arial" w:cs="Arial"/>
                <w:sz w:val="20"/>
              </w:rPr>
              <w:t xml:space="preserve"> calculation in the Summary section of the Periodic Monitoring Visit Report.</w:t>
            </w:r>
          </w:p>
        </w:tc>
        <w:tc>
          <w:tcPr>
            <w:tcW w:w="917" w:type="pct"/>
          </w:tcPr>
          <w:p w14:paraId="417B2DB3" w14:textId="77777777" w:rsidR="00A21E29" w:rsidRPr="002238AD" w:rsidRDefault="00A21E29" w:rsidP="00AE119A">
            <w:pPr>
              <w:spacing w:after="40"/>
              <w:ind w:right="288"/>
              <w:jc w:val="both"/>
              <w:rPr>
                <w:rFonts w:ascii="Arial" w:hAnsi="Arial" w:cs="Arial"/>
                <w:sz w:val="20"/>
              </w:rPr>
            </w:pPr>
            <w:r w:rsidRPr="002238AD">
              <w:rPr>
                <w:rFonts w:ascii="Arial" w:hAnsi="Arial" w:cs="Arial"/>
                <w:sz w:val="20"/>
              </w:rPr>
              <w:t>Kris Ulstad</w:t>
            </w:r>
          </w:p>
        </w:tc>
        <w:tc>
          <w:tcPr>
            <w:tcW w:w="839" w:type="pct"/>
          </w:tcPr>
          <w:p w14:paraId="2D94F1C9" w14:textId="4D3D52FD" w:rsidR="00A21E29" w:rsidRPr="002238AD" w:rsidRDefault="00F96254" w:rsidP="00AE119A">
            <w:pPr>
              <w:spacing w:after="40"/>
              <w:ind w:right="288"/>
              <w:jc w:val="both"/>
              <w:rPr>
                <w:rFonts w:ascii="Arial" w:hAnsi="Arial" w:cs="Arial"/>
                <w:sz w:val="20"/>
              </w:rPr>
            </w:pPr>
            <w:r w:rsidRPr="002238AD">
              <w:rPr>
                <w:rFonts w:ascii="Arial" w:hAnsi="Arial" w:cs="Arial"/>
                <w:sz w:val="20"/>
              </w:rPr>
              <w:t>7-Feb-2014</w:t>
            </w:r>
          </w:p>
        </w:tc>
      </w:tr>
      <w:tr w:rsidR="00AE119A" w:rsidRPr="002238AD" w14:paraId="4EC4B167" w14:textId="77777777" w:rsidTr="19827412">
        <w:trPr>
          <w:trHeight w:val="646"/>
        </w:trPr>
        <w:tc>
          <w:tcPr>
            <w:tcW w:w="622" w:type="pct"/>
          </w:tcPr>
          <w:p w14:paraId="6A16337B" w14:textId="77777777" w:rsidR="000F2264" w:rsidRPr="002238AD" w:rsidRDefault="00952E59" w:rsidP="009C29E0">
            <w:pPr>
              <w:spacing w:after="40"/>
              <w:ind w:right="288"/>
              <w:jc w:val="both"/>
              <w:rPr>
                <w:rFonts w:ascii="Arial" w:hAnsi="Arial" w:cs="Arial"/>
                <w:sz w:val="20"/>
              </w:rPr>
            </w:pPr>
            <w:r w:rsidRPr="002238AD">
              <w:rPr>
                <w:rFonts w:ascii="Arial" w:hAnsi="Arial" w:cs="Arial"/>
                <w:sz w:val="20"/>
              </w:rPr>
              <w:t>R</w:t>
            </w:r>
          </w:p>
        </w:tc>
        <w:tc>
          <w:tcPr>
            <w:tcW w:w="2622" w:type="pct"/>
          </w:tcPr>
          <w:p w14:paraId="70C1D298" w14:textId="77777777" w:rsidR="000F2264" w:rsidRPr="002238AD" w:rsidRDefault="000F2264" w:rsidP="003D3995">
            <w:pPr>
              <w:ind w:right="288"/>
              <w:rPr>
                <w:rFonts w:ascii="Arial" w:hAnsi="Arial" w:cs="Arial"/>
                <w:sz w:val="20"/>
              </w:rPr>
            </w:pPr>
            <w:r w:rsidRPr="002238AD">
              <w:rPr>
                <w:rFonts w:ascii="Arial" w:hAnsi="Arial" w:cs="Arial"/>
                <w:sz w:val="20"/>
              </w:rPr>
              <w:t xml:space="preserve">Modify visibility condition on Section 8 in </w:t>
            </w:r>
            <w:proofErr w:type="spellStart"/>
            <w:r w:rsidRPr="002238AD">
              <w:rPr>
                <w:rFonts w:ascii="Arial" w:hAnsi="Arial" w:cs="Arial"/>
                <w:sz w:val="20"/>
              </w:rPr>
              <w:t>PeriodicReportCRMDRevC.rdlc</w:t>
            </w:r>
            <w:proofErr w:type="spellEnd"/>
            <w:r w:rsidRPr="002238AD">
              <w:rPr>
                <w:rFonts w:ascii="Arial" w:hAnsi="Arial" w:cs="Arial"/>
                <w:sz w:val="20"/>
              </w:rPr>
              <w:t xml:space="preserve"> to correctly show IRB info.</w:t>
            </w:r>
          </w:p>
        </w:tc>
        <w:tc>
          <w:tcPr>
            <w:tcW w:w="917" w:type="pct"/>
          </w:tcPr>
          <w:p w14:paraId="56B8F40C" w14:textId="77777777" w:rsidR="000F2264" w:rsidRPr="002238AD" w:rsidRDefault="000F2264" w:rsidP="00AE119A">
            <w:pPr>
              <w:spacing w:after="40"/>
              <w:ind w:right="288"/>
              <w:jc w:val="both"/>
              <w:rPr>
                <w:rFonts w:ascii="Arial" w:hAnsi="Arial" w:cs="Arial"/>
                <w:sz w:val="20"/>
              </w:rPr>
            </w:pPr>
            <w:r w:rsidRPr="002238AD">
              <w:rPr>
                <w:rFonts w:ascii="Arial" w:hAnsi="Arial" w:cs="Arial"/>
                <w:sz w:val="20"/>
              </w:rPr>
              <w:t>Kris Ulstad</w:t>
            </w:r>
          </w:p>
        </w:tc>
        <w:tc>
          <w:tcPr>
            <w:tcW w:w="839" w:type="pct"/>
          </w:tcPr>
          <w:p w14:paraId="107760AE" w14:textId="44A59FE2" w:rsidR="000F2264" w:rsidRPr="002238AD" w:rsidRDefault="00F96254" w:rsidP="00AE119A">
            <w:pPr>
              <w:spacing w:after="40"/>
              <w:ind w:right="288"/>
              <w:jc w:val="both"/>
              <w:rPr>
                <w:rFonts w:ascii="Arial" w:hAnsi="Arial" w:cs="Arial"/>
                <w:sz w:val="20"/>
              </w:rPr>
            </w:pPr>
            <w:r w:rsidRPr="002238AD">
              <w:rPr>
                <w:rFonts w:ascii="Arial" w:hAnsi="Arial" w:cs="Arial"/>
                <w:sz w:val="20"/>
              </w:rPr>
              <w:t>24-Mar-2014</w:t>
            </w:r>
          </w:p>
        </w:tc>
      </w:tr>
      <w:tr w:rsidR="00AE119A" w:rsidRPr="002238AD" w14:paraId="2092E5B7" w14:textId="77777777" w:rsidTr="19827412">
        <w:trPr>
          <w:trHeight w:val="458"/>
        </w:trPr>
        <w:tc>
          <w:tcPr>
            <w:tcW w:w="622" w:type="pct"/>
          </w:tcPr>
          <w:p w14:paraId="6AD68D1D" w14:textId="77777777" w:rsidR="009C075E" w:rsidRPr="002238AD" w:rsidRDefault="0073419A" w:rsidP="009C29E0">
            <w:pPr>
              <w:spacing w:after="40"/>
              <w:ind w:right="288"/>
              <w:jc w:val="both"/>
              <w:rPr>
                <w:rFonts w:ascii="Arial" w:hAnsi="Arial" w:cs="Arial"/>
                <w:sz w:val="20"/>
              </w:rPr>
            </w:pPr>
            <w:r w:rsidRPr="002238AD">
              <w:rPr>
                <w:rFonts w:ascii="Arial" w:hAnsi="Arial" w:cs="Arial"/>
                <w:sz w:val="20"/>
              </w:rPr>
              <w:t>T</w:t>
            </w:r>
          </w:p>
        </w:tc>
        <w:tc>
          <w:tcPr>
            <w:tcW w:w="2622" w:type="pct"/>
          </w:tcPr>
          <w:p w14:paraId="43F0836D" w14:textId="77777777" w:rsidR="009C075E" w:rsidRPr="002238AD" w:rsidRDefault="009C075E" w:rsidP="003D3995">
            <w:pPr>
              <w:ind w:right="288"/>
              <w:rPr>
                <w:rFonts w:ascii="Arial" w:hAnsi="Arial" w:cs="Arial"/>
                <w:sz w:val="20"/>
              </w:rPr>
            </w:pPr>
            <w:r w:rsidRPr="002238AD">
              <w:rPr>
                <w:rFonts w:ascii="Arial" w:hAnsi="Arial" w:cs="Arial"/>
                <w:sz w:val="20"/>
              </w:rPr>
              <w:t>Modify IRB Required logic in accordance with new SO changes.</w:t>
            </w:r>
          </w:p>
        </w:tc>
        <w:tc>
          <w:tcPr>
            <w:tcW w:w="917" w:type="pct"/>
          </w:tcPr>
          <w:p w14:paraId="7CEECA08" w14:textId="77777777" w:rsidR="009C075E" w:rsidRPr="002238AD" w:rsidRDefault="009C075E" w:rsidP="00AE119A">
            <w:pPr>
              <w:spacing w:after="40"/>
              <w:ind w:right="288"/>
              <w:jc w:val="both"/>
              <w:rPr>
                <w:rFonts w:ascii="Arial" w:hAnsi="Arial" w:cs="Arial"/>
                <w:sz w:val="20"/>
              </w:rPr>
            </w:pPr>
            <w:r w:rsidRPr="002238AD">
              <w:rPr>
                <w:rFonts w:ascii="Arial" w:hAnsi="Arial" w:cs="Arial"/>
                <w:sz w:val="20"/>
              </w:rPr>
              <w:t>Kris Ulstad</w:t>
            </w:r>
          </w:p>
        </w:tc>
        <w:tc>
          <w:tcPr>
            <w:tcW w:w="839" w:type="pct"/>
          </w:tcPr>
          <w:p w14:paraId="6FC98226" w14:textId="20F37121" w:rsidR="009C075E" w:rsidRPr="002238AD" w:rsidRDefault="00F96254" w:rsidP="00AE119A">
            <w:pPr>
              <w:spacing w:after="40"/>
              <w:ind w:right="288"/>
              <w:jc w:val="both"/>
              <w:rPr>
                <w:rFonts w:ascii="Arial" w:hAnsi="Arial" w:cs="Arial"/>
                <w:sz w:val="20"/>
              </w:rPr>
            </w:pPr>
            <w:r w:rsidRPr="002238AD">
              <w:rPr>
                <w:rFonts w:ascii="Arial" w:hAnsi="Arial" w:cs="Arial"/>
                <w:sz w:val="20"/>
              </w:rPr>
              <w:t>6-May-2014</w:t>
            </w:r>
          </w:p>
        </w:tc>
      </w:tr>
      <w:tr w:rsidR="00AE119A" w:rsidRPr="002238AD" w14:paraId="3DD08F84" w14:textId="77777777" w:rsidTr="19827412">
        <w:trPr>
          <w:trHeight w:val="646"/>
        </w:trPr>
        <w:tc>
          <w:tcPr>
            <w:tcW w:w="622" w:type="pct"/>
          </w:tcPr>
          <w:p w14:paraId="3E836556" w14:textId="77777777" w:rsidR="00E65436" w:rsidRPr="002238AD" w:rsidRDefault="00E65436" w:rsidP="009C29E0">
            <w:pPr>
              <w:spacing w:after="40"/>
              <w:ind w:right="288"/>
              <w:jc w:val="both"/>
              <w:rPr>
                <w:rFonts w:ascii="Arial" w:hAnsi="Arial" w:cs="Arial"/>
                <w:sz w:val="20"/>
              </w:rPr>
            </w:pPr>
            <w:r w:rsidRPr="002238AD">
              <w:rPr>
                <w:rFonts w:ascii="Arial" w:hAnsi="Arial" w:cs="Arial"/>
                <w:sz w:val="20"/>
              </w:rPr>
              <w:t>U</w:t>
            </w:r>
          </w:p>
        </w:tc>
        <w:tc>
          <w:tcPr>
            <w:tcW w:w="2622" w:type="pct"/>
          </w:tcPr>
          <w:p w14:paraId="51D37580" w14:textId="77777777" w:rsidR="00E65436" w:rsidRPr="002238AD" w:rsidRDefault="00E65436" w:rsidP="003D3995">
            <w:pPr>
              <w:ind w:right="288"/>
              <w:rPr>
                <w:rFonts w:ascii="Arial" w:hAnsi="Arial" w:cs="Arial"/>
                <w:sz w:val="20"/>
              </w:rPr>
            </w:pPr>
            <w:r w:rsidRPr="002238AD">
              <w:rPr>
                <w:rFonts w:ascii="Arial" w:hAnsi="Arial" w:cs="Arial"/>
                <w:sz w:val="20"/>
              </w:rPr>
              <w:t>Handle patient transfers in the Unmonitored CRFs Report.</w:t>
            </w:r>
          </w:p>
          <w:p w14:paraId="5D016F89" w14:textId="77777777" w:rsidR="00E65436" w:rsidRPr="002238AD" w:rsidRDefault="00E65436" w:rsidP="003D3995">
            <w:pPr>
              <w:ind w:right="288"/>
              <w:rPr>
                <w:rFonts w:ascii="Arial" w:hAnsi="Arial" w:cs="Arial"/>
                <w:sz w:val="20"/>
              </w:rPr>
            </w:pPr>
            <w:r w:rsidRPr="002238AD">
              <w:rPr>
                <w:rFonts w:ascii="Arial" w:hAnsi="Arial" w:cs="Arial"/>
                <w:sz w:val="20"/>
              </w:rPr>
              <w:t>Modify Activity Details Report to handle large result sets and change to Excel output.</w:t>
            </w:r>
          </w:p>
          <w:p w14:paraId="548EEA5F" w14:textId="77777777" w:rsidR="00E65436" w:rsidRPr="002238AD" w:rsidRDefault="00E65436" w:rsidP="003D3995">
            <w:pPr>
              <w:ind w:right="288"/>
              <w:rPr>
                <w:rFonts w:ascii="Arial" w:hAnsi="Arial" w:cs="Arial"/>
                <w:sz w:val="20"/>
                <w:bdr w:val="single" w:sz="8" w:space="1" w:color="DCDCDC" w:frame="1"/>
                <w:shd w:val="clear" w:color="auto" w:fill="FFFFFF"/>
              </w:rPr>
            </w:pPr>
            <w:r w:rsidRPr="002238AD">
              <w:rPr>
                <w:rFonts w:ascii="Arial" w:hAnsi="Arial" w:cs="Arial"/>
                <w:sz w:val="20"/>
              </w:rPr>
              <w:t>Update security for the Site Monitoring Scheduler module.</w:t>
            </w:r>
          </w:p>
        </w:tc>
        <w:tc>
          <w:tcPr>
            <w:tcW w:w="917" w:type="pct"/>
          </w:tcPr>
          <w:p w14:paraId="09C22A30" w14:textId="77777777" w:rsidR="00E65436" w:rsidRPr="002238AD" w:rsidRDefault="00E65436" w:rsidP="00AE119A">
            <w:pPr>
              <w:spacing w:after="40"/>
              <w:ind w:right="288"/>
              <w:jc w:val="both"/>
              <w:rPr>
                <w:rFonts w:ascii="Arial" w:hAnsi="Arial" w:cs="Arial"/>
                <w:sz w:val="20"/>
              </w:rPr>
            </w:pPr>
            <w:r w:rsidRPr="002238AD">
              <w:rPr>
                <w:rFonts w:ascii="Arial" w:hAnsi="Arial" w:cs="Arial"/>
                <w:sz w:val="20"/>
              </w:rPr>
              <w:t>Kris Ulstad</w:t>
            </w:r>
          </w:p>
        </w:tc>
        <w:tc>
          <w:tcPr>
            <w:tcW w:w="839" w:type="pct"/>
          </w:tcPr>
          <w:p w14:paraId="78D92796" w14:textId="3647B22A" w:rsidR="00E65436" w:rsidRPr="002238AD" w:rsidRDefault="00F96254" w:rsidP="00AE119A">
            <w:pPr>
              <w:spacing w:after="40"/>
              <w:ind w:right="288"/>
              <w:jc w:val="both"/>
              <w:rPr>
                <w:rFonts w:ascii="Arial" w:hAnsi="Arial" w:cs="Arial"/>
                <w:sz w:val="20"/>
              </w:rPr>
            </w:pPr>
            <w:r w:rsidRPr="002238AD">
              <w:rPr>
                <w:rFonts w:ascii="Arial" w:hAnsi="Arial" w:cs="Arial"/>
                <w:sz w:val="20"/>
              </w:rPr>
              <w:t>9-Jul-2014</w:t>
            </w:r>
          </w:p>
        </w:tc>
      </w:tr>
      <w:tr w:rsidR="00AE119A" w:rsidRPr="002238AD" w14:paraId="7293995B" w14:textId="77777777" w:rsidTr="19827412">
        <w:trPr>
          <w:trHeight w:val="413"/>
        </w:trPr>
        <w:tc>
          <w:tcPr>
            <w:tcW w:w="622" w:type="pct"/>
          </w:tcPr>
          <w:p w14:paraId="051E95B2" w14:textId="77777777" w:rsidR="0095661D" w:rsidRPr="002238AD" w:rsidRDefault="0095661D" w:rsidP="009C29E0">
            <w:pPr>
              <w:spacing w:after="40"/>
              <w:ind w:right="288"/>
              <w:jc w:val="both"/>
              <w:rPr>
                <w:rFonts w:ascii="Arial" w:hAnsi="Arial" w:cs="Arial"/>
                <w:sz w:val="20"/>
              </w:rPr>
            </w:pPr>
            <w:r w:rsidRPr="002238AD">
              <w:rPr>
                <w:rFonts w:ascii="Arial" w:hAnsi="Arial" w:cs="Arial"/>
                <w:sz w:val="20"/>
              </w:rPr>
              <w:t>V</w:t>
            </w:r>
          </w:p>
        </w:tc>
        <w:tc>
          <w:tcPr>
            <w:tcW w:w="2622" w:type="pct"/>
          </w:tcPr>
          <w:p w14:paraId="01617FDF" w14:textId="77777777" w:rsidR="0095661D" w:rsidRPr="002238AD" w:rsidRDefault="0095661D" w:rsidP="003D3995">
            <w:pPr>
              <w:ind w:right="288"/>
              <w:rPr>
                <w:rFonts w:ascii="Arial" w:hAnsi="Arial" w:cs="Arial"/>
                <w:sz w:val="20"/>
              </w:rPr>
            </w:pPr>
            <w:r w:rsidRPr="002238AD">
              <w:rPr>
                <w:rFonts w:ascii="Arial" w:hAnsi="Arial" w:cs="Arial"/>
                <w:sz w:val="20"/>
              </w:rPr>
              <w:t>Changes to accommodate Global Monitoring template</w:t>
            </w:r>
          </w:p>
        </w:tc>
        <w:tc>
          <w:tcPr>
            <w:tcW w:w="917" w:type="pct"/>
          </w:tcPr>
          <w:p w14:paraId="147335F4" w14:textId="77777777" w:rsidR="0095661D" w:rsidRPr="002238AD" w:rsidRDefault="0095661D" w:rsidP="00AE119A">
            <w:pPr>
              <w:spacing w:after="40"/>
              <w:ind w:right="288"/>
              <w:jc w:val="both"/>
              <w:rPr>
                <w:rFonts w:ascii="Arial" w:hAnsi="Arial" w:cs="Arial"/>
                <w:sz w:val="20"/>
              </w:rPr>
            </w:pPr>
            <w:r w:rsidRPr="002238AD">
              <w:rPr>
                <w:rFonts w:ascii="Arial" w:hAnsi="Arial" w:cs="Arial"/>
                <w:sz w:val="20"/>
              </w:rPr>
              <w:t>Krupa Rocks</w:t>
            </w:r>
          </w:p>
        </w:tc>
        <w:tc>
          <w:tcPr>
            <w:tcW w:w="839" w:type="pct"/>
          </w:tcPr>
          <w:p w14:paraId="22E97E00" w14:textId="778AD16B" w:rsidR="0095661D" w:rsidRPr="002238AD" w:rsidRDefault="00F96254" w:rsidP="00AE119A">
            <w:pPr>
              <w:spacing w:after="40"/>
              <w:ind w:right="288"/>
              <w:jc w:val="both"/>
              <w:rPr>
                <w:rFonts w:ascii="Arial" w:hAnsi="Arial" w:cs="Arial"/>
                <w:sz w:val="20"/>
              </w:rPr>
            </w:pPr>
            <w:r w:rsidRPr="002238AD">
              <w:rPr>
                <w:rFonts w:ascii="Arial" w:hAnsi="Arial" w:cs="Arial"/>
                <w:sz w:val="20"/>
              </w:rPr>
              <w:t>5-Sep-2014</w:t>
            </w:r>
          </w:p>
        </w:tc>
      </w:tr>
      <w:tr w:rsidR="00AE119A" w:rsidRPr="002238AD" w14:paraId="5FA91F7B" w14:textId="77777777" w:rsidTr="19827412">
        <w:trPr>
          <w:trHeight w:val="278"/>
        </w:trPr>
        <w:tc>
          <w:tcPr>
            <w:tcW w:w="622" w:type="pct"/>
          </w:tcPr>
          <w:p w14:paraId="236F27F7" w14:textId="77777777" w:rsidR="00B4195A" w:rsidRPr="002238AD" w:rsidRDefault="00B4195A" w:rsidP="009C29E0">
            <w:pPr>
              <w:spacing w:after="40"/>
              <w:ind w:right="288"/>
              <w:jc w:val="both"/>
              <w:rPr>
                <w:rFonts w:ascii="Arial" w:hAnsi="Arial" w:cs="Arial"/>
                <w:sz w:val="20"/>
              </w:rPr>
            </w:pPr>
            <w:r w:rsidRPr="002238AD">
              <w:rPr>
                <w:rFonts w:ascii="Arial" w:hAnsi="Arial" w:cs="Arial"/>
                <w:sz w:val="20"/>
              </w:rPr>
              <w:t>W</w:t>
            </w:r>
          </w:p>
        </w:tc>
        <w:tc>
          <w:tcPr>
            <w:tcW w:w="2622" w:type="pct"/>
          </w:tcPr>
          <w:p w14:paraId="7A5D002D" w14:textId="77777777" w:rsidR="00B4195A" w:rsidRPr="002238AD" w:rsidRDefault="00B4195A" w:rsidP="003D3995">
            <w:pPr>
              <w:ind w:right="288"/>
              <w:rPr>
                <w:rFonts w:ascii="Arial" w:hAnsi="Arial" w:cs="Arial"/>
                <w:sz w:val="20"/>
              </w:rPr>
            </w:pPr>
            <w:r w:rsidRPr="002238AD">
              <w:rPr>
                <w:rFonts w:ascii="Arial" w:hAnsi="Arial" w:cs="Arial"/>
                <w:sz w:val="20"/>
              </w:rPr>
              <w:t>Modify Periodic Visit Report to correctly pull FCRA personnel.</w:t>
            </w:r>
          </w:p>
        </w:tc>
        <w:tc>
          <w:tcPr>
            <w:tcW w:w="917" w:type="pct"/>
          </w:tcPr>
          <w:p w14:paraId="5CDCA932" w14:textId="77777777" w:rsidR="00B4195A" w:rsidRPr="002238AD" w:rsidRDefault="00B4195A" w:rsidP="00AE119A">
            <w:pPr>
              <w:spacing w:after="40"/>
              <w:ind w:right="288"/>
              <w:jc w:val="both"/>
              <w:rPr>
                <w:rFonts w:ascii="Arial" w:hAnsi="Arial" w:cs="Arial"/>
                <w:sz w:val="20"/>
              </w:rPr>
            </w:pPr>
            <w:r w:rsidRPr="002238AD">
              <w:rPr>
                <w:rFonts w:ascii="Arial" w:hAnsi="Arial" w:cs="Arial"/>
                <w:sz w:val="20"/>
              </w:rPr>
              <w:t>Kris Ulstad</w:t>
            </w:r>
          </w:p>
        </w:tc>
        <w:tc>
          <w:tcPr>
            <w:tcW w:w="839" w:type="pct"/>
          </w:tcPr>
          <w:p w14:paraId="1853BDE8" w14:textId="2390DFBF" w:rsidR="00B4195A" w:rsidRPr="002238AD" w:rsidRDefault="00F96254" w:rsidP="00AE119A">
            <w:pPr>
              <w:spacing w:after="40"/>
              <w:ind w:right="288"/>
              <w:jc w:val="both"/>
              <w:rPr>
                <w:rFonts w:ascii="Arial" w:hAnsi="Arial" w:cs="Arial"/>
                <w:sz w:val="20"/>
              </w:rPr>
            </w:pPr>
            <w:r w:rsidRPr="002238AD">
              <w:rPr>
                <w:rFonts w:ascii="Arial" w:hAnsi="Arial" w:cs="Arial"/>
                <w:sz w:val="20"/>
              </w:rPr>
              <w:t>17-Sep-2014</w:t>
            </w:r>
          </w:p>
        </w:tc>
      </w:tr>
      <w:tr w:rsidR="00AE119A" w:rsidRPr="002238AD" w14:paraId="2CC55B3D" w14:textId="77777777" w:rsidTr="19827412">
        <w:trPr>
          <w:trHeight w:val="646"/>
        </w:trPr>
        <w:tc>
          <w:tcPr>
            <w:tcW w:w="622" w:type="pct"/>
          </w:tcPr>
          <w:p w14:paraId="7629A658" w14:textId="77777777" w:rsidR="007853AB" w:rsidRPr="002238AD" w:rsidRDefault="00912E1F" w:rsidP="009C29E0">
            <w:pPr>
              <w:spacing w:after="40"/>
              <w:ind w:right="288"/>
              <w:jc w:val="both"/>
              <w:rPr>
                <w:rFonts w:ascii="Arial" w:hAnsi="Arial" w:cs="Arial"/>
                <w:sz w:val="20"/>
              </w:rPr>
            </w:pPr>
            <w:r w:rsidRPr="002238AD">
              <w:rPr>
                <w:rFonts w:ascii="Arial" w:hAnsi="Arial" w:cs="Arial"/>
                <w:sz w:val="20"/>
              </w:rPr>
              <w:t>Y</w:t>
            </w:r>
          </w:p>
        </w:tc>
        <w:tc>
          <w:tcPr>
            <w:tcW w:w="2622" w:type="pct"/>
          </w:tcPr>
          <w:p w14:paraId="36DF770E" w14:textId="77777777" w:rsidR="007853AB" w:rsidRPr="002238AD" w:rsidRDefault="007853AB" w:rsidP="00EC54ED">
            <w:pPr>
              <w:ind w:right="288"/>
              <w:rPr>
                <w:rFonts w:ascii="Arial" w:hAnsi="Arial" w:cs="Arial"/>
                <w:sz w:val="20"/>
              </w:rPr>
            </w:pPr>
            <w:r w:rsidRPr="002238AD">
              <w:rPr>
                <w:rFonts w:ascii="Arial" w:hAnsi="Arial" w:cs="Arial"/>
                <w:sz w:val="20"/>
              </w:rPr>
              <w:t>- Add Site Monitoring Scheduler to the Site Monitoring security structure. Please see attached script.</w:t>
            </w:r>
          </w:p>
          <w:p w14:paraId="35E71BF1" w14:textId="77777777" w:rsidR="007853AB" w:rsidRPr="002238AD" w:rsidRDefault="007853AB" w:rsidP="00EC54ED">
            <w:pPr>
              <w:ind w:right="288"/>
              <w:rPr>
                <w:rFonts w:ascii="Arial" w:hAnsi="Arial" w:cs="Arial"/>
                <w:sz w:val="20"/>
              </w:rPr>
            </w:pPr>
            <w:r w:rsidRPr="002238AD">
              <w:rPr>
                <w:rFonts w:ascii="Arial" w:hAnsi="Arial" w:cs="Arial"/>
                <w:sz w:val="20"/>
              </w:rPr>
              <w:t>- Allow country filter to work independently of study selection.</w:t>
            </w:r>
          </w:p>
          <w:p w14:paraId="7E27CDCE" w14:textId="77777777" w:rsidR="007853AB" w:rsidRPr="002238AD" w:rsidRDefault="007853AB" w:rsidP="00EC54ED">
            <w:pPr>
              <w:ind w:right="288"/>
              <w:rPr>
                <w:rFonts w:ascii="Arial" w:hAnsi="Arial" w:cs="Arial"/>
                <w:sz w:val="20"/>
              </w:rPr>
            </w:pPr>
            <w:r w:rsidRPr="002238AD">
              <w:rPr>
                <w:rFonts w:ascii="Arial" w:hAnsi="Arial" w:cs="Arial"/>
                <w:sz w:val="20"/>
              </w:rPr>
              <w:t>- Add manager filter.</w:t>
            </w:r>
          </w:p>
          <w:p w14:paraId="580F4F32" w14:textId="77777777" w:rsidR="007853AB" w:rsidRPr="002238AD" w:rsidRDefault="007853AB" w:rsidP="00EC54ED">
            <w:pPr>
              <w:ind w:right="288"/>
              <w:rPr>
                <w:rFonts w:ascii="Arial" w:hAnsi="Arial" w:cs="Arial"/>
                <w:sz w:val="20"/>
              </w:rPr>
            </w:pPr>
            <w:r w:rsidRPr="002238AD">
              <w:rPr>
                <w:rFonts w:ascii="Arial" w:hAnsi="Arial" w:cs="Arial"/>
                <w:sz w:val="20"/>
              </w:rPr>
              <w:t>- Add RBM Assessment date to the visit insert/update dialogue.</w:t>
            </w:r>
          </w:p>
          <w:p w14:paraId="5E5E18A3" w14:textId="77777777" w:rsidR="007853AB" w:rsidRPr="002238AD" w:rsidRDefault="007853AB" w:rsidP="00EC54ED">
            <w:pPr>
              <w:ind w:right="288"/>
              <w:rPr>
                <w:rFonts w:ascii="Arial" w:hAnsi="Arial" w:cs="Arial"/>
                <w:sz w:val="20"/>
              </w:rPr>
            </w:pPr>
            <w:r w:rsidRPr="002238AD">
              <w:rPr>
                <w:rFonts w:ascii="Arial" w:hAnsi="Arial" w:cs="Arial"/>
                <w:sz w:val="20"/>
              </w:rPr>
              <w:t>- Add FCRA Mgr. Filter to Activity Details Report.</w:t>
            </w:r>
          </w:p>
          <w:p w14:paraId="5AE41F7F" w14:textId="77777777" w:rsidR="007853AB" w:rsidRPr="002238AD" w:rsidRDefault="007853AB" w:rsidP="00EC54ED">
            <w:pPr>
              <w:ind w:right="288"/>
              <w:rPr>
                <w:rFonts w:ascii="Arial" w:hAnsi="Arial" w:cs="Arial"/>
                <w:sz w:val="20"/>
              </w:rPr>
            </w:pPr>
            <w:r w:rsidRPr="002238AD">
              <w:rPr>
                <w:rFonts w:ascii="Arial" w:hAnsi="Arial" w:cs="Arial"/>
                <w:sz w:val="20"/>
              </w:rPr>
              <w:t>- Add FCRA Mgr. Filter to Activity Metrics Report.</w:t>
            </w:r>
          </w:p>
          <w:p w14:paraId="1CB03F87" w14:textId="3D19005B" w:rsidR="007853AB" w:rsidRPr="002238AD" w:rsidRDefault="007853AB" w:rsidP="00EC54ED">
            <w:pPr>
              <w:ind w:right="288"/>
              <w:rPr>
                <w:rFonts w:ascii="Arial" w:hAnsi="Arial" w:cs="Arial"/>
                <w:sz w:val="20"/>
              </w:rPr>
            </w:pPr>
            <w:r w:rsidRPr="002238AD">
              <w:rPr>
                <w:rFonts w:ascii="Arial" w:hAnsi="Arial" w:cs="Arial"/>
                <w:sz w:val="20"/>
              </w:rPr>
              <w:t>- Add RBM Panel to Periodic Visit Findings module.</w:t>
            </w:r>
          </w:p>
        </w:tc>
        <w:tc>
          <w:tcPr>
            <w:tcW w:w="917" w:type="pct"/>
          </w:tcPr>
          <w:p w14:paraId="3081CED3" w14:textId="77777777" w:rsidR="007853AB" w:rsidRPr="002238AD" w:rsidRDefault="007853AB" w:rsidP="00AE119A">
            <w:pPr>
              <w:spacing w:after="40"/>
              <w:ind w:right="288"/>
              <w:jc w:val="both"/>
              <w:rPr>
                <w:rFonts w:ascii="Arial" w:hAnsi="Arial" w:cs="Arial"/>
                <w:sz w:val="20"/>
              </w:rPr>
            </w:pPr>
            <w:r w:rsidRPr="002238AD">
              <w:rPr>
                <w:rFonts w:ascii="Arial" w:hAnsi="Arial" w:cs="Arial"/>
                <w:sz w:val="20"/>
              </w:rPr>
              <w:t>Kris Ulstad</w:t>
            </w:r>
          </w:p>
        </w:tc>
        <w:tc>
          <w:tcPr>
            <w:tcW w:w="839" w:type="pct"/>
          </w:tcPr>
          <w:p w14:paraId="7EE831A4" w14:textId="07E46F31" w:rsidR="007853AB" w:rsidRPr="002238AD" w:rsidRDefault="00F96254" w:rsidP="00AE119A">
            <w:pPr>
              <w:spacing w:after="40"/>
              <w:ind w:right="288"/>
              <w:jc w:val="both"/>
              <w:rPr>
                <w:rFonts w:ascii="Arial" w:hAnsi="Arial" w:cs="Arial"/>
                <w:sz w:val="20"/>
              </w:rPr>
            </w:pPr>
            <w:r w:rsidRPr="002238AD">
              <w:rPr>
                <w:rFonts w:ascii="Arial" w:hAnsi="Arial" w:cs="Arial"/>
                <w:sz w:val="20"/>
              </w:rPr>
              <w:t>3-Feb-2015</w:t>
            </w:r>
          </w:p>
        </w:tc>
      </w:tr>
      <w:tr w:rsidR="00AE119A" w:rsidRPr="002238AD" w14:paraId="3B24BC2A" w14:textId="77777777" w:rsidTr="19827412">
        <w:trPr>
          <w:trHeight w:val="646"/>
        </w:trPr>
        <w:tc>
          <w:tcPr>
            <w:tcW w:w="622" w:type="pct"/>
          </w:tcPr>
          <w:p w14:paraId="2A49F3FA" w14:textId="77777777" w:rsidR="00DB6922" w:rsidRPr="002238AD" w:rsidRDefault="00DB6922" w:rsidP="009C29E0">
            <w:pPr>
              <w:spacing w:after="40"/>
              <w:ind w:right="288"/>
              <w:jc w:val="both"/>
              <w:rPr>
                <w:rFonts w:ascii="Arial" w:hAnsi="Arial" w:cs="Arial"/>
                <w:sz w:val="20"/>
              </w:rPr>
            </w:pPr>
            <w:r w:rsidRPr="002238AD">
              <w:rPr>
                <w:rFonts w:ascii="Arial" w:hAnsi="Arial" w:cs="Arial"/>
                <w:sz w:val="20"/>
              </w:rPr>
              <w:t>AA</w:t>
            </w:r>
          </w:p>
        </w:tc>
        <w:tc>
          <w:tcPr>
            <w:tcW w:w="2622" w:type="pct"/>
          </w:tcPr>
          <w:p w14:paraId="722175DD" w14:textId="77777777" w:rsidR="00DB6922" w:rsidRPr="002238AD" w:rsidRDefault="00DB6922" w:rsidP="00EC54ED">
            <w:pPr>
              <w:ind w:right="288"/>
              <w:rPr>
                <w:rFonts w:ascii="Arial" w:hAnsi="Arial" w:cs="Arial"/>
                <w:sz w:val="20"/>
              </w:rPr>
            </w:pPr>
            <w:r w:rsidRPr="002238AD">
              <w:rPr>
                <w:rFonts w:ascii="Arial" w:hAnsi="Arial" w:cs="Arial"/>
                <w:sz w:val="20"/>
              </w:rPr>
              <w:t>- Change “Excel Report” to execute the Monitor Visit Letter</w:t>
            </w:r>
          </w:p>
          <w:p w14:paraId="08B39A65" w14:textId="77777777" w:rsidR="00DB6922" w:rsidRPr="002238AD" w:rsidRDefault="00DB6922" w:rsidP="00EC54ED">
            <w:pPr>
              <w:ind w:right="288"/>
              <w:rPr>
                <w:rFonts w:ascii="Arial" w:hAnsi="Arial" w:cs="Arial"/>
                <w:sz w:val="20"/>
              </w:rPr>
            </w:pPr>
            <w:r w:rsidRPr="002238AD">
              <w:rPr>
                <w:rFonts w:ascii="Arial" w:hAnsi="Arial" w:cs="Arial"/>
                <w:sz w:val="20"/>
              </w:rPr>
              <w:t>- Update the default logic for the import of CRFS to be not monitored and update corresponding checkboxes in the UI</w:t>
            </w:r>
          </w:p>
          <w:p w14:paraId="6D36D8F3" w14:textId="77777777" w:rsidR="00DB6922" w:rsidRPr="002238AD" w:rsidRDefault="00DB6922" w:rsidP="00EC54ED">
            <w:pPr>
              <w:ind w:right="288"/>
              <w:rPr>
                <w:rFonts w:ascii="Arial" w:hAnsi="Arial" w:cs="Arial"/>
                <w:sz w:val="20"/>
              </w:rPr>
            </w:pPr>
            <w:r w:rsidRPr="002238AD">
              <w:rPr>
                <w:rFonts w:ascii="Arial" w:hAnsi="Arial" w:cs="Arial"/>
                <w:sz w:val="20"/>
              </w:rPr>
              <w:t>- Remove requirement for Active PI to go to Findings Area</w:t>
            </w:r>
          </w:p>
          <w:p w14:paraId="6C2DCE52" w14:textId="77777777" w:rsidR="00DB6922" w:rsidRPr="002238AD" w:rsidRDefault="00DB6922" w:rsidP="00EC54ED">
            <w:pPr>
              <w:ind w:right="288"/>
              <w:rPr>
                <w:rFonts w:ascii="Arial" w:hAnsi="Arial" w:cs="Arial"/>
                <w:sz w:val="20"/>
              </w:rPr>
            </w:pPr>
            <w:r w:rsidRPr="002238AD">
              <w:rPr>
                <w:rFonts w:ascii="Arial" w:hAnsi="Arial" w:cs="Arial"/>
                <w:sz w:val="20"/>
              </w:rPr>
              <w:t>- Separate Total # Monitored / # Received column on the Monitoring Study Completeness report into two columns</w:t>
            </w:r>
          </w:p>
          <w:p w14:paraId="34511D4C" w14:textId="77777777" w:rsidR="00DB6922" w:rsidRPr="002238AD" w:rsidRDefault="00DB6922" w:rsidP="00EC54ED">
            <w:pPr>
              <w:ind w:right="288"/>
              <w:rPr>
                <w:rFonts w:ascii="Arial" w:hAnsi="Arial" w:cs="Arial"/>
                <w:sz w:val="20"/>
              </w:rPr>
            </w:pPr>
            <w:r w:rsidRPr="002238AD">
              <w:rPr>
                <w:rFonts w:ascii="Arial" w:hAnsi="Arial" w:cs="Arial"/>
                <w:sz w:val="20"/>
              </w:rPr>
              <w:t xml:space="preserve">- Modify periodic visit report to show ‘No Active PI’ </w:t>
            </w:r>
            <w:proofErr w:type="gramStart"/>
            <w:r w:rsidRPr="002238AD">
              <w:rPr>
                <w:rFonts w:ascii="Arial" w:hAnsi="Arial" w:cs="Arial"/>
                <w:sz w:val="20"/>
              </w:rPr>
              <w:t>in the event that</w:t>
            </w:r>
            <w:proofErr w:type="gramEnd"/>
            <w:r w:rsidRPr="002238AD">
              <w:rPr>
                <w:rFonts w:ascii="Arial" w:hAnsi="Arial" w:cs="Arial"/>
                <w:sz w:val="20"/>
              </w:rPr>
              <w:t xml:space="preserve"> there is no active PI</w:t>
            </w:r>
          </w:p>
          <w:p w14:paraId="26DDA9AE" w14:textId="77777777" w:rsidR="00DB6922" w:rsidRPr="002238AD" w:rsidRDefault="00DB6922" w:rsidP="00EC54ED">
            <w:pPr>
              <w:ind w:right="288"/>
              <w:rPr>
                <w:rFonts w:ascii="Arial" w:hAnsi="Arial" w:cs="Arial"/>
                <w:sz w:val="20"/>
              </w:rPr>
            </w:pPr>
            <w:r w:rsidRPr="002238AD">
              <w:rPr>
                <w:rFonts w:ascii="Arial" w:hAnsi="Arial" w:cs="Arial"/>
                <w:sz w:val="20"/>
              </w:rPr>
              <w:t>- Modify Unmonitored CRF report to be able to run with FCRA only (no study/site selected)</w:t>
            </w:r>
          </w:p>
          <w:p w14:paraId="20C32D1D" w14:textId="77777777" w:rsidR="00EA2F53" w:rsidRPr="002238AD" w:rsidRDefault="00EA2F53" w:rsidP="00EC54ED">
            <w:pPr>
              <w:ind w:right="288"/>
              <w:rPr>
                <w:rFonts w:ascii="Arial" w:hAnsi="Arial" w:cs="Arial"/>
                <w:sz w:val="20"/>
              </w:rPr>
            </w:pPr>
            <w:r w:rsidRPr="002238AD">
              <w:rPr>
                <w:rFonts w:ascii="Arial" w:hAnsi="Arial" w:cs="Arial"/>
                <w:sz w:val="20"/>
              </w:rPr>
              <w:t>- Rating changed from ‘High, Med, Low’ to ‘High Risk, Med Risk, Low Risk’ to avoid confusion</w:t>
            </w:r>
            <w:r w:rsidRPr="002238AD">
              <w:rPr>
                <w:rFonts w:ascii="Arial" w:hAnsi="Arial" w:cs="Arial"/>
                <w:sz w:val="20"/>
              </w:rPr>
              <w:br/>
              <w:t>- Ratings reversed to accommodate change to rating verbiage mentioned above.</w:t>
            </w:r>
          </w:p>
          <w:p w14:paraId="7AA66E26" w14:textId="77777777" w:rsidR="00F427C1" w:rsidRPr="002238AD" w:rsidRDefault="00F427C1" w:rsidP="00EC54ED">
            <w:pPr>
              <w:ind w:right="288"/>
              <w:rPr>
                <w:rFonts w:ascii="Arial" w:hAnsi="Arial" w:cs="Arial"/>
                <w:sz w:val="20"/>
              </w:rPr>
            </w:pPr>
            <w:r w:rsidRPr="002238AD">
              <w:rPr>
                <w:rFonts w:ascii="Arial" w:hAnsi="Arial" w:cs="Arial"/>
                <w:sz w:val="20"/>
              </w:rPr>
              <w:lastRenderedPageBreak/>
              <w:t xml:space="preserve">-Disable the current Monitor Visit Letter button if the Periodic </w:t>
            </w:r>
          </w:p>
          <w:p w14:paraId="5DDCA5FC" w14:textId="77777777" w:rsidR="00F427C1" w:rsidRPr="002238AD" w:rsidRDefault="00F427C1" w:rsidP="00EC54ED">
            <w:pPr>
              <w:ind w:right="288"/>
              <w:rPr>
                <w:rFonts w:ascii="Arial" w:hAnsi="Arial" w:cs="Arial"/>
                <w:sz w:val="20"/>
              </w:rPr>
            </w:pPr>
            <w:r w:rsidRPr="002238AD">
              <w:rPr>
                <w:rFonts w:ascii="Arial" w:hAnsi="Arial" w:cs="Arial"/>
                <w:sz w:val="20"/>
              </w:rPr>
              <w:t xml:space="preserve">-Put the Excel Report button back </w:t>
            </w:r>
          </w:p>
          <w:p w14:paraId="74D889E3" w14:textId="77777777" w:rsidR="00F427C1" w:rsidRPr="002238AD" w:rsidRDefault="00F427C1" w:rsidP="00EC54ED">
            <w:pPr>
              <w:ind w:right="288"/>
              <w:rPr>
                <w:rFonts w:ascii="Arial" w:hAnsi="Arial" w:cs="Arial"/>
                <w:sz w:val="20"/>
              </w:rPr>
            </w:pPr>
            <w:r w:rsidRPr="002238AD">
              <w:rPr>
                <w:rFonts w:ascii="Arial" w:hAnsi="Arial" w:cs="Arial"/>
                <w:sz w:val="20"/>
              </w:rPr>
              <w:t>-Create a pop-up window when the 'Monitor Visit Letter' button is selected</w:t>
            </w:r>
          </w:p>
          <w:p w14:paraId="322EC566" w14:textId="77777777" w:rsidR="00F427C1" w:rsidRPr="002238AD" w:rsidRDefault="00F427C1" w:rsidP="00EC54ED">
            <w:pPr>
              <w:ind w:right="288"/>
              <w:rPr>
                <w:rFonts w:ascii="Arial" w:hAnsi="Arial" w:cs="Arial"/>
                <w:sz w:val="20"/>
              </w:rPr>
            </w:pPr>
            <w:r w:rsidRPr="002238AD">
              <w:rPr>
                <w:rFonts w:ascii="Arial" w:hAnsi="Arial" w:cs="Arial"/>
                <w:sz w:val="20"/>
              </w:rPr>
              <w:t>-Fix activity metric/details reports</w:t>
            </w:r>
          </w:p>
        </w:tc>
        <w:tc>
          <w:tcPr>
            <w:tcW w:w="917" w:type="pct"/>
          </w:tcPr>
          <w:p w14:paraId="47579E50" w14:textId="77777777" w:rsidR="00DB6922" w:rsidRPr="002238AD" w:rsidRDefault="00DB6922" w:rsidP="00AE119A">
            <w:pPr>
              <w:spacing w:after="40"/>
              <w:ind w:right="288"/>
              <w:jc w:val="both"/>
              <w:rPr>
                <w:rFonts w:ascii="Arial" w:hAnsi="Arial" w:cs="Arial"/>
                <w:sz w:val="20"/>
              </w:rPr>
            </w:pPr>
            <w:r w:rsidRPr="002238AD">
              <w:rPr>
                <w:rFonts w:ascii="Arial" w:hAnsi="Arial" w:cs="Arial"/>
                <w:sz w:val="20"/>
              </w:rPr>
              <w:lastRenderedPageBreak/>
              <w:t>Rex Strowbridge</w:t>
            </w:r>
          </w:p>
        </w:tc>
        <w:tc>
          <w:tcPr>
            <w:tcW w:w="839" w:type="pct"/>
          </w:tcPr>
          <w:p w14:paraId="07614F1D" w14:textId="12C6ADD9" w:rsidR="00DB6922" w:rsidRPr="002238AD" w:rsidRDefault="00F96254" w:rsidP="00AE119A">
            <w:pPr>
              <w:spacing w:after="40"/>
              <w:ind w:right="288"/>
              <w:jc w:val="both"/>
              <w:rPr>
                <w:rFonts w:ascii="Arial" w:hAnsi="Arial" w:cs="Arial"/>
                <w:sz w:val="20"/>
              </w:rPr>
            </w:pPr>
            <w:r w:rsidRPr="002238AD">
              <w:rPr>
                <w:rFonts w:ascii="Arial" w:hAnsi="Arial" w:cs="Arial"/>
                <w:sz w:val="20"/>
              </w:rPr>
              <w:t>24-Apr-2015</w:t>
            </w:r>
          </w:p>
        </w:tc>
      </w:tr>
      <w:tr w:rsidR="00AE119A" w:rsidRPr="002238AD" w14:paraId="72831056" w14:textId="77777777" w:rsidTr="19827412">
        <w:trPr>
          <w:trHeight w:val="368"/>
        </w:trPr>
        <w:tc>
          <w:tcPr>
            <w:tcW w:w="622" w:type="pct"/>
          </w:tcPr>
          <w:p w14:paraId="0B536CAE" w14:textId="77777777" w:rsidR="00F1219E" w:rsidRPr="002238AD" w:rsidRDefault="00F1219E" w:rsidP="009C29E0">
            <w:pPr>
              <w:spacing w:after="40"/>
              <w:ind w:right="288"/>
              <w:jc w:val="both"/>
              <w:rPr>
                <w:rFonts w:ascii="Arial" w:hAnsi="Arial" w:cs="Arial"/>
                <w:sz w:val="20"/>
              </w:rPr>
            </w:pPr>
            <w:r w:rsidRPr="002238AD">
              <w:rPr>
                <w:rFonts w:ascii="Arial" w:hAnsi="Arial" w:cs="Arial"/>
                <w:sz w:val="20"/>
              </w:rPr>
              <w:t>AB</w:t>
            </w:r>
          </w:p>
        </w:tc>
        <w:tc>
          <w:tcPr>
            <w:tcW w:w="2622" w:type="pct"/>
          </w:tcPr>
          <w:p w14:paraId="1A7D0563" w14:textId="77777777" w:rsidR="00F1219E" w:rsidRPr="002238AD" w:rsidRDefault="00F1219E" w:rsidP="00EC54ED">
            <w:pPr>
              <w:ind w:right="288"/>
              <w:rPr>
                <w:rFonts w:ascii="Arial" w:hAnsi="Arial" w:cs="Arial"/>
                <w:sz w:val="20"/>
              </w:rPr>
            </w:pPr>
            <w:r w:rsidRPr="002238AD">
              <w:rPr>
                <w:rFonts w:ascii="Arial" w:hAnsi="Arial" w:cs="Arial"/>
                <w:sz w:val="20"/>
              </w:rPr>
              <w:t>Update Activity Metrics report to correctly use filters</w:t>
            </w:r>
          </w:p>
        </w:tc>
        <w:tc>
          <w:tcPr>
            <w:tcW w:w="917" w:type="pct"/>
          </w:tcPr>
          <w:p w14:paraId="494466F4" w14:textId="77777777" w:rsidR="00F1219E" w:rsidRPr="002238AD" w:rsidRDefault="00F1219E" w:rsidP="00AE119A">
            <w:pPr>
              <w:spacing w:after="40"/>
              <w:ind w:right="288"/>
              <w:jc w:val="both"/>
              <w:rPr>
                <w:rFonts w:ascii="Arial" w:hAnsi="Arial" w:cs="Arial"/>
                <w:sz w:val="20"/>
              </w:rPr>
            </w:pPr>
            <w:r w:rsidRPr="002238AD">
              <w:rPr>
                <w:rFonts w:ascii="Arial" w:hAnsi="Arial" w:cs="Arial"/>
                <w:sz w:val="20"/>
              </w:rPr>
              <w:t>Rex Strowbridge</w:t>
            </w:r>
          </w:p>
        </w:tc>
        <w:tc>
          <w:tcPr>
            <w:tcW w:w="839" w:type="pct"/>
          </w:tcPr>
          <w:p w14:paraId="602E7D20" w14:textId="6B0814FA" w:rsidR="00F1219E" w:rsidRPr="002238AD" w:rsidRDefault="00F96254" w:rsidP="00AE119A">
            <w:pPr>
              <w:spacing w:after="40"/>
              <w:ind w:right="288"/>
              <w:jc w:val="both"/>
              <w:rPr>
                <w:rFonts w:ascii="Arial" w:hAnsi="Arial" w:cs="Arial"/>
                <w:sz w:val="20"/>
              </w:rPr>
            </w:pPr>
            <w:r w:rsidRPr="002238AD">
              <w:rPr>
                <w:rFonts w:ascii="Arial" w:hAnsi="Arial" w:cs="Arial"/>
                <w:sz w:val="20"/>
              </w:rPr>
              <w:t>9-Nov-2015</w:t>
            </w:r>
          </w:p>
        </w:tc>
      </w:tr>
      <w:tr w:rsidR="00AE119A" w:rsidRPr="002238AD" w14:paraId="407A9609" w14:textId="77777777" w:rsidTr="19827412">
        <w:trPr>
          <w:trHeight w:val="161"/>
        </w:trPr>
        <w:tc>
          <w:tcPr>
            <w:tcW w:w="622" w:type="pct"/>
          </w:tcPr>
          <w:p w14:paraId="291699AC" w14:textId="77777777" w:rsidR="00C261EC" w:rsidRPr="002238AD" w:rsidRDefault="00C261EC" w:rsidP="009C29E0">
            <w:pPr>
              <w:spacing w:after="40"/>
              <w:ind w:right="288"/>
              <w:jc w:val="both"/>
              <w:rPr>
                <w:rFonts w:ascii="Arial" w:hAnsi="Arial" w:cs="Arial"/>
                <w:sz w:val="20"/>
              </w:rPr>
            </w:pPr>
            <w:r w:rsidRPr="002238AD">
              <w:rPr>
                <w:rFonts w:ascii="Arial" w:hAnsi="Arial" w:cs="Arial"/>
                <w:sz w:val="20"/>
              </w:rPr>
              <w:t>AC</w:t>
            </w:r>
          </w:p>
        </w:tc>
        <w:tc>
          <w:tcPr>
            <w:tcW w:w="2622" w:type="pct"/>
          </w:tcPr>
          <w:p w14:paraId="63121AA6" w14:textId="77777777" w:rsidR="00C261EC" w:rsidRPr="002238AD" w:rsidRDefault="00D64347" w:rsidP="00EC54ED">
            <w:pPr>
              <w:ind w:right="288"/>
              <w:rPr>
                <w:rFonts w:ascii="Arial" w:hAnsi="Arial" w:cs="Arial"/>
                <w:sz w:val="20"/>
              </w:rPr>
            </w:pPr>
            <w:r w:rsidRPr="002238AD">
              <w:rPr>
                <w:rFonts w:ascii="Arial" w:hAnsi="Arial" w:cs="Arial"/>
                <w:sz w:val="20"/>
              </w:rPr>
              <w:t>Updates to scheduler module</w:t>
            </w:r>
          </w:p>
        </w:tc>
        <w:tc>
          <w:tcPr>
            <w:tcW w:w="917" w:type="pct"/>
          </w:tcPr>
          <w:p w14:paraId="489530DD" w14:textId="77777777" w:rsidR="00C261EC" w:rsidRPr="002238AD" w:rsidRDefault="00C261EC" w:rsidP="00AE119A">
            <w:pPr>
              <w:spacing w:after="40"/>
              <w:ind w:right="288"/>
              <w:jc w:val="both"/>
              <w:rPr>
                <w:rFonts w:ascii="Arial" w:hAnsi="Arial" w:cs="Arial"/>
                <w:sz w:val="20"/>
              </w:rPr>
            </w:pPr>
            <w:r w:rsidRPr="002238AD">
              <w:rPr>
                <w:rFonts w:ascii="Arial" w:hAnsi="Arial" w:cs="Arial"/>
                <w:sz w:val="20"/>
              </w:rPr>
              <w:t>Marc Noon</w:t>
            </w:r>
          </w:p>
        </w:tc>
        <w:tc>
          <w:tcPr>
            <w:tcW w:w="839" w:type="pct"/>
          </w:tcPr>
          <w:p w14:paraId="1E8070F8" w14:textId="3019AF09" w:rsidR="00C261EC" w:rsidRPr="002238AD" w:rsidRDefault="00F96254" w:rsidP="00AE119A">
            <w:pPr>
              <w:spacing w:after="40"/>
              <w:ind w:right="288"/>
              <w:jc w:val="both"/>
              <w:rPr>
                <w:rFonts w:ascii="Arial" w:hAnsi="Arial" w:cs="Arial"/>
                <w:sz w:val="20"/>
              </w:rPr>
            </w:pPr>
            <w:r w:rsidRPr="002238AD">
              <w:rPr>
                <w:rFonts w:ascii="Arial" w:hAnsi="Arial" w:cs="Arial"/>
                <w:sz w:val="20"/>
              </w:rPr>
              <w:t>9-Dec-2015</w:t>
            </w:r>
          </w:p>
        </w:tc>
      </w:tr>
      <w:tr w:rsidR="00AE119A" w:rsidRPr="002238AD" w14:paraId="42992CB1" w14:textId="77777777" w:rsidTr="19827412">
        <w:trPr>
          <w:trHeight w:val="953"/>
        </w:trPr>
        <w:tc>
          <w:tcPr>
            <w:tcW w:w="622" w:type="pct"/>
          </w:tcPr>
          <w:p w14:paraId="39DABD19" w14:textId="77777777" w:rsidR="00CF1B00" w:rsidRPr="002238AD" w:rsidRDefault="00CF1B00" w:rsidP="009C29E0">
            <w:pPr>
              <w:spacing w:after="40"/>
              <w:ind w:right="288"/>
              <w:jc w:val="both"/>
              <w:rPr>
                <w:rFonts w:ascii="Arial" w:hAnsi="Arial" w:cs="Arial"/>
                <w:sz w:val="20"/>
              </w:rPr>
            </w:pPr>
            <w:r w:rsidRPr="002238AD">
              <w:rPr>
                <w:rFonts w:ascii="Arial" w:hAnsi="Arial" w:cs="Arial"/>
                <w:sz w:val="20"/>
              </w:rPr>
              <w:t xml:space="preserve">AD </w:t>
            </w:r>
          </w:p>
        </w:tc>
        <w:tc>
          <w:tcPr>
            <w:tcW w:w="2622" w:type="pct"/>
          </w:tcPr>
          <w:p w14:paraId="17953C28" w14:textId="77777777" w:rsidR="00CF1B00" w:rsidRPr="002238AD" w:rsidRDefault="00CF1B00" w:rsidP="00EC54ED">
            <w:pPr>
              <w:numPr>
                <w:ilvl w:val="0"/>
                <w:numId w:val="21"/>
              </w:numPr>
              <w:ind w:right="288"/>
              <w:rPr>
                <w:rFonts w:ascii="Arial" w:hAnsi="Arial" w:cs="Arial"/>
                <w:sz w:val="20"/>
              </w:rPr>
            </w:pPr>
            <w:r w:rsidRPr="002238AD">
              <w:rPr>
                <w:rFonts w:ascii="Arial" w:hAnsi="Arial" w:cs="Arial"/>
                <w:sz w:val="20"/>
              </w:rPr>
              <w:t>Update application to make study/site required only for monitoring visits.</w:t>
            </w:r>
          </w:p>
          <w:p w14:paraId="2B96B197" w14:textId="3B78CE0B" w:rsidR="00CF1B00" w:rsidRPr="002238AD" w:rsidRDefault="00CF1B00" w:rsidP="00EC54ED">
            <w:pPr>
              <w:numPr>
                <w:ilvl w:val="0"/>
                <w:numId w:val="21"/>
              </w:numPr>
              <w:ind w:right="288"/>
              <w:rPr>
                <w:rFonts w:ascii="Arial" w:hAnsi="Arial" w:cs="Arial"/>
                <w:sz w:val="20"/>
              </w:rPr>
            </w:pPr>
            <w:r w:rsidRPr="002238AD">
              <w:rPr>
                <w:rFonts w:ascii="Arial" w:hAnsi="Arial" w:cs="Arial"/>
                <w:sz w:val="20"/>
              </w:rPr>
              <w:t xml:space="preserve">Enforce IE 8 (non-compatibility mode) emulation via the </w:t>
            </w:r>
            <w:proofErr w:type="spellStart"/>
            <w:r w:rsidRPr="002238AD">
              <w:rPr>
                <w:rFonts w:ascii="Arial" w:hAnsi="Arial" w:cs="Arial"/>
                <w:sz w:val="20"/>
              </w:rPr>
              <w:t>Web.config</w:t>
            </w:r>
            <w:proofErr w:type="spellEnd"/>
            <w:r w:rsidRPr="002238AD">
              <w:rPr>
                <w:rFonts w:ascii="Arial" w:hAnsi="Arial" w:cs="Arial"/>
                <w:sz w:val="20"/>
              </w:rPr>
              <w:t>.</w:t>
            </w:r>
          </w:p>
        </w:tc>
        <w:tc>
          <w:tcPr>
            <w:tcW w:w="917" w:type="pct"/>
          </w:tcPr>
          <w:p w14:paraId="4F27C599" w14:textId="77777777" w:rsidR="00CF1B00" w:rsidRPr="002238AD" w:rsidRDefault="00CF1B00" w:rsidP="00AE119A">
            <w:pPr>
              <w:spacing w:after="40"/>
              <w:ind w:right="288"/>
              <w:jc w:val="both"/>
              <w:rPr>
                <w:rFonts w:ascii="Arial" w:hAnsi="Arial" w:cs="Arial"/>
                <w:sz w:val="20"/>
              </w:rPr>
            </w:pPr>
            <w:r w:rsidRPr="002238AD">
              <w:rPr>
                <w:rFonts w:ascii="Arial" w:hAnsi="Arial" w:cs="Arial"/>
                <w:sz w:val="20"/>
              </w:rPr>
              <w:t>Kris Ulstad</w:t>
            </w:r>
          </w:p>
        </w:tc>
        <w:tc>
          <w:tcPr>
            <w:tcW w:w="839" w:type="pct"/>
          </w:tcPr>
          <w:p w14:paraId="43D44CF5" w14:textId="645CBB9E" w:rsidR="00CF1B00" w:rsidRPr="002238AD" w:rsidRDefault="00F96254" w:rsidP="00AE119A">
            <w:pPr>
              <w:spacing w:after="40"/>
              <w:ind w:right="288"/>
              <w:jc w:val="both"/>
              <w:rPr>
                <w:rFonts w:ascii="Arial" w:hAnsi="Arial" w:cs="Arial"/>
                <w:sz w:val="20"/>
              </w:rPr>
            </w:pPr>
            <w:r w:rsidRPr="002238AD">
              <w:rPr>
                <w:rFonts w:ascii="Arial" w:hAnsi="Arial" w:cs="Arial"/>
                <w:sz w:val="20"/>
              </w:rPr>
              <w:t>9-Mar-2016</w:t>
            </w:r>
          </w:p>
        </w:tc>
      </w:tr>
      <w:tr w:rsidR="00AE119A" w:rsidRPr="002238AD" w14:paraId="441C9329" w14:textId="77777777" w:rsidTr="19827412">
        <w:trPr>
          <w:trHeight w:val="404"/>
        </w:trPr>
        <w:tc>
          <w:tcPr>
            <w:tcW w:w="622" w:type="pct"/>
          </w:tcPr>
          <w:p w14:paraId="09546C67" w14:textId="77777777" w:rsidR="00CF1B00" w:rsidRPr="002238AD" w:rsidRDefault="00CF1B00" w:rsidP="009C29E0">
            <w:pPr>
              <w:spacing w:after="40"/>
              <w:ind w:right="288"/>
              <w:jc w:val="both"/>
              <w:rPr>
                <w:rFonts w:ascii="Arial" w:hAnsi="Arial" w:cs="Arial"/>
                <w:sz w:val="20"/>
              </w:rPr>
            </w:pPr>
            <w:r w:rsidRPr="002238AD">
              <w:rPr>
                <w:rFonts w:ascii="Arial" w:hAnsi="Arial" w:cs="Arial"/>
                <w:sz w:val="20"/>
              </w:rPr>
              <w:t>AE</w:t>
            </w:r>
          </w:p>
        </w:tc>
        <w:tc>
          <w:tcPr>
            <w:tcW w:w="2622" w:type="pct"/>
          </w:tcPr>
          <w:p w14:paraId="06CF66B1" w14:textId="77777777" w:rsidR="00CF1B00" w:rsidRPr="002238AD" w:rsidRDefault="00CF1B00" w:rsidP="00EC54ED">
            <w:pPr>
              <w:ind w:right="288"/>
              <w:rPr>
                <w:rFonts w:ascii="Arial" w:hAnsi="Arial" w:cs="Arial"/>
                <w:sz w:val="20"/>
              </w:rPr>
            </w:pPr>
            <w:r w:rsidRPr="002238AD">
              <w:rPr>
                <w:rFonts w:ascii="Arial" w:hAnsi="Arial" w:cs="Arial"/>
                <w:sz w:val="20"/>
              </w:rPr>
              <w:t>Re-designed Periodic Visit module and incorporation of Site Initiation and Close-out visits</w:t>
            </w:r>
          </w:p>
        </w:tc>
        <w:tc>
          <w:tcPr>
            <w:tcW w:w="917" w:type="pct"/>
          </w:tcPr>
          <w:p w14:paraId="5DA33B69" w14:textId="77777777" w:rsidR="00CF1B00" w:rsidRPr="002238AD" w:rsidRDefault="00CF1B00" w:rsidP="00AE119A">
            <w:pPr>
              <w:spacing w:after="40"/>
              <w:ind w:right="288"/>
              <w:jc w:val="both"/>
              <w:rPr>
                <w:rFonts w:ascii="Arial" w:hAnsi="Arial" w:cs="Arial"/>
                <w:sz w:val="20"/>
              </w:rPr>
            </w:pPr>
            <w:r w:rsidRPr="002238AD">
              <w:rPr>
                <w:rFonts w:ascii="Arial" w:hAnsi="Arial" w:cs="Arial"/>
                <w:sz w:val="20"/>
              </w:rPr>
              <w:t>Rex Strowbridge</w:t>
            </w:r>
          </w:p>
        </w:tc>
        <w:tc>
          <w:tcPr>
            <w:tcW w:w="839" w:type="pct"/>
          </w:tcPr>
          <w:p w14:paraId="5A2B244D" w14:textId="549683F3" w:rsidR="00CF1B00" w:rsidRPr="002238AD" w:rsidRDefault="00F96254" w:rsidP="00AE119A">
            <w:pPr>
              <w:spacing w:after="40"/>
              <w:ind w:right="288"/>
              <w:jc w:val="both"/>
              <w:rPr>
                <w:rFonts w:ascii="Arial" w:hAnsi="Arial" w:cs="Arial"/>
                <w:sz w:val="20"/>
              </w:rPr>
            </w:pPr>
            <w:r w:rsidRPr="002238AD">
              <w:rPr>
                <w:rFonts w:ascii="Arial" w:hAnsi="Arial" w:cs="Arial"/>
                <w:sz w:val="20"/>
              </w:rPr>
              <w:t>23-Mar-2016</w:t>
            </w:r>
          </w:p>
        </w:tc>
      </w:tr>
      <w:tr w:rsidR="00AE119A" w:rsidRPr="002238AD" w14:paraId="4CE11C6C" w14:textId="77777777" w:rsidTr="19827412">
        <w:trPr>
          <w:trHeight w:val="368"/>
        </w:trPr>
        <w:tc>
          <w:tcPr>
            <w:tcW w:w="622" w:type="pct"/>
          </w:tcPr>
          <w:p w14:paraId="17466909" w14:textId="77777777" w:rsidR="00705B96" w:rsidRPr="002238AD" w:rsidRDefault="00705B96" w:rsidP="009C29E0">
            <w:pPr>
              <w:spacing w:after="40"/>
              <w:ind w:right="288"/>
              <w:jc w:val="both"/>
              <w:rPr>
                <w:rFonts w:ascii="Arial" w:hAnsi="Arial" w:cs="Arial"/>
                <w:sz w:val="20"/>
              </w:rPr>
            </w:pPr>
            <w:r w:rsidRPr="002238AD">
              <w:rPr>
                <w:rFonts w:ascii="Arial" w:hAnsi="Arial" w:cs="Arial"/>
                <w:sz w:val="20"/>
              </w:rPr>
              <w:t>AF</w:t>
            </w:r>
          </w:p>
        </w:tc>
        <w:tc>
          <w:tcPr>
            <w:tcW w:w="2622" w:type="pct"/>
          </w:tcPr>
          <w:p w14:paraId="03382948" w14:textId="77777777" w:rsidR="00705B96" w:rsidRPr="002238AD" w:rsidRDefault="00DF4F31" w:rsidP="00EC54ED">
            <w:pPr>
              <w:ind w:right="288"/>
              <w:rPr>
                <w:rFonts w:ascii="Arial" w:hAnsi="Arial" w:cs="Arial"/>
                <w:sz w:val="20"/>
              </w:rPr>
            </w:pPr>
            <w:r w:rsidRPr="002238AD">
              <w:rPr>
                <w:rFonts w:ascii="Arial" w:hAnsi="Arial" w:cs="Arial"/>
                <w:color w:val="1A1A1A"/>
                <w:sz w:val="20"/>
              </w:rPr>
              <w:t>Hotfix release to address post-go-live problems with the Site Initiation report and time zone formatting.</w:t>
            </w:r>
          </w:p>
        </w:tc>
        <w:tc>
          <w:tcPr>
            <w:tcW w:w="917" w:type="pct"/>
          </w:tcPr>
          <w:p w14:paraId="1C946CAD" w14:textId="77777777" w:rsidR="00705B96" w:rsidRPr="002238AD" w:rsidRDefault="00705B96" w:rsidP="00AE119A">
            <w:pPr>
              <w:spacing w:after="40"/>
              <w:ind w:right="288"/>
              <w:jc w:val="both"/>
              <w:rPr>
                <w:rFonts w:ascii="Arial" w:hAnsi="Arial" w:cs="Arial"/>
                <w:sz w:val="20"/>
              </w:rPr>
            </w:pPr>
            <w:r w:rsidRPr="002238AD">
              <w:rPr>
                <w:rFonts w:ascii="Arial" w:hAnsi="Arial" w:cs="Arial"/>
                <w:sz w:val="20"/>
              </w:rPr>
              <w:t>Rex Strowbridge</w:t>
            </w:r>
          </w:p>
        </w:tc>
        <w:tc>
          <w:tcPr>
            <w:tcW w:w="839" w:type="pct"/>
          </w:tcPr>
          <w:p w14:paraId="0519E133" w14:textId="2D50DC2B" w:rsidR="00705B96" w:rsidRPr="002238AD" w:rsidRDefault="00F96254" w:rsidP="00AE119A">
            <w:pPr>
              <w:spacing w:after="40"/>
              <w:ind w:right="288"/>
              <w:jc w:val="both"/>
              <w:rPr>
                <w:rFonts w:ascii="Arial" w:hAnsi="Arial" w:cs="Arial"/>
                <w:sz w:val="20"/>
              </w:rPr>
            </w:pPr>
            <w:r w:rsidRPr="002238AD">
              <w:rPr>
                <w:rFonts w:ascii="Arial" w:hAnsi="Arial" w:cs="Arial"/>
                <w:sz w:val="20"/>
              </w:rPr>
              <w:t>5-Apr-2016</w:t>
            </w:r>
          </w:p>
        </w:tc>
      </w:tr>
      <w:tr w:rsidR="00AE119A" w:rsidRPr="002238AD" w14:paraId="0997B00B" w14:textId="77777777" w:rsidTr="19827412">
        <w:trPr>
          <w:trHeight w:val="646"/>
        </w:trPr>
        <w:tc>
          <w:tcPr>
            <w:tcW w:w="622" w:type="pct"/>
          </w:tcPr>
          <w:p w14:paraId="730C2C3B" w14:textId="77777777" w:rsidR="00DE39E6" w:rsidRPr="002238AD" w:rsidRDefault="00DE39E6" w:rsidP="009C29E0">
            <w:pPr>
              <w:spacing w:after="40"/>
              <w:ind w:right="288"/>
              <w:jc w:val="both"/>
              <w:rPr>
                <w:rFonts w:ascii="Arial" w:hAnsi="Arial" w:cs="Arial"/>
                <w:sz w:val="20"/>
              </w:rPr>
            </w:pPr>
            <w:r w:rsidRPr="002238AD">
              <w:rPr>
                <w:rFonts w:ascii="Arial" w:hAnsi="Arial" w:cs="Arial"/>
                <w:sz w:val="20"/>
              </w:rPr>
              <w:t>AG</w:t>
            </w:r>
          </w:p>
        </w:tc>
        <w:tc>
          <w:tcPr>
            <w:tcW w:w="2622" w:type="pct"/>
          </w:tcPr>
          <w:p w14:paraId="3509BAD6" w14:textId="77777777" w:rsidR="00DE39E6" w:rsidRPr="002238AD" w:rsidRDefault="00DE39E6" w:rsidP="00EC54ED">
            <w:pPr>
              <w:ind w:right="288"/>
              <w:rPr>
                <w:rFonts w:ascii="Arial" w:hAnsi="Arial" w:cs="Arial"/>
                <w:color w:val="1A1A1A"/>
                <w:sz w:val="20"/>
              </w:rPr>
            </w:pPr>
            <w:r w:rsidRPr="002238AD">
              <w:rPr>
                <w:rFonts w:ascii="Arial" w:hAnsi="Arial" w:cs="Arial"/>
                <w:color w:val="1A1A1A"/>
                <w:sz w:val="20"/>
              </w:rPr>
              <w:t>Hotfix to correct the following:</w:t>
            </w:r>
          </w:p>
          <w:p w14:paraId="515170B1" w14:textId="77777777" w:rsidR="00DE39E6" w:rsidRPr="002238AD" w:rsidRDefault="00DE39E6" w:rsidP="00EC54ED">
            <w:pPr>
              <w:numPr>
                <w:ilvl w:val="0"/>
                <w:numId w:val="22"/>
              </w:numPr>
              <w:ind w:right="288"/>
              <w:rPr>
                <w:rFonts w:ascii="Arial" w:hAnsi="Arial" w:cs="Arial"/>
                <w:color w:val="1A1A1A"/>
                <w:sz w:val="20"/>
              </w:rPr>
            </w:pPr>
            <w:r w:rsidRPr="002238AD">
              <w:rPr>
                <w:rFonts w:ascii="Arial" w:hAnsi="Arial" w:cs="Arial"/>
                <w:color w:val="1A1A1A"/>
                <w:sz w:val="20"/>
              </w:rPr>
              <w:t>Manual CRF findings not displaying correctly on report</w:t>
            </w:r>
          </w:p>
          <w:p w14:paraId="3C5D250C" w14:textId="77777777" w:rsidR="00DE39E6" w:rsidRPr="002238AD" w:rsidRDefault="00DE39E6" w:rsidP="00EC54ED">
            <w:pPr>
              <w:numPr>
                <w:ilvl w:val="0"/>
                <w:numId w:val="22"/>
              </w:numPr>
              <w:ind w:right="288"/>
              <w:rPr>
                <w:rFonts w:ascii="Arial" w:hAnsi="Arial" w:cs="Arial"/>
                <w:color w:val="1A1A1A"/>
                <w:sz w:val="20"/>
              </w:rPr>
            </w:pPr>
            <w:r w:rsidRPr="002238AD">
              <w:rPr>
                <w:rFonts w:ascii="Arial" w:hAnsi="Arial" w:cs="Arial"/>
                <w:color w:val="1A1A1A"/>
                <w:sz w:val="20"/>
              </w:rPr>
              <w:t>Change verbiage on report to match template</w:t>
            </w:r>
          </w:p>
          <w:p w14:paraId="5C6302AB" w14:textId="77777777" w:rsidR="00DE39E6" w:rsidRPr="002238AD" w:rsidRDefault="00DE39E6" w:rsidP="00EC54ED">
            <w:pPr>
              <w:numPr>
                <w:ilvl w:val="0"/>
                <w:numId w:val="22"/>
              </w:numPr>
              <w:ind w:right="288"/>
              <w:rPr>
                <w:rFonts w:ascii="Arial" w:hAnsi="Arial" w:cs="Arial"/>
                <w:color w:val="1A1A1A"/>
                <w:sz w:val="20"/>
              </w:rPr>
            </w:pPr>
            <w:r w:rsidRPr="002238AD">
              <w:rPr>
                <w:rFonts w:ascii="Arial" w:hAnsi="Arial" w:cs="Arial"/>
                <w:color w:val="1A1A1A"/>
                <w:sz w:val="20"/>
              </w:rPr>
              <w:t xml:space="preserve">Correct problem with DCMs </w:t>
            </w:r>
            <w:proofErr w:type="gramStart"/>
            <w:r w:rsidRPr="002238AD">
              <w:rPr>
                <w:rFonts w:ascii="Arial" w:hAnsi="Arial" w:cs="Arial"/>
                <w:color w:val="1A1A1A"/>
                <w:sz w:val="20"/>
              </w:rPr>
              <w:t xml:space="preserve">not </w:t>
            </w:r>
            <w:r w:rsidR="000A3F0A" w:rsidRPr="002238AD">
              <w:rPr>
                <w:rFonts w:ascii="Arial" w:hAnsi="Arial" w:cs="Arial"/>
                <w:color w:val="1A1A1A"/>
                <w:sz w:val="20"/>
              </w:rPr>
              <w:t>displays</w:t>
            </w:r>
            <w:proofErr w:type="gramEnd"/>
            <w:r w:rsidRPr="002238AD">
              <w:rPr>
                <w:rFonts w:ascii="Arial" w:hAnsi="Arial" w:cs="Arial"/>
                <w:color w:val="1A1A1A"/>
                <w:sz w:val="20"/>
              </w:rPr>
              <w:t xml:space="preserve"> correctly for RDC studies</w:t>
            </w:r>
          </w:p>
        </w:tc>
        <w:tc>
          <w:tcPr>
            <w:tcW w:w="917" w:type="pct"/>
          </w:tcPr>
          <w:p w14:paraId="5D6A34A2" w14:textId="77777777" w:rsidR="00DE39E6" w:rsidRPr="002238AD" w:rsidRDefault="00DE39E6" w:rsidP="00AE119A">
            <w:pPr>
              <w:spacing w:after="40"/>
              <w:ind w:right="288"/>
              <w:jc w:val="both"/>
              <w:rPr>
                <w:rFonts w:ascii="Arial" w:hAnsi="Arial" w:cs="Arial"/>
                <w:sz w:val="20"/>
              </w:rPr>
            </w:pPr>
            <w:r w:rsidRPr="002238AD">
              <w:rPr>
                <w:rFonts w:ascii="Arial" w:hAnsi="Arial" w:cs="Arial"/>
                <w:sz w:val="20"/>
              </w:rPr>
              <w:t>Rex Strowbridge</w:t>
            </w:r>
          </w:p>
        </w:tc>
        <w:tc>
          <w:tcPr>
            <w:tcW w:w="839" w:type="pct"/>
          </w:tcPr>
          <w:p w14:paraId="4E7214E0" w14:textId="121B1DC3" w:rsidR="00DE39E6" w:rsidRPr="002238AD" w:rsidRDefault="00F96254" w:rsidP="00AE119A">
            <w:pPr>
              <w:spacing w:after="40"/>
              <w:ind w:right="288"/>
              <w:jc w:val="both"/>
              <w:rPr>
                <w:rFonts w:ascii="Arial" w:hAnsi="Arial" w:cs="Arial"/>
                <w:sz w:val="20"/>
              </w:rPr>
            </w:pPr>
            <w:r w:rsidRPr="002238AD">
              <w:rPr>
                <w:rFonts w:ascii="Arial" w:hAnsi="Arial" w:cs="Arial"/>
                <w:sz w:val="20"/>
              </w:rPr>
              <w:t>26-Apr-2016</w:t>
            </w:r>
          </w:p>
        </w:tc>
      </w:tr>
      <w:tr w:rsidR="00AE119A" w:rsidRPr="002238AD" w14:paraId="2A92A3F7" w14:textId="77777777" w:rsidTr="19827412">
        <w:trPr>
          <w:trHeight w:val="646"/>
        </w:trPr>
        <w:tc>
          <w:tcPr>
            <w:tcW w:w="622" w:type="pct"/>
          </w:tcPr>
          <w:p w14:paraId="1B49413B" w14:textId="77777777" w:rsidR="00977DEC" w:rsidRPr="002238AD" w:rsidRDefault="00977DEC" w:rsidP="009C29E0">
            <w:pPr>
              <w:spacing w:after="40"/>
              <w:ind w:right="288"/>
              <w:jc w:val="both"/>
              <w:rPr>
                <w:rFonts w:ascii="Arial" w:hAnsi="Arial" w:cs="Arial"/>
                <w:sz w:val="20"/>
              </w:rPr>
            </w:pPr>
            <w:r w:rsidRPr="002238AD">
              <w:rPr>
                <w:rFonts w:ascii="Arial" w:hAnsi="Arial" w:cs="Arial"/>
                <w:sz w:val="20"/>
              </w:rPr>
              <w:t>AH</w:t>
            </w:r>
          </w:p>
        </w:tc>
        <w:tc>
          <w:tcPr>
            <w:tcW w:w="2622" w:type="pct"/>
          </w:tcPr>
          <w:p w14:paraId="645846DA" w14:textId="77777777" w:rsidR="00977DEC" w:rsidRPr="002238AD" w:rsidRDefault="00977DEC" w:rsidP="00EC54ED">
            <w:pPr>
              <w:ind w:right="288"/>
              <w:rPr>
                <w:rFonts w:ascii="Arial" w:hAnsi="Arial" w:cs="Arial"/>
                <w:color w:val="1A1A1A"/>
                <w:sz w:val="20"/>
              </w:rPr>
            </w:pPr>
            <w:r w:rsidRPr="002238AD">
              <w:rPr>
                <w:rFonts w:ascii="Arial" w:hAnsi="Arial" w:cs="Arial"/>
                <w:color w:val="1A1A1A"/>
                <w:sz w:val="20"/>
              </w:rPr>
              <w:t>Hotfix to correct the following:</w:t>
            </w:r>
          </w:p>
          <w:p w14:paraId="29A311E8" w14:textId="77777777" w:rsidR="00977DEC" w:rsidRPr="002238AD" w:rsidRDefault="00977DEC" w:rsidP="00EC54ED">
            <w:pPr>
              <w:numPr>
                <w:ilvl w:val="0"/>
                <w:numId w:val="22"/>
              </w:numPr>
              <w:ind w:right="288"/>
              <w:rPr>
                <w:rFonts w:ascii="Arial" w:hAnsi="Arial" w:cs="Arial"/>
                <w:color w:val="1A1A1A"/>
                <w:sz w:val="20"/>
              </w:rPr>
            </w:pPr>
            <w:r w:rsidRPr="002238AD">
              <w:rPr>
                <w:rFonts w:ascii="Arial" w:hAnsi="Arial" w:cs="Arial"/>
                <w:color w:val="1A1A1A"/>
                <w:sz w:val="20"/>
              </w:rPr>
              <w:t>Incorrect numbering of sections on the closeout report.</w:t>
            </w:r>
          </w:p>
          <w:p w14:paraId="6FF2BCA8" w14:textId="77777777" w:rsidR="00977DEC" w:rsidRPr="002238AD" w:rsidRDefault="00977DEC" w:rsidP="00EC54ED">
            <w:pPr>
              <w:numPr>
                <w:ilvl w:val="0"/>
                <w:numId w:val="22"/>
              </w:numPr>
              <w:ind w:right="288"/>
              <w:rPr>
                <w:rFonts w:ascii="Arial" w:hAnsi="Arial" w:cs="Arial"/>
                <w:color w:val="1A1A1A"/>
                <w:sz w:val="20"/>
              </w:rPr>
            </w:pPr>
            <w:r w:rsidRPr="002238AD">
              <w:rPr>
                <w:rFonts w:ascii="Arial" w:hAnsi="Arial" w:cs="Arial"/>
                <w:color w:val="1A1A1A"/>
                <w:sz w:val="20"/>
              </w:rPr>
              <w:t>More than 10 items can now be displayed correctly on the Consent Forms screen</w:t>
            </w:r>
          </w:p>
          <w:p w14:paraId="4E3C6EE5" w14:textId="77777777" w:rsidR="00977DEC" w:rsidRPr="002238AD" w:rsidRDefault="00977DEC" w:rsidP="00EC54ED">
            <w:pPr>
              <w:numPr>
                <w:ilvl w:val="0"/>
                <w:numId w:val="22"/>
              </w:numPr>
              <w:ind w:right="288"/>
              <w:rPr>
                <w:rFonts w:ascii="Arial" w:hAnsi="Arial" w:cs="Arial"/>
                <w:color w:val="1A1A1A"/>
                <w:sz w:val="20"/>
              </w:rPr>
            </w:pPr>
            <w:r w:rsidRPr="002238AD">
              <w:rPr>
                <w:rFonts w:ascii="Arial" w:hAnsi="Arial" w:cs="Arial"/>
                <w:color w:val="1A1A1A"/>
                <w:sz w:val="20"/>
              </w:rPr>
              <w:t>The delete button has been enabled for consent forms.</w:t>
            </w:r>
          </w:p>
        </w:tc>
        <w:tc>
          <w:tcPr>
            <w:tcW w:w="917" w:type="pct"/>
          </w:tcPr>
          <w:p w14:paraId="7F771663" w14:textId="77777777" w:rsidR="00977DEC" w:rsidRPr="002238AD" w:rsidRDefault="00977DEC" w:rsidP="00AE119A">
            <w:pPr>
              <w:spacing w:after="40"/>
              <w:ind w:right="288"/>
              <w:jc w:val="both"/>
              <w:rPr>
                <w:rFonts w:ascii="Arial" w:hAnsi="Arial" w:cs="Arial"/>
                <w:sz w:val="20"/>
              </w:rPr>
            </w:pPr>
            <w:r w:rsidRPr="002238AD">
              <w:rPr>
                <w:rFonts w:ascii="Arial" w:hAnsi="Arial" w:cs="Arial"/>
                <w:sz w:val="20"/>
              </w:rPr>
              <w:t>Rex</w:t>
            </w:r>
          </w:p>
          <w:p w14:paraId="16A2D3F2" w14:textId="77777777" w:rsidR="00977DEC" w:rsidRPr="002238AD" w:rsidRDefault="00977DEC" w:rsidP="00AE119A">
            <w:pPr>
              <w:spacing w:after="40"/>
              <w:ind w:right="288"/>
              <w:jc w:val="both"/>
              <w:rPr>
                <w:rFonts w:ascii="Arial" w:hAnsi="Arial" w:cs="Arial"/>
                <w:sz w:val="20"/>
              </w:rPr>
            </w:pPr>
            <w:r w:rsidRPr="002238AD">
              <w:rPr>
                <w:rFonts w:ascii="Arial" w:hAnsi="Arial" w:cs="Arial"/>
                <w:sz w:val="20"/>
              </w:rPr>
              <w:t>Strowbridge</w:t>
            </w:r>
          </w:p>
        </w:tc>
        <w:tc>
          <w:tcPr>
            <w:tcW w:w="839" w:type="pct"/>
          </w:tcPr>
          <w:p w14:paraId="7FA9A7AD" w14:textId="355187E6" w:rsidR="00977DEC" w:rsidRPr="002238AD" w:rsidRDefault="00F96254" w:rsidP="00AE119A">
            <w:pPr>
              <w:spacing w:after="40"/>
              <w:ind w:right="288"/>
              <w:jc w:val="both"/>
              <w:rPr>
                <w:rFonts w:ascii="Arial" w:hAnsi="Arial" w:cs="Arial"/>
                <w:sz w:val="20"/>
              </w:rPr>
            </w:pPr>
            <w:r w:rsidRPr="002238AD">
              <w:rPr>
                <w:rFonts w:ascii="Arial" w:hAnsi="Arial" w:cs="Arial"/>
                <w:sz w:val="20"/>
              </w:rPr>
              <w:t>5-May-2016</w:t>
            </w:r>
          </w:p>
        </w:tc>
      </w:tr>
      <w:tr w:rsidR="00AE119A" w:rsidRPr="002238AD" w14:paraId="4D1F4FE3" w14:textId="77777777" w:rsidTr="19827412">
        <w:trPr>
          <w:trHeight w:val="646"/>
        </w:trPr>
        <w:tc>
          <w:tcPr>
            <w:tcW w:w="622" w:type="pct"/>
          </w:tcPr>
          <w:p w14:paraId="56A907FB" w14:textId="77777777" w:rsidR="009075F0" w:rsidRPr="002238AD" w:rsidRDefault="009075F0" w:rsidP="009C29E0">
            <w:pPr>
              <w:spacing w:after="40"/>
              <w:ind w:right="288"/>
              <w:jc w:val="both"/>
              <w:rPr>
                <w:rFonts w:ascii="Arial" w:hAnsi="Arial" w:cs="Arial"/>
                <w:sz w:val="20"/>
              </w:rPr>
            </w:pPr>
            <w:r w:rsidRPr="002238AD">
              <w:rPr>
                <w:rFonts w:ascii="Arial" w:hAnsi="Arial" w:cs="Arial"/>
                <w:sz w:val="20"/>
              </w:rPr>
              <w:t>AI</w:t>
            </w:r>
          </w:p>
        </w:tc>
        <w:tc>
          <w:tcPr>
            <w:tcW w:w="2622" w:type="pct"/>
          </w:tcPr>
          <w:p w14:paraId="2DA40C70" w14:textId="77777777" w:rsidR="009075F0" w:rsidRPr="002238AD" w:rsidRDefault="009075F0" w:rsidP="00EC54ED">
            <w:pPr>
              <w:numPr>
                <w:ilvl w:val="0"/>
                <w:numId w:val="23"/>
              </w:numPr>
              <w:ind w:right="288"/>
              <w:rPr>
                <w:rFonts w:ascii="Arial" w:hAnsi="Arial" w:cs="Arial"/>
                <w:color w:val="1A1A1A"/>
                <w:sz w:val="20"/>
              </w:rPr>
            </w:pPr>
            <w:r w:rsidRPr="002238AD">
              <w:rPr>
                <w:rFonts w:ascii="Arial" w:hAnsi="Arial" w:cs="Arial"/>
                <w:color w:val="1A1A1A"/>
                <w:sz w:val="20"/>
              </w:rPr>
              <w:t>Remove InfoPath options from the ‘Enter Visit Data’ screens</w:t>
            </w:r>
          </w:p>
          <w:p w14:paraId="097DFFE1" w14:textId="77777777" w:rsidR="009075F0" w:rsidRPr="002238AD" w:rsidRDefault="009075F0" w:rsidP="00EC54ED">
            <w:pPr>
              <w:ind w:right="288"/>
              <w:rPr>
                <w:rFonts w:ascii="Arial" w:hAnsi="Arial" w:cs="Arial"/>
                <w:color w:val="1A1A1A"/>
                <w:sz w:val="20"/>
              </w:rPr>
            </w:pPr>
            <w:r w:rsidRPr="002238AD">
              <w:rPr>
                <w:rFonts w:ascii="Arial" w:hAnsi="Arial" w:cs="Arial"/>
                <w:color w:val="1A1A1A"/>
                <w:sz w:val="20"/>
              </w:rPr>
              <w:t xml:space="preserve">Hotfix: correct a date issue on the </w:t>
            </w:r>
            <w:r w:rsidR="000A3F0A" w:rsidRPr="002238AD">
              <w:rPr>
                <w:rFonts w:ascii="Arial" w:hAnsi="Arial" w:cs="Arial"/>
                <w:color w:val="1A1A1A"/>
                <w:sz w:val="20"/>
              </w:rPr>
              <w:t>finding’s</w:t>
            </w:r>
            <w:r w:rsidRPr="002238AD">
              <w:rPr>
                <w:rFonts w:ascii="Arial" w:hAnsi="Arial" w:cs="Arial"/>
                <w:color w:val="1A1A1A"/>
                <w:sz w:val="20"/>
              </w:rPr>
              <w:t xml:space="preserve"> checklist screen </w:t>
            </w:r>
          </w:p>
        </w:tc>
        <w:tc>
          <w:tcPr>
            <w:tcW w:w="917" w:type="pct"/>
          </w:tcPr>
          <w:p w14:paraId="41CE1063" w14:textId="77777777" w:rsidR="009075F0" w:rsidRPr="002238AD" w:rsidRDefault="009075F0" w:rsidP="00AE119A">
            <w:pPr>
              <w:spacing w:after="40"/>
              <w:ind w:right="288"/>
              <w:jc w:val="both"/>
              <w:rPr>
                <w:rFonts w:ascii="Arial" w:hAnsi="Arial" w:cs="Arial"/>
                <w:sz w:val="20"/>
              </w:rPr>
            </w:pPr>
            <w:r w:rsidRPr="002238AD">
              <w:rPr>
                <w:rFonts w:ascii="Arial" w:hAnsi="Arial" w:cs="Arial"/>
                <w:sz w:val="20"/>
              </w:rPr>
              <w:t>Rex Strowbridge</w:t>
            </w:r>
          </w:p>
        </w:tc>
        <w:tc>
          <w:tcPr>
            <w:tcW w:w="839" w:type="pct"/>
          </w:tcPr>
          <w:p w14:paraId="195781E8" w14:textId="13D75607" w:rsidR="009075F0" w:rsidRPr="002238AD" w:rsidRDefault="00F96254" w:rsidP="00AE119A">
            <w:pPr>
              <w:spacing w:after="40"/>
              <w:ind w:right="288"/>
              <w:jc w:val="both"/>
              <w:rPr>
                <w:rFonts w:ascii="Arial" w:hAnsi="Arial" w:cs="Arial"/>
                <w:sz w:val="20"/>
              </w:rPr>
            </w:pPr>
            <w:r w:rsidRPr="002238AD">
              <w:rPr>
                <w:rFonts w:ascii="Arial" w:hAnsi="Arial" w:cs="Arial"/>
                <w:sz w:val="20"/>
              </w:rPr>
              <w:t>8-Aug-2016</w:t>
            </w:r>
          </w:p>
        </w:tc>
      </w:tr>
      <w:tr w:rsidR="00AE119A" w:rsidRPr="002238AD" w14:paraId="193BEB1A" w14:textId="77777777" w:rsidTr="19827412">
        <w:trPr>
          <w:trHeight w:val="646"/>
        </w:trPr>
        <w:tc>
          <w:tcPr>
            <w:tcW w:w="622" w:type="pct"/>
          </w:tcPr>
          <w:p w14:paraId="4548908E" w14:textId="77777777" w:rsidR="00211D4F" w:rsidRPr="002238AD" w:rsidRDefault="00211D4F" w:rsidP="009C29E0">
            <w:pPr>
              <w:spacing w:after="40"/>
              <w:ind w:right="288"/>
              <w:jc w:val="both"/>
              <w:rPr>
                <w:rFonts w:ascii="Arial" w:hAnsi="Arial" w:cs="Arial"/>
                <w:sz w:val="20"/>
              </w:rPr>
            </w:pPr>
            <w:r w:rsidRPr="002238AD">
              <w:rPr>
                <w:rFonts w:ascii="Arial" w:hAnsi="Arial" w:cs="Arial"/>
                <w:sz w:val="20"/>
              </w:rPr>
              <w:t>AJ</w:t>
            </w:r>
          </w:p>
        </w:tc>
        <w:tc>
          <w:tcPr>
            <w:tcW w:w="2622" w:type="pct"/>
          </w:tcPr>
          <w:p w14:paraId="0BDE704E" w14:textId="77777777" w:rsidR="00422FFA" w:rsidRPr="002238AD" w:rsidRDefault="00422FFA" w:rsidP="00EC54ED">
            <w:pPr>
              <w:numPr>
                <w:ilvl w:val="0"/>
                <w:numId w:val="24"/>
              </w:numPr>
              <w:ind w:right="288"/>
              <w:rPr>
                <w:rFonts w:ascii="Arial" w:hAnsi="Arial" w:cs="Arial"/>
                <w:color w:val="1A1A1A"/>
                <w:sz w:val="20"/>
              </w:rPr>
            </w:pPr>
            <w:r w:rsidRPr="002238AD">
              <w:rPr>
                <w:rFonts w:ascii="Arial" w:hAnsi="Arial" w:cs="Arial"/>
                <w:color w:val="1A1A1A"/>
                <w:sz w:val="20"/>
              </w:rPr>
              <w:t>Added new Findings Maintenance module.</w:t>
            </w:r>
          </w:p>
          <w:p w14:paraId="6F871635" w14:textId="77777777" w:rsidR="00422FFA" w:rsidRPr="002238AD" w:rsidRDefault="00422FFA" w:rsidP="00EC54ED">
            <w:pPr>
              <w:numPr>
                <w:ilvl w:val="0"/>
                <w:numId w:val="24"/>
              </w:numPr>
              <w:ind w:right="288"/>
              <w:rPr>
                <w:rFonts w:ascii="Arial" w:hAnsi="Arial" w:cs="Arial"/>
                <w:color w:val="1A1A1A"/>
                <w:sz w:val="20"/>
              </w:rPr>
            </w:pPr>
            <w:r w:rsidRPr="002238AD">
              <w:rPr>
                <w:rFonts w:ascii="Arial" w:hAnsi="Arial" w:cs="Arial"/>
                <w:color w:val="1A1A1A"/>
                <w:sz w:val="20"/>
              </w:rPr>
              <w:t>Added logic to allow for ‘Interim’ Findings within SMA</w:t>
            </w:r>
          </w:p>
          <w:p w14:paraId="2C6BE019" w14:textId="77777777" w:rsidR="00211D4F" w:rsidRPr="002238AD" w:rsidRDefault="00422FFA" w:rsidP="00EC54ED">
            <w:pPr>
              <w:ind w:right="288"/>
              <w:rPr>
                <w:rFonts w:ascii="Arial" w:hAnsi="Arial" w:cs="Arial"/>
                <w:color w:val="1A1A1A"/>
                <w:sz w:val="20"/>
              </w:rPr>
            </w:pPr>
            <w:r w:rsidRPr="002238AD">
              <w:rPr>
                <w:rFonts w:ascii="Arial" w:hAnsi="Arial" w:cs="Arial"/>
                <w:color w:val="1A1A1A"/>
                <w:sz w:val="20"/>
              </w:rPr>
              <w:t>Updated reports and queries to compensate for new module and ‘Interim’ Findings</w:t>
            </w:r>
          </w:p>
        </w:tc>
        <w:tc>
          <w:tcPr>
            <w:tcW w:w="917" w:type="pct"/>
          </w:tcPr>
          <w:p w14:paraId="4180E7D6" w14:textId="3F5C8500" w:rsidR="00211D4F" w:rsidRPr="002238AD" w:rsidRDefault="00422FFA" w:rsidP="00EC54ED">
            <w:pPr>
              <w:spacing w:after="40"/>
              <w:ind w:right="288"/>
              <w:rPr>
                <w:rFonts w:ascii="Arial" w:hAnsi="Arial" w:cs="Arial"/>
                <w:sz w:val="20"/>
              </w:rPr>
            </w:pPr>
            <w:r w:rsidRPr="002238AD">
              <w:rPr>
                <w:rFonts w:ascii="Arial" w:hAnsi="Arial" w:cs="Arial"/>
                <w:sz w:val="20"/>
              </w:rPr>
              <w:t>Scott</w:t>
            </w:r>
            <w:r w:rsidR="0008512E">
              <w:rPr>
                <w:rFonts w:ascii="Arial" w:hAnsi="Arial" w:cs="Arial"/>
                <w:sz w:val="20"/>
              </w:rPr>
              <w:t xml:space="preserve"> </w:t>
            </w:r>
            <w:r w:rsidRPr="002238AD">
              <w:rPr>
                <w:rFonts w:ascii="Arial" w:hAnsi="Arial" w:cs="Arial"/>
                <w:sz w:val="20"/>
              </w:rPr>
              <w:t>Dernley</w:t>
            </w:r>
            <w:r w:rsidR="00D66BB9">
              <w:rPr>
                <w:rFonts w:ascii="Arial" w:hAnsi="Arial" w:cs="Arial"/>
                <w:sz w:val="20"/>
              </w:rPr>
              <w:t>,</w:t>
            </w:r>
            <w:r w:rsidRPr="002238AD">
              <w:rPr>
                <w:rFonts w:ascii="Arial" w:hAnsi="Arial" w:cs="Arial"/>
                <w:sz w:val="20"/>
              </w:rPr>
              <w:br/>
              <w:t>Rex Strowbridge</w:t>
            </w:r>
          </w:p>
        </w:tc>
        <w:tc>
          <w:tcPr>
            <w:tcW w:w="839" w:type="pct"/>
          </w:tcPr>
          <w:p w14:paraId="094AE4E5" w14:textId="470C0B5B" w:rsidR="00211D4F" w:rsidRPr="002238AD" w:rsidRDefault="00F96254" w:rsidP="00AE119A">
            <w:pPr>
              <w:spacing w:after="40"/>
              <w:ind w:right="288"/>
              <w:jc w:val="both"/>
              <w:rPr>
                <w:rFonts w:ascii="Arial" w:hAnsi="Arial" w:cs="Arial"/>
                <w:sz w:val="20"/>
              </w:rPr>
            </w:pPr>
            <w:r w:rsidRPr="002238AD">
              <w:rPr>
                <w:rFonts w:ascii="Arial" w:hAnsi="Arial" w:cs="Arial"/>
                <w:sz w:val="20"/>
              </w:rPr>
              <w:t>14-Nov-2016</w:t>
            </w:r>
          </w:p>
        </w:tc>
      </w:tr>
      <w:tr w:rsidR="00AE119A" w:rsidRPr="002238AD" w14:paraId="3D45E398" w14:textId="77777777" w:rsidTr="19827412">
        <w:trPr>
          <w:trHeight w:val="646"/>
        </w:trPr>
        <w:tc>
          <w:tcPr>
            <w:tcW w:w="622" w:type="pct"/>
          </w:tcPr>
          <w:p w14:paraId="2AB709FB" w14:textId="77777777" w:rsidR="00E07058" w:rsidRPr="002238AD" w:rsidRDefault="00E07058" w:rsidP="009C29E0">
            <w:pPr>
              <w:spacing w:after="40"/>
              <w:ind w:right="288"/>
              <w:jc w:val="both"/>
              <w:rPr>
                <w:rFonts w:ascii="Arial" w:hAnsi="Arial" w:cs="Arial"/>
                <w:sz w:val="20"/>
              </w:rPr>
            </w:pPr>
            <w:r w:rsidRPr="002238AD">
              <w:rPr>
                <w:rFonts w:ascii="Arial" w:hAnsi="Arial" w:cs="Arial"/>
                <w:sz w:val="20"/>
              </w:rPr>
              <w:t>A</w:t>
            </w:r>
            <w:r w:rsidR="00042BB8" w:rsidRPr="002238AD">
              <w:rPr>
                <w:rFonts w:ascii="Arial" w:hAnsi="Arial" w:cs="Arial"/>
                <w:sz w:val="20"/>
              </w:rPr>
              <w:t>K</w:t>
            </w:r>
          </w:p>
        </w:tc>
        <w:tc>
          <w:tcPr>
            <w:tcW w:w="2622" w:type="pct"/>
          </w:tcPr>
          <w:p w14:paraId="4B06AB3D" w14:textId="77777777" w:rsidR="00E07058" w:rsidRPr="002238AD" w:rsidRDefault="00E07058" w:rsidP="00EC54ED">
            <w:pPr>
              <w:numPr>
                <w:ilvl w:val="0"/>
                <w:numId w:val="25"/>
              </w:numPr>
              <w:ind w:right="288"/>
              <w:rPr>
                <w:rFonts w:ascii="Arial" w:hAnsi="Arial" w:cs="Arial"/>
                <w:color w:val="1A1A1A"/>
                <w:sz w:val="20"/>
              </w:rPr>
            </w:pPr>
            <w:bookmarkStart w:id="2" w:name="OLE_LINK1"/>
            <w:bookmarkStart w:id="3" w:name="OLE_LINK2"/>
            <w:r w:rsidRPr="002238AD">
              <w:rPr>
                <w:rFonts w:ascii="Arial" w:hAnsi="Arial" w:cs="Arial"/>
                <w:color w:val="1A1A1A"/>
                <w:sz w:val="20"/>
              </w:rPr>
              <w:t>Hotfix to add %VERIFY% where clause to Monitoring Completeness report</w:t>
            </w:r>
          </w:p>
          <w:p w14:paraId="59E420D2" w14:textId="77777777" w:rsidR="00E07058" w:rsidRPr="002238AD" w:rsidRDefault="00E07058" w:rsidP="00EC54ED">
            <w:pPr>
              <w:numPr>
                <w:ilvl w:val="0"/>
                <w:numId w:val="25"/>
              </w:numPr>
              <w:ind w:right="288"/>
              <w:rPr>
                <w:rFonts w:ascii="Arial" w:hAnsi="Arial" w:cs="Arial"/>
                <w:color w:val="1A1A1A"/>
                <w:sz w:val="20"/>
              </w:rPr>
            </w:pPr>
            <w:r w:rsidRPr="002238AD">
              <w:rPr>
                <w:rFonts w:ascii="Arial" w:hAnsi="Arial" w:cs="Arial"/>
                <w:color w:val="1A1A1A"/>
                <w:sz w:val="20"/>
              </w:rPr>
              <w:t>Hotfix to add %VERIFY% where clause to deleting section of syncing process</w:t>
            </w:r>
          </w:p>
          <w:p w14:paraId="1FCBF414" w14:textId="77777777" w:rsidR="00E07058" w:rsidRPr="002238AD" w:rsidRDefault="00E07058" w:rsidP="00EC54ED">
            <w:pPr>
              <w:numPr>
                <w:ilvl w:val="0"/>
                <w:numId w:val="25"/>
              </w:numPr>
              <w:ind w:right="288"/>
              <w:rPr>
                <w:rFonts w:ascii="Arial" w:hAnsi="Arial" w:cs="Arial"/>
                <w:color w:val="1A1A1A"/>
                <w:sz w:val="20"/>
              </w:rPr>
            </w:pPr>
            <w:r w:rsidRPr="002238AD">
              <w:rPr>
                <w:rFonts w:ascii="Arial" w:hAnsi="Arial" w:cs="Arial"/>
                <w:color w:val="1A1A1A"/>
                <w:sz w:val="20"/>
              </w:rPr>
              <w:t xml:space="preserve">Visual Styles updated to </w:t>
            </w:r>
            <w:r w:rsidR="000A04E0" w:rsidRPr="002238AD">
              <w:rPr>
                <w:rFonts w:ascii="Arial" w:hAnsi="Arial" w:cs="Arial"/>
                <w:color w:val="1A1A1A"/>
                <w:sz w:val="20"/>
              </w:rPr>
              <w:t>Abbott</w:t>
            </w:r>
            <w:r w:rsidRPr="002238AD">
              <w:rPr>
                <w:rFonts w:ascii="Arial" w:hAnsi="Arial" w:cs="Arial"/>
                <w:color w:val="1A1A1A"/>
                <w:sz w:val="20"/>
              </w:rPr>
              <w:t xml:space="preserve"> Branding guide</w:t>
            </w:r>
            <w:bookmarkEnd w:id="2"/>
            <w:bookmarkEnd w:id="3"/>
          </w:p>
        </w:tc>
        <w:tc>
          <w:tcPr>
            <w:tcW w:w="917" w:type="pct"/>
          </w:tcPr>
          <w:p w14:paraId="6E5F6A4C" w14:textId="2276AA35" w:rsidR="00E07058" w:rsidRPr="002238AD" w:rsidRDefault="00E07058" w:rsidP="00EC54ED">
            <w:pPr>
              <w:spacing w:after="40"/>
              <w:ind w:right="288"/>
              <w:rPr>
                <w:rFonts w:ascii="Arial" w:hAnsi="Arial" w:cs="Arial"/>
                <w:sz w:val="20"/>
              </w:rPr>
            </w:pPr>
            <w:r w:rsidRPr="002238AD">
              <w:rPr>
                <w:rFonts w:ascii="Arial" w:hAnsi="Arial" w:cs="Arial"/>
                <w:sz w:val="20"/>
              </w:rPr>
              <w:t xml:space="preserve">Rex </w:t>
            </w:r>
            <w:r w:rsidR="0008512E">
              <w:rPr>
                <w:rFonts w:ascii="Arial" w:hAnsi="Arial" w:cs="Arial"/>
                <w:sz w:val="20"/>
              </w:rPr>
              <w:t>S</w:t>
            </w:r>
            <w:r w:rsidRPr="002238AD">
              <w:rPr>
                <w:rFonts w:ascii="Arial" w:hAnsi="Arial" w:cs="Arial"/>
                <w:sz w:val="20"/>
              </w:rPr>
              <w:t>trowbridge, Kris Ulstad</w:t>
            </w:r>
          </w:p>
        </w:tc>
        <w:tc>
          <w:tcPr>
            <w:tcW w:w="839" w:type="pct"/>
          </w:tcPr>
          <w:p w14:paraId="5D7DC6F1" w14:textId="341C8078" w:rsidR="00E07058" w:rsidRPr="002238AD" w:rsidRDefault="00F96254" w:rsidP="00AE119A">
            <w:pPr>
              <w:spacing w:after="40"/>
              <w:ind w:right="288"/>
              <w:jc w:val="both"/>
              <w:rPr>
                <w:rFonts w:ascii="Arial" w:hAnsi="Arial" w:cs="Arial"/>
                <w:sz w:val="20"/>
              </w:rPr>
            </w:pPr>
            <w:r w:rsidRPr="002238AD">
              <w:rPr>
                <w:rFonts w:ascii="Arial" w:hAnsi="Arial" w:cs="Arial"/>
                <w:sz w:val="20"/>
              </w:rPr>
              <w:t>14-Feb-2017</w:t>
            </w:r>
          </w:p>
        </w:tc>
      </w:tr>
      <w:tr w:rsidR="00AE119A" w:rsidRPr="002238AD" w14:paraId="6FE87CD3" w14:textId="77777777" w:rsidTr="19827412">
        <w:trPr>
          <w:trHeight w:val="422"/>
        </w:trPr>
        <w:tc>
          <w:tcPr>
            <w:tcW w:w="622" w:type="pct"/>
          </w:tcPr>
          <w:p w14:paraId="3D39021B" w14:textId="77777777" w:rsidR="00095FA5" w:rsidRPr="002238AD" w:rsidRDefault="00095FA5" w:rsidP="009C29E0">
            <w:pPr>
              <w:spacing w:after="40"/>
              <w:ind w:right="288"/>
              <w:jc w:val="both"/>
              <w:rPr>
                <w:rFonts w:ascii="Arial" w:hAnsi="Arial" w:cs="Arial"/>
                <w:sz w:val="20"/>
              </w:rPr>
            </w:pPr>
            <w:r w:rsidRPr="002238AD">
              <w:rPr>
                <w:rFonts w:ascii="Arial" w:hAnsi="Arial" w:cs="Arial"/>
                <w:sz w:val="20"/>
              </w:rPr>
              <w:t>AL</w:t>
            </w:r>
          </w:p>
        </w:tc>
        <w:tc>
          <w:tcPr>
            <w:tcW w:w="2622" w:type="pct"/>
          </w:tcPr>
          <w:p w14:paraId="4F128F03" w14:textId="77777777" w:rsidR="00095FA5" w:rsidRPr="002238AD" w:rsidRDefault="00095FA5" w:rsidP="00EC54ED">
            <w:pPr>
              <w:numPr>
                <w:ilvl w:val="0"/>
                <w:numId w:val="25"/>
              </w:numPr>
              <w:ind w:right="288"/>
              <w:rPr>
                <w:rFonts w:ascii="Arial" w:hAnsi="Arial" w:cs="Arial"/>
                <w:color w:val="1A1A1A"/>
                <w:sz w:val="20"/>
              </w:rPr>
            </w:pPr>
            <w:r w:rsidRPr="002238AD">
              <w:rPr>
                <w:rFonts w:ascii="Arial" w:hAnsi="Arial" w:cs="Arial"/>
                <w:color w:val="1A1A1A"/>
                <w:sz w:val="20"/>
              </w:rPr>
              <w:t>Update to reconcile findings during the import procedure</w:t>
            </w:r>
          </w:p>
        </w:tc>
        <w:tc>
          <w:tcPr>
            <w:tcW w:w="917" w:type="pct"/>
          </w:tcPr>
          <w:p w14:paraId="160551B1" w14:textId="77777777" w:rsidR="00095FA5" w:rsidRPr="002238AD" w:rsidRDefault="00095FA5" w:rsidP="00AE119A">
            <w:pPr>
              <w:spacing w:after="40"/>
              <w:ind w:right="288"/>
              <w:jc w:val="both"/>
              <w:rPr>
                <w:rFonts w:ascii="Arial" w:hAnsi="Arial" w:cs="Arial"/>
                <w:sz w:val="20"/>
              </w:rPr>
            </w:pPr>
            <w:r w:rsidRPr="002238AD">
              <w:rPr>
                <w:rFonts w:ascii="Arial" w:hAnsi="Arial" w:cs="Arial"/>
                <w:sz w:val="20"/>
              </w:rPr>
              <w:t>Rex Strowbridge</w:t>
            </w:r>
          </w:p>
        </w:tc>
        <w:tc>
          <w:tcPr>
            <w:tcW w:w="839" w:type="pct"/>
          </w:tcPr>
          <w:p w14:paraId="651BA07B" w14:textId="44795056" w:rsidR="00095FA5" w:rsidRPr="002238AD" w:rsidRDefault="00F96254" w:rsidP="00AE119A">
            <w:pPr>
              <w:spacing w:after="40"/>
              <w:ind w:right="288"/>
              <w:jc w:val="both"/>
              <w:rPr>
                <w:rFonts w:ascii="Arial" w:hAnsi="Arial" w:cs="Arial"/>
                <w:sz w:val="20"/>
              </w:rPr>
            </w:pPr>
            <w:r w:rsidRPr="002238AD">
              <w:rPr>
                <w:rFonts w:ascii="Arial" w:hAnsi="Arial" w:cs="Arial"/>
                <w:sz w:val="20"/>
              </w:rPr>
              <w:t>03-Apr-2017</w:t>
            </w:r>
          </w:p>
        </w:tc>
      </w:tr>
      <w:tr w:rsidR="00AE119A" w:rsidRPr="002238AD" w14:paraId="49A80FDD" w14:textId="77777777" w:rsidTr="19827412">
        <w:trPr>
          <w:trHeight w:val="646"/>
        </w:trPr>
        <w:tc>
          <w:tcPr>
            <w:tcW w:w="622" w:type="pct"/>
          </w:tcPr>
          <w:p w14:paraId="4509AB4E" w14:textId="77777777" w:rsidR="005244BC" w:rsidRPr="002238AD" w:rsidRDefault="005244BC" w:rsidP="009C29E0">
            <w:pPr>
              <w:spacing w:after="40"/>
              <w:ind w:right="288"/>
              <w:jc w:val="both"/>
              <w:rPr>
                <w:rFonts w:ascii="Arial" w:hAnsi="Arial" w:cs="Arial"/>
                <w:sz w:val="20"/>
              </w:rPr>
            </w:pPr>
            <w:r w:rsidRPr="002238AD">
              <w:rPr>
                <w:rFonts w:ascii="Arial" w:hAnsi="Arial" w:cs="Arial"/>
                <w:sz w:val="20"/>
              </w:rPr>
              <w:t>AM</w:t>
            </w:r>
          </w:p>
        </w:tc>
        <w:tc>
          <w:tcPr>
            <w:tcW w:w="2622" w:type="pct"/>
          </w:tcPr>
          <w:p w14:paraId="1EFDA488" w14:textId="77777777" w:rsidR="005244BC" w:rsidRPr="002238AD" w:rsidRDefault="005244BC" w:rsidP="00EC54ED">
            <w:pPr>
              <w:numPr>
                <w:ilvl w:val="0"/>
                <w:numId w:val="25"/>
              </w:numPr>
              <w:ind w:right="288"/>
              <w:rPr>
                <w:rFonts w:ascii="Arial" w:hAnsi="Arial" w:cs="Arial"/>
                <w:color w:val="1A1A1A"/>
                <w:sz w:val="20"/>
              </w:rPr>
            </w:pPr>
            <w:r w:rsidRPr="002238AD">
              <w:rPr>
                <w:rFonts w:ascii="Arial" w:hAnsi="Arial" w:cs="Arial"/>
                <w:color w:val="1A1A1A"/>
                <w:sz w:val="20"/>
              </w:rPr>
              <w:t>Added fix to scheduler to prevent users from changing a visits type once the visit has been scheduled.</w:t>
            </w:r>
          </w:p>
          <w:p w14:paraId="039DBD0B" w14:textId="77777777" w:rsidR="005244BC" w:rsidRPr="002238AD" w:rsidRDefault="005244BC" w:rsidP="00EC54ED">
            <w:pPr>
              <w:numPr>
                <w:ilvl w:val="0"/>
                <w:numId w:val="25"/>
              </w:numPr>
              <w:ind w:right="288"/>
              <w:rPr>
                <w:rFonts w:ascii="Arial" w:hAnsi="Arial" w:cs="Arial"/>
                <w:color w:val="1A1A1A"/>
                <w:sz w:val="20"/>
              </w:rPr>
            </w:pPr>
            <w:r w:rsidRPr="002238AD">
              <w:rPr>
                <w:rFonts w:ascii="Arial" w:hAnsi="Arial" w:cs="Arial"/>
                <w:color w:val="1A1A1A"/>
                <w:sz w:val="20"/>
              </w:rPr>
              <w:t>Adjusted SMTP connection strings through Site Monitoring 1 and Site Monitoring Scheduler to reflect the most current SMTP server (dc2smtp.sjm.com)</w:t>
            </w:r>
          </w:p>
          <w:p w14:paraId="5569F4FC" w14:textId="77777777" w:rsidR="005244BC" w:rsidRPr="002238AD" w:rsidRDefault="005244BC" w:rsidP="00EC54ED">
            <w:pPr>
              <w:numPr>
                <w:ilvl w:val="0"/>
                <w:numId w:val="25"/>
              </w:numPr>
              <w:ind w:right="288"/>
              <w:rPr>
                <w:rFonts w:ascii="Arial" w:hAnsi="Arial" w:cs="Arial"/>
                <w:color w:val="1A1A1A"/>
                <w:sz w:val="20"/>
              </w:rPr>
            </w:pPr>
            <w:r w:rsidRPr="002238AD">
              <w:rPr>
                <w:rFonts w:ascii="Arial" w:hAnsi="Arial" w:cs="Arial"/>
                <w:color w:val="1A1A1A"/>
                <w:sz w:val="20"/>
              </w:rPr>
              <w:lastRenderedPageBreak/>
              <w:t>Added new import logic to check to see if a study should import batch loaded CRFs and do so upon import</w:t>
            </w:r>
          </w:p>
          <w:p w14:paraId="5CE844E8" w14:textId="77777777" w:rsidR="005244BC" w:rsidRPr="002238AD" w:rsidRDefault="005244BC" w:rsidP="00EC54ED">
            <w:pPr>
              <w:numPr>
                <w:ilvl w:val="0"/>
                <w:numId w:val="25"/>
              </w:numPr>
              <w:ind w:right="288"/>
              <w:rPr>
                <w:rFonts w:ascii="Arial" w:hAnsi="Arial" w:cs="Arial"/>
                <w:color w:val="1A1A1A"/>
                <w:sz w:val="20"/>
              </w:rPr>
            </w:pPr>
            <w:r w:rsidRPr="002238AD">
              <w:rPr>
                <w:rFonts w:ascii="Arial" w:hAnsi="Arial" w:cs="Arial"/>
                <w:color w:val="1A1A1A"/>
                <w:sz w:val="20"/>
              </w:rPr>
              <w:t>Added bug fix to import process to ensure interim findings are being imported between visits.</w:t>
            </w:r>
          </w:p>
        </w:tc>
        <w:tc>
          <w:tcPr>
            <w:tcW w:w="917" w:type="pct"/>
          </w:tcPr>
          <w:p w14:paraId="55A85E8F" w14:textId="77777777" w:rsidR="005244BC" w:rsidRPr="002238AD" w:rsidRDefault="005244BC" w:rsidP="00AE119A">
            <w:pPr>
              <w:spacing w:after="40"/>
              <w:ind w:right="288"/>
              <w:jc w:val="both"/>
              <w:rPr>
                <w:rFonts w:ascii="Arial" w:hAnsi="Arial" w:cs="Arial"/>
                <w:sz w:val="20"/>
              </w:rPr>
            </w:pPr>
            <w:r w:rsidRPr="002238AD">
              <w:rPr>
                <w:rFonts w:ascii="Arial" w:hAnsi="Arial" w:cs="Arial"/>
                <w:sz w:val="20"/>
              </w:rPr>
              <w:lastRenderedPageBreak/>
              <w:t>Rex Strowbridge,</w:t>
            </w:r>
          </w:p>
          <w:p w14:paraId="37406B77" w14:textId="77777777" w:rsidR="005244BC" w:rsidRPr="002238AD" w:rsidRDefault="005244BC" w:rsidP="00AE119A">
            <w:pPr>
              <w:spacing w:after="40"/>
              <w:ind w:right="288"/>
              <w:jc w:val="both"/>
              <w:rPr>
                <w:rFonts w:ascii="Arial" w:hAnsi="Arial" w:cs="Arial"/>
                <w:sz w:val="20"/>
              </w:rPr>
            </w:pPr>
            <w:r w:rsidRPr="002238AD">
              <w:rPr>
                <w:rFonts w:ascii="Arial" w:hAnsi="Arial" w:cs="Arial"/>
                <w:sz w:val="20"/>
              </w:rPr>
              <w:t>Kris Ulstad</w:t>
            </w:r>
          </w:p>
        </w:tc>
        <w:tc>
          <w:tcPr>
            <w:tcW w:w="839" w:type="pct"/>
          </w:tcPr>
          <w:p w14:paraId="3D679410" w14:textId="7D0BDDC9" w:rsidR="005244BC" w:rsidRPr="002238AD" w:rsidRDefault="00F96254" w:rsidP="00AE119A">
            <w:pPr>
              <w:spacing w:after="40"/>
              <w:ind w:right="288"/>
              <w:jc w:val="both"/>
              <w:rPr>
                <w:rFonts w:ascii="Arial" w:hAnsi="Arial" w:cs="Arial"/>
                <w:sz w:val="20"/>
              </w:rPr>
            </w:pPr>
            <w:r w:rsidRPr="002238AD">
              <w:rPr>
                <w:rFonts w:ascii="Arial" w:hAnsi="Arial" w:cs="Arial"/>
                <w:sz w:val="20"/>
              </w:rPr>
              <w:t>23-May-2017</w:t>
            </w:r>
          </w:p>
        </w:tc>
      </w:tr>
      <w:tr w:rsidR="00AE119A" w:rsidRPr="002238AD" w14:paraId="77E0F180" w14:textId="77777777" w:rsidTr="19827412">
        <w:trPr>
          <w:trHeight w:val="646"/>
        </w:trPr>
        <w:tc>
          <w:tcPr>
            <w:tcW w:w="622" w:type="pct"/>
          </w:tcPr>
          <w:p w14:paraId="4F757A42" w14:textId="77777777" w:rsidR="00863142" w:rsidRPr="002238AD" w:rsidRDefault="00863142" w:rsidP="009C29E0">
            <w:pPr>
              <w:spacing w:after="40"/>
              <w:ind w:right="288"/>
              <w:jc w:val="both"/>
              <w:rPr>
                <w:rFonts w:ascii="Arial" w:hAnsi="Arial" w:cs="Arial"/>
                <w:sz w:val="20"/>
              </w:rPr>
            </w:pPr>
            <w:r w:rsidRPr="002238AD">
              <w:rPr>
                <w:rFonts w:ascii="Arial" w:hAnsi="Arial" w:cs="Arial"/>
                <w:sz w:val="20"/>
              </w:rPr>
              <w:t>AN</w:t>
            </w:r>
          </w:p>
        </w:tc>
        <w:tc>
          <w:tcPr>
            <w:tcW w:w="2622" w:type="pct"/>
          </w:tcPr>
          <w:p w14:paraId="68E0222C" w14:textId="77777777" w:rsidR="00CB374D" w:rsidRPr="002238AD" w:rsidRDefault="00863142" w:rsidP="00EC54ED">
            <w:pPr>
              <w:numPr>
                <w:ilvl w:val="0"/>
                <w:numId w:val="25"/>
              </w:numPr>
              <w:ind w:right="288"/>
              <w:rPr>
                <w:rFonts w:ascii="Arial" w:hAnsi="Arial" w:cs="Arial"/>
                <w:color w:val="1A1A1A"/>
                <w:sz w:val="20"/>
              </w:rPr>
            </w:pPr>
            <w:r w:rsidRPr="002238AD">
              <w:rPr>
                <w:rFonts w:ascii="Arial" w:hAnsi="Arial" w:cs="Arial"/>
                <w:color w:val="1A1A1A"/>
                <w:sz w:val="20"/>
              </w:rPr>
              <w:t>Electronic signature capability</w:t>
            </w:r>
          </w:p>
          <w:p w14:paraId="798BD6E9" w14:textId="77777777" w:rsidR="00863142" w:rsidRPr="002238AD" w:rsidRDefault="00863142" w:rsidP="00EC54ED">
            <w:pPr>
              <w:numPr>
                <w:ilvl w:val="0"/>
                <w:numId w:val="25"/>
              </w:numPr>
              <w:ind w:right="288"/>
              <w:rPr>
                <w:rFonts w:ascii="Arial" w:hAnsi="Arial" w:cs="Arial"/>
                <w:color w:val="1A1A1A"/>
                <w:sz w:val="20"/>
              </w:rPr>
            </w:pPr>
            <w:r w:rsidRPr="002238AD">
              <w:rPr>
                <w:rFonts w:ascii="Arial" w:hAnsi="Arial" w:cs="Arial"/>
                <w:color w:val="1A1A1A"/>
                <w:sz w:val="20"/>
              </w:rPr>
              <w:t>blocking of scheduling monitoring visits more than 60 days past first enrollment</w:t>
            </w:r>
            <w:r w:rsidR="007143EA" w:rsidRPr="002238AD">
              <w:rPr>
                <w:rFonts w:ascii="Arial" w:hAnsi="Arial" w:cs="Arial"/>
                <w:color w:val="1A1A1A"/>
                <w:sz w:val="20"/>
              </w:rPr>
              <w:t>, re-design visit templates and questions modules.</w:t>
            </w:r>
          </w:p>
          <w:p w14:paraId="04C09C30" w14:textId="77777777" w:rsidR="00CB374D" w:rsidRPr="002238AD" w:rsidRDefault="00CB374D" w:rsidP="00EC54ED">
            <w:pPr>
              <w:numPr>
                <w:ilvl w:val="0"/>
                <w:numId w:val="25"/>
              </w:numPr>
              <w:ind w:right="288"/>
              <w:rPr>
                <w:rFonts w:ascii="Arial" w:hAnsi="Arial" w:cs="Arial"/>
                <w:color w:val="1A1A1A"/>
                <w:sz w:val="20"/>
              </w:rPr>
            </w:pPr>
            <w:r w:rsidRPr="002238AD">
              <w:rPr>
                <w:rFonts w:ascii="Arial" w:hAnsi="Arial" w:cs="Arial"/>
                <w:color w:val="1A1A1A"/>
                <w:sz w:val="20"/>
              </w:rPr>
              <w:t>Questions and Templates screens migrated to new codebase and visual format.</w:t>
            </w:r>
          </w:p>
        </w:tc>
        <w:tc>
          <w:tcPr>
            <w:tcW w:w="917" w:type="pct"/>
          </w:tcPr>
          <w:p w14:paraId="6C349482" w14:textId="77777777" w:rsidR="00863142" w:rsidRPr="002238AD" w:rsidRDefault="00DB5D1B" w:rsidP="00AE119A">
            <w:pPr>
              <w:spacing w:after="40"/>
              <w:ind w:right="288"/>
              <w:rPr>
                <w:rFonts w:ascii="Arial" w:hAnsi="Arial" w:cs="Arial"/>
                <w:sz w:val="20"/>
                <w:lang w:val="nl-BE"/>
              </w:rPr>
            </w:pPr>
            <w:r w:rsidRPr="002238AD">
              <w:rPr>
                <w:rFonts w:ascii="Arial" w:hAnsi="Arial" w:cs="Arial"/>
                <w:sz w:val="20"/>
                <w:lang w:val="nl-BE"/>
              </w:rPr>
              <w:t xml:space="preserve">Rex Strowbridge, </w:t>
            </w:r>
            <w:r w:rsidR="00863142" w:rsidRPr="002238AD">
              <w:rPr>
                <w:rFonts w:ascii="Arial" w:hAnsi="Arial" w:cs="Arial"/>
                <w:sz w:val="20"/>
                <w:lang w:val="nl-BE"/>
              </w:rPr>
              <w:t>Kris Ulstad</w:t>
            </w:r>
            <w:r w:rsidR="00971DE1" w:rsidRPr="002238AD">
              <w:rPr>
                <w:rFonts w:ascii="Arial" w:hAnsi="Arial" w:cs="Arial"/>
                <w:sz w:val="20"/>
                <w:lang w:val="nl-BE"/>
              </w:rPr>
              <w:t>, Scott Dernley</w:t>
            </w:r>
          </w:p>
        </w:tc>
        <w:tc>
          <w:tcPr>
            <w:tcW w:w="839" w:type="pct"/>
          </w:tcPr>
          <w:p w14:paraId="38322C79" w14:textId="4B487376" w:rsidR="00863142" w:rsidRPr="002238AD" w:rsidRDefault="00F96254" w:rsidP="00AE119A">
            <w:pPr>
              <w:spacing w:after="40"/>
              <w:ind w:right="288"/>
              <w:jc w:val="both"/>
              <w:rPr>
                <w:rFonts w:ascii="Arial" w:hAnsi="Arial" w:cs="Arial"/>
                <w:sz w:val="20"/>
              </w:rPr>
            </w:pPr>
            <w:r w:rsidRPr="002238AD">
              <w:rPr>
                <w:rFonts w:ascii="Arial" w:hAnsi="Arial" w:cs="Arial"/>
                <w:sz w:val="20"/>
              </w:rPr>
              <w:t>12-Jun-2017</w:t>
            </w:r>
          </w:p>
        </w:tc>
      </w:tr>
      <w:tr w:rsidR="00AE119A" w:rsidRPr="002238AD" w14:paraId="06DCB533" w14:textId="77777777" w:rsidTr="19827412">
        <w:trPr>
          <w:trHeight w:val="646"/>
        </w:trPr>
        <w:tc>
          <w:tcPr>
            <w:tcW w:w="622" w:type="pct"/>
          </w:tcPr>
          <w:p w14:paraId="0B9DA9A6" w14:textId="77777777" w:rsidR="00C43B7B" w:rsidRPr="002238AD" w:rsidRDefault="00C43B7B" w:rsidP="009C29E0">
            <w:pPr>
              <w:spacing w:after="40"/>
              <w:ind w:right="288"/>
              <w:jc w:val="both"/>
              <w:rPr>
                <w:rFonts w:ascii="Arial" w:hAnsi="Arial" w:cs="Arial"/>
                <w:sz w:val="20"/>
              </w:rPr>
            </w:pPr>
            <w:r w:rsidRPr="002238AD">
              <w:rPr>
                <w:rFonts w:ascii="Arial" w:hAnsi="Arial" w:cs="Arial"/>
                <w:sz w:val="20"/>
              </w:rPr>
              <w:t>AO</w:t>
            </w:r>
          </w:p>
        </w:tc>
        <w:tc>
          <w:tcPr>
            <w:tcW w:w="2622" w:type="pct"/>
          </w:tcPr>
          <w:p w14:paraId="3A81F961" w14:textId="77777777" w:rsidR="00C43B7B" w:rsidRPr="002238AD" w:rsidRDefault="00C43B7B" w:rsidP="00EC54ED">
            <w:pPr>
              <w:numPr>
                <w:ilvl w:val="0"/>
                <w:numId w:val="25"/>
              </w:numPr>
              <w:ind w:right="288"/>
              <w:rPr>
                <w:rFonts w:ascii="Arial" w:hAnsi="Arial" w:cs="Arial"/>
                <w:color w:val="1A1A1A"/>
                <w:sz w:val="20"/>
              </w:rPr>
            </w:pPr>
            <w:r w:rsidRPr="002238AD">
              <w:rPr>
                <w:rFonts w:ascii="Arial" w:hAnsi="Arial" w:cs="Arial"/>
                <w:color w:val="1A1A1A"/>
                <w:sz w:val="20"/>
              </w:rPr>
              <w:t>Periodic report updated to include all findings associated with a visit that is not associated with a previous monitoring visit.</w:t>
            </w:r>
          </w:p>
          <w:p w14:paraId="2748E14C" w14:textId="77777777" w:rsidR="00C43B7B" w:rsidRPr="002238AD" w:rsidRDefault="00C43B7B" w:rsidP="00EC54ED">
            <w:pPr>
              <w:numPr>
                <w:ilvl w:val="0"/>
                <w:numId w:val="25"/>
              </w:numPr>
              <w:ind w:right="288"/>
              <w:rPr>
                <w:rFonts w:ascii="Arial" w:hAnsi="Arial" w:cs="Arial"/>
                <w:color w:val="1A1A1A"/>
                <w:sz w:val="20"/>
              </w:rPr>
            </w:pPr>
            <w:r w:rsidRPr="002238AD">
              <w:rPr>
                <w:rFonts w:ascii="Arial" w:hAnsi="Arial" w:cs="Arial"/>
                <w:color w:val="1A1A1A"/>
                <w:sz w:val="20"/>
              </w:rPr>
              <w:t>The “Monitored and Received CRFs” and “Unmonitored CRFs” modified to consider batch loaded CRFs</w:t>
            </w:r>
          </w:p>
          <w:p w14:paraId="31F7D908" w14:textId="77777777" w:rsidR="00C43B7B" w:rsidRPr="002238AD" w:rsidRDefault="00C43B7B" w:rsidP="00EC54ED">
            <w:pPr>
              <w:numPr>
                <w:ilvl w:val="0"/>
                <w:numId w:val="25"/>
              </w:numPr>
              <w:ind w:right="288"/>
              <w:rPr>
                <w:rFonts w:ascii="Arial" w:hAnsi="Arial" w:cs="Arial"/>
                <w:color w:val="1A1A1A"/>
                <w:sz w:val="20"/>
              </w:rPr>
            </w:pPr>
            <w:r w:rsidRPr="002238AD">
              <w:rPr>
                <w:rFonts w:ascii="Arial" w:hAnsi="Arial" w:cs="Arial"/>
                <w:color w:val="1A1A1A"/>
                <w:sz w:val="20"/>
              </w:rPr>
              <w:t xml:space="preserve">Patient lookup queries adjusted to use the </w:t>
            </w:r>
            <w:proofErr w:type="spellStart"/>
            <w:r w:rsidRPr="002238AD">
              <w:rPr>
                <w:rFonts w:ascii="Arial" w:hAnsi="Arial" w:cs="Arial"/>
                <w:color w:val="1A1A1A"/>
                <w:sz w:val="20"/>
              </w:rPr>
              <w:t>PTM_Patient</w:t>
            </w:r>
            <w:proofErr w:type="spellEnd"/>
            <w:r w:rsidRPr="002238AD">
              <w:rPr>
                <w:rFonts w:ascii="Arial" w:hAnsi="Arial" w:cs="Arial"/>
                <w:color w:val="1A1A1A"/>
                <w:sz w:val="20"/>
              </w:rPr>
              <w:t xml:space="preserve"> tables</w:t>
            </w:r>
          </w:p>
          <w:p w14:paraId="0C4DD922" w14:textId="77777777" w:rsidR="00C43B7B" w:rsidRPr="002238AD" w:rsidRDefault="00C43B7B" w:rsidP="00EC54ED">
            <w:pPr>
              <w:numPr>
                <w:ilvl w:val="0"/>
                <w:numId w:val="25"/>
              </w:numPr>
              <w:ind w:right="288"/>
              <w:rPr>
                <w:rFonts w:ascii="Arial" w:hAnsi="Arial" w:cs="Arial"/>
                <w:color w:val="1A1A1A"/>
                <w:sz w:val="20"/>
              </w:rPr>
            </w:pPr>
            <w:r w:rsidRPr="002238AD">
              <w:rPr>
                <w:rFonts w:ascii="Arial" w:hAnsi="Arial" w:cs="Arial"/>
                <w:color w:val="1A1A1A"/>
                <w:sz w:val="20"/>
              </w:rPr>
              <w:t>Periodic Monitoring Visit Letter updated to reduce tables and improve editability</w:t>
            </w:r>
          </w:p>
          <w:p w14:paraId="218F9CEF" w14:textId="77777777" w:rsidR="00C43B7B" w:rsidRPr="002238AD" w:rsidRDefault="00C43B7B" w:rsidP="00EC54ED">
            <w:pPr>
              <w:numPr>
                <w:ilvl w:val="0"/>
                <w:numId w:val="25"/>
              </w:numPr>
              <w:ind w:right="288"/>
              <w:rPr>
                <w:rFonts w:ascii="Arial" w:hAnsi="Arial" w:cs="Arial"/>
                <w:color w:val="1A1A1A"/>
                <w:sz w:val="20"/>
              </w:rPr>
            </w:pPr>
            <w:r w:rsidRPr="002238AD">
              <w:rPr>
                <w:rFonts w:ascii="Arial" w:hAnsi="Arial" w:cs="Arial"/>
                <w:color w:val="1A1A1A"/>
                <w:sz w:val="20"/>
              </w:rPr>
              <w:t>Build issue fixed which caused the ‘Comments’ section of a visit to render incorrectly.</w:t>
            </w:r>
          </w:p>
        </w:tc>
        <w:tc>
          <w:tcPr>
            <w:tcW w:w="917" w:type="pct"/>
          </w:tcPr>
          <w:p w14:paraId="1D843D6A" w14:textId="77777777" w:rsidR="00C43B7B" w:rsidRPr="002238AD" w:rsidRDefault="00C43B7B" w:rsidP="00AE119A">
            <w:pPr>
              <w:spacing w:after="40"/>
              <w:ind w:right="288"/>
              <w:rPr>
                <w:rFonts w:ascii="Arial" w:hAnsi="Arial" w:cs="Arial"/>
                <w:sz w:val="20"/>
                <w:lang w:val="nl-BE"/>
              </w:rPr>
            </w:pPr>
            <w:r w:rsidRPr="002238AD">
              <w:rPr>
                <w:rFonts w:ascii="Arial" w:hAnsi="Arial" w:cs="Arial"/>
                <w:sz w:val="20"/>
                <w:lang w:val="nl-BE"/>
              </w:rPr>
              <w:t>Rex Strowbridge</w:t>
            </w:r>
          </w:p>
        </w:tc>
        <w:tc>
          <w:tcPr>
            <w:tcW w:w="839" w:type="pct"/>
          </w:tcPr>
          <w:p w14:paraId="7534D502" w14:textId="3582510E" w:rsidR="00C43B7B" w:rsidRPr="002238AD" w:rsidRDefault="00F96254" w:rsidP="00AE119A">
            <w:pPr>
              <w:spacing w:after="40"/>
              <w:ind w:right="288"/>
              <w:jc w:val="both"/>
              <w:rPr>
                <w:rFonts w:ascii="Arial" w:hAnsi="Arial" w:cs="Arial"/>
                <w:sz w:val="20"/>
              </w:rPr>
            </w:pPr>
            <w:r w:rsidRPr="002238AD">
              <w:rPr>
                <w:rFonts w:ascii="Arial" w:hAnsi="Arial" w:cs="Arial"/>
                <w:sz w:val="20"/>
              </w:rPr>
              <w:t>14-Sep-2017</w:t>
            </w:r>
          </w:p>
        </w:tc>
      </w:tr>
      <w:tr w:rsidR="00AE119A" w:rsidRPr="002238AD" w14:paraId="09A76979" w14:textId="77777777" w:rsidTr="19827412">
        <w:trPr>
          <w:trHeight w:val="646"/>
        </w:trPr>
        <w:tc>
          <w:tcPr>
            <w:tcW w:w="622" w:type="pct"/>
          </w:tcPr>
          <w:p w14:paraId="5C202896" w14:textId="77777777" w:rsidR="00D857B7" w:rsidRPr="002238AD" w:rsidRDefault="00D857B7" w:rsidP="009C29E0">
            <w:pPr>
              <w:spacing w:after="40"/>
              <w:ind w:right="288"/>
              <w:jc w:val="both"/>
              <w:rPr>
                <w:rFonts w:ascii="Arial" w:hAnsi="Arial" w:cs="Arial"/>
                <w:sz w:val="20"/>
              </w:rPr>
            </w:pPr>
            <w:r w:rsidRPr="002238AD">
              <w:rPr>
                <w:rFonts w:ascii="Arial" w:hAnsi="Arial" w:cs="Arial"/>
                <w:sz w:val="20"/>
              </w:rPr>
              <w:t>AP</w:t>
            </w:r>
          </w:p>
        </w:tc>
        <w:tc>
          <w:tcPr>
            <w:tcW w:w="2622" w:type="pct"/>
          </w:tcPr>
          <w:p w14:paraId="58C1F222" w14:textId="77777777" w:rsidR="002D43C1" w:rsidRPr="002238AD" w:rsidRDefault="002D43C1" w:rsidP="00AE119A">
            <w:pPr>
              <w:spacing w:after="40"/>
              <w:ind w:right="288"/>
              <w:rPr>
                <w:rFonts w:ascii="Arial" w:hAnsi="Arial" w:cs="Arial"/>
                <w:sz w:val="20"/>
                <w:lang w:val="nl-BE"/>
              </w:rPr>
            </w:pPr>
            <w:r w:rsidRPr="002238AD">
              <w:rPr>
                <w:rFonts w:ascii="Arial" w:hAnsi="Arial" w:cs="Arial"/>
                <w:sz w:val="20"/>
                <w:lang w:val="nl-BE"/>
              </w:rPr>
              <w:t>Update APPENDIX B  Change Log to accomodate Application Version 4.11</w:t>
            </w:r>
          </w:p>
          <w:p w14:paraId="2372F4EB" w14:textId="77777777" w:rsidR="00B06DAF" w:rsidRPr="002238AD" w:rsidRDefault="00B06DAF" w:rsidP="00AE119A">
            <w:pPr>
              <w:spacing w:after="40"/>
              <w:ind w:right="288"/>
              <w:rPr>
                <w:rFonts w:ascii="Arial" w:hAnsi="Arial" w:cs="Arial"/>
                <w:sz w:val="20"/>
                <w:lang w:val="nl-BE"/>
              </w:rPr>
            </w:pPr>
          </w:p>
        </w:tc>
        <w:tc>
          <w:tcPr>
            <w:tcW w:w="917" w:type="pct"/>
          </w:tcPr>
          <w:p w14:paraId="0C2AAACC" w14:textId="77777777" w:rsidR="00D857B7" w:rsidRPr="002238AD" w:rsidRDefault="00B06DAF" w:rsidP="00AE119A">
            <w:pPr>
              <w:spacing w:after="40"/>
              <w:ind w:right="288"/>
              <w:rPr>
                <w:rFonts w:ascii="Arial" w:hAnsi="Arial" w:cs="Arial"/>
                <w:sz w:val="20"/>
                <w:lang w:val="nl-BE"/>
              </w:rPr>
            </w:pPr>
            <w:r w:rsidRPr="002238AD">
              <w:rPr>
                <w:rFonts w:ascii="Arial" w:hAnsi="Arial" w:cs="Arial"/>
                <w:sz w:val="20"/>
                <w:lang w:val="nl-BE"/>
              </w:rPr>
              <w:t>Scott Dernley,</w:t>
            </w:r>
          </w:p>
          <w:p w14:paraId="5BE71C44" w14:textId="77777777" w:rsidR="00B06DAF" w:rsidRPr="002238AD" w:rsidRDefault="00B06DAF" w:rsidP="00AE119A">
            <w:pPr>
              <w:spacing w:after="40"/>
              <w:ind w:right="288"/>
              <w:rPr>
                <w:rFonts w:ascii="Arial" w:hAnsi="Arial" w:cs="Arial"/>
                <w:sz w:val="20"/>
                <w:lang w:val="nl-BE"/>
              </w:rPr>
            </w:pPr>
            <w:r w:rsidRPr="002238AD">
              <w:rPr>
                <w:rFonts w:ascii="Arial" w:hAnsi="Arial" w:cs="Arial"/>
                <w:sz w:val="20"/>
                <w:lang w:val="nl-BE"/>
              </w:rPr>
              <w:t>Kris Ulstad</w:t>
            </w:r>
          </w:p>
        </w:tc>
        <w:tc>
          <w:tcPr>
            <w:tcW w:w="839" w:type="pct"/>
          </w:tcPr>
          <w:p w14:paraId="4C343378" w14:textId="636C6219" w:rsidR="00D857B7" w:rsidRPr="002238AD" w:rsidRDefault="00F96254" w:rsidP="00AE119A">
            <w:pPr>
              <w:spacing w:after="40"/>
              <w:ind w:right="288"/>
              <w:jc w:val="both"/>
              <w:rPr>
                <w:rFonts w:ascii="Arial" w:hAnsi="Arial" w:cs="Arial"/>
                <w:sz w:val="20"/>
              </w:rPr>
            </w:pPr>
            <w:r w:rsidRPr="002238AD">
              <w:rPr>
                <w:rFonts w:ascii="Arial" w:hAnsi="Arial" w:cs="Arial"/>
                <w:sz w:val="20"/>
              </w:rPr>
              <w:t>17-Oct-2017</w:t>
            </w:r>
          </w:p>
        </w:tc>
      </w:tr>
      <w:tr w:rsidR="00AE119A" w:rsidRPr="002238AD" w14:paraId="5B67EF60" w14:textId="77777777" w:rsidTr="19827412">
        <w:trPr>
          <w:trHeight w:val="494"/>
        </w:trPr>
        <w:tc>
          <w:tcPr>
            <w:tcW w:w="622" w:type="pct"/>
          </w:tcPr>
          <w:p w14:paraId="7686097E" w14:textId="77777777" w:rsidR="004A6E75" w:rsidRPr="002238AD" w:rsidRDefault="004A6E75" w:rsidP="009C29E0">
            <w:pPr>
              <w:spacing w:after="40"/>
              <w:ind w:right="288"/>
              <w:jc w:val="both"/>
              <w:rPr>
                <w:rFonts w:ascii="Arial" w:hAnsi="Arial" w:cs="Arial"/>
                <w:sz w:val="20"/>
              </w:rPr>
            </w:pPr>
            <w:r w:rsidRPr="002238AD">
              <w:rPr>
                <w:rFonts w:ascii="Arial" w:hAnsi="Arial" w:cs="Arial"/>
                <w:sz w:val="20"/>
              </w:rPr>
              <w:t>AS</w:t>
            </w:r>
          </w:p>
        </w:tc>
        <w:tc>
          <w:tcPr>
            <w:tcW w:w="2622" w:type="pct"/>
          </w:tcPr>
          <w:p w14:paraId="0F270C01" w14:textId="77777777" w:rsidR="004A6E75" w:rsidRPr="002238AD" w:rsidRDefault="004A6E75" w:rsidP="00AE119A">
            <w:pPr>
              <w:spacing w:after="40"/>
              <w:ind w:right="288"/>
              <w:rPr>
                <w:rFonts w:ascii="Arial" w:hAnsi="Arial" w:cs="Arial"/>
                <w:sz w:val="20"/>
              </w:rPr>
            </w:pPr>
            <w:r w:rsidRPr="002238AD">
              <w:rPr>
                <w:rFonts w:ascii="Arial" w:hAnsi="Arial" w:cs="Arial"/>
                <w:sz w:val="20"/>
              </w:rPr>
              <w:t>Update Appendix B Change Log to accommodate Application Version 4.12</w:t>
            </w:r>
          </w:p>
        </w:tc>
        <w:tc>
          <w:tcPr>
            <w:tcW w:w="917" w:type="pct"/>
          </w:tcPr>
          <w:p w14:paraId="6804451F" w14:textId="77777777" w:rsidR="004A6E75" w:rsidRPr="002238AD" w:rsidRDefault="004A6E75" w:rsidP="00AE119A">
            <w:pPr>
              <w:spacing w:after="40"/>
              <w:ind w:right="288"/>
              <w:rPr>
                <w:rFonts w:ascii="Arial" w:hAnsi="Arial" w:cs="Arial"/>
                <w:sz w:val="20"/>
              </w:rPr>
            </w:pPr>
            <w:r w:rsidRPr="002238AD">
              <w:rPr>
                <w:rFonts w:ascii="Arial" w:hAnsi="Arial" w:cs="Arial"/>
                <w:sz w:val="20"/>
              </w:rPr>
              <w:t>Scott Dernley</w:t>
            </w:r>
          </w:p>
        </w:tc>
        <w:tc>
          <w:tcPr>
            <w:tcW w:w="839" w:type="pct"/>
          </w:tcPr>
          <w:p w14:paraId="06DCB066" w14:textId="4FFC3505" w:rsidR="004A6E75" w:rsidRPr="002238AD" w:rsidRDefault="00F96254" w:rsidP="00AE119A">
            <w:pPr>
              <w:spacing w:after="40"/>
              <w:ind w:right="288"/>
              <w:jc w:val="both"/>
              <w:rPr>
                <w:rFonts w:ascii="Arial" w:hAnsi="Arial" w:cs="Arial"/>
                <w:sz w:val="20"/>
              </w:rPr>
            </w:pPr>
            <w:r w:rsidRPr="002238AD">
              <w:rPr>
                <w:rFonts w:ascii="Arial" w:hAnsi="Arial" w:cs="Arial"/>
                <w:sz w:val="20"/>
              </w:rPr>
              <w:t>31-Jul-2018</w:t>
            </w:r>
          </w:p>
        </w:tc>
      </w:tr>
      <w:tr w:rsidR="00AE119A" w:rsidRPr="002238AD" w14:paraId="59E3BD5B" w14:textId="77777777" w:rsidTr="19827412">
        <w:trPr>
          <w:trHeight w:val="431"/>
        </w:trPr>
        <w:tc>
          <w:tcPr>
            <w:tcW w:w="622" w:type="pct"/>
          </w:tcPr>
          <w:p w14:paraId="3D572A2A" w14:textId="77777777" w:rsidR="00A32A50" w:rsidRPr="002238AD" w:rsidRDefault="00A32A50" w:rsidP="009C29E0">
            <w:pPr>
              <w:spacing w:after="40"/>
              <w:ind w:right="288"/>
              <w:jc w:val="both"/>
              <w:rPr>
                <w:rFonts w:ascii="Arial" w:hAnsi="Arial" w:cs="Arial"/>
                <w:sz w:val="20"/>
              </w:rPr>
            </w:pPr>
            <w:r w:rsidRPr="002238AD">
              <w:rPr>
                <w:rFonts w:ascii="Arial" w:hAnsi="Arial" w:cs="Arial"/>
                <w:sz w:val="20"/>
              </w:rPr>
              <w:t>AT</w:t>
            </w:r>
          </w:p>
        </w:tc>
        <w:tc>
          <w:tcPr>
            <w:tcW w:w="2622" w:type="pct"/>
          </w:tcPr>
          <w:p w14:paraId="53F96380" w14:textId="77777777" w:rsidR="00A32A50" w:rsidRPr="002238AD" w:rsidRDefault="00C86D16" w:rsidP="00AE119A">
            <w:pPr>
              <w:spacing w:after="40"/>
              <w:ind w:right="288"/>
              <w:rPr>
                <w:rFonts w:ascii="Arial" w:hAnsi="Arial" w:cs="Arial"/>
                <w:sz w:val="20"/>
              </w:rPr>
            </w:pPr>
            <w:r w:rsidRPr="002238AD">
              <w:rPr>
                <w:rFonts w:ascii="Arial" w:hAnsi="Arial" w:cs="Arial"/>
                <w:sz w:val="20"/>
              </w:rPr>
              <w:t>Updated Appendix B Change Log to accommodate Application Version 4.13</w:t>
            </w:r>
          </w:p>
        </w:tc>
        <w:tc>
          <w:tcPr>
            <w:tcW w:w="917" w:type="pct"/>
          </w:tcPr>
          <w:p w14:paraId="216B01F7" w14:textId="77777777" w:rsidR="00A32A50" w:rsidRPr="002238AD" w:rsidRDefault="00A32A50" w:rsidP="00AE119A">
            <w:pPr>
              <w:spacing w:after="40"/>
              <w:ind w:right="288"/>
              <w:rPr>
                <w:rFonts w:ascii="Arial" w:hAnsi="Arial" w:cs="Arial"/>
                <w:sz w:val="20"/>
              </w:rPr>
            </w:pPr>
            <w:r w:rsidRPr="002238AD">
              <w:rPr>
                <w:rFonts w:ascii="Arial" w:hAnsi="Arial" w:cs="Arial"/>
                <w:sz w:val="20"/>
              </w:rPr>
              <w:t>Kris Ulstad</w:t>
            </w:r>
          </w:p>
        </w:tc>
        <w:tc>
          <w:tcPr>
            <w:tcW w:w="839" w:type="pct"/>
          </w:tcPr>
          <w:p w14:paraId="213719C1" w14:textId="198AD5CA" w:rsidR="00A32A50" w:rsidRPr="002238AD" w:rsidRDefault="00F96254" w:rsidP="00AE119A">
            <w:pPr>
              <w:spacing w:after="40"/>
              <w:ind w:right="288"/>
              <w:jc w:val="both"/>
              <w:rPr>
                <w:rFonts w:ascii="Arial" w:hAnsi="Arial" w:cs="Arial"/>
                <w:sz w:val="20"/>
              </w:rPr>
            </w:pPr>
            <w:r w:rsidRPr="002238AD">
              <w:rPr>
                <w:rFonts w:ascii="Arial" w:hAnsi="Arial" w:cs="Arial"/>
                <w:sz w:val="20"/>
              </w:rPr>
              <w:t>05-Feb-2019</w:t>
            </w:r>
          </w:p>
        </w:tc>
      </w:tr>
      <w:tr w:rsidR="00AE119A" w:rsidRPr="002238AD" w14:paraId="7A279CD9" w14:textId="77777777" w:rsidTr="19827412">
        <w:trPr>
          <w:trHeight w:val="646"/>
        </w:trPr>
        <w:tc>
          <w:tcPr>
            <w:tcW w:w="622" w:type="pct"/>
          </w:tcPr>
          <w:p w14:paraId="10E42766" w14:textId="77777777" w:rsidR="00DE4F9F" w:rsidRPr="002238AD" w:rsidRDefault="00DE4F9F" w:rsidP="009C29E0">
            <w:pPr>
              <w:spacing w:after="40"/>
              <w:ind w:right="288"/>
              <w:jc w:val="both"/>
              <w:rPr>
                <w:rFonts w:ascii="Arial" w:hAnsi="Arial" w:cs="Arial"/>
                <w:sz w:val="20"/>
              </w:rPr>
            </w:pPr>
            <w:r w:rsidRPr="002238AD">
              <w:rPr>
                <w:rFonts w:ascii="Arial" w:hAnsi="Arial" w:cs="Arial"/>
                <w:sz w:val="20"/>
              </w:rPr>
              <w:t>AU</w:t>
            </w:r>
          </w:p>
        </w:tc>
        <w:tc>
          <w:tcPr>
            <w:tcW w:w="2622" w:type="pct"/>
          </w:tcPr>
          <w:p w14:paraId="1BC837A4" w14:textId="77777777" w:rsidR="00DE4F9F" w:rsidRPr="002238AD" w:rsidRDefault="00DE4F9F" w:rsidP="00AE119A">
            <w:pPr>
              <w:spacing w:after="40"/>
              <w:ind w:right="288"/>
              <w:rPr>
                <w:rFonts w:ascii="Arial" w:hAnsi="Arial" w:cs="Arial"/>
                <w:sz w:val="20"/>
              </w:rPr>
            </w:pPr>
            <w:r w:rsidRPr="002238AD">
              <w:rPr>
                <w:rFonts w:ascii="Arial" w:hAnsi="Arial" w:cs="Arial"/>
                <w:sz w:val="20"/>
              </w:rPr>
              <w:t>Updated Appendix B Change Log to accommodate Application Version 4.14</w:t>
            </w:r>
          </w:p>
        </w:tc>
        <w:tc>
          <w:tcPr>
            <w:tcW w:w="917" w:type="pct"/>
          </w:tcPr>
          <w:p w14:paraId="6B0B6245" w14:textId="77777777" w:rsidR="00DE4F9F" w:rsidRPr="002238AD" w:rsidRDefault="00DE4F9F" w:rsidP="00AE119A">
            <w:pPr>
              <w:spacing w:after="40"/>
              <w:ind w:right="288"/>
              <w:rPr>
                <w:rFonts w:ascii="Arial" w:hAnsi="Arial" w:cs="Arial"/>
                <w:sz w:val="20"/>
              </w:rPr>
            </w:pPr>
            <w:r w:rsidRPr="002238AD">
              <w:rPr>
                <w:rFonts w:ascii="Arial" w:hAnsi="Arial" w:cs="Arial"/>
                <w:sz w:val="20"/>
              </w:rPr>
              <w:t>Scott Dernley</w:t>
            </w:r>
          </w:p>
        </w:tc>
        <w:tc>
          <w:tcPr>
            <w:tcW w:w="839" w:type="pct"/>
          </w:tcPr>
          <w:p w14:paraId="2EC5ED26" w14:textId="7E38591B" w:rsidR="00DE4F9F" w:rsidRPr="002238AD" w:rsidRDefault="00F96254" w:rsidP="00AE119A">
            <w:pPr>
              <w:spacing w:after="40"/>
              <w:ind w:right="288"/>
              <w:jc w:val="both"/>
              <w:rPr>
                <w:rFonts w:ascii="Arial" w:hAnsi="Arial" w:cs="Arial"/>
                <w:sz w:val="20"/>
              </w:rPr>
            </w:pPr>
            <w:r w:rsidRPr="002238AD">
              <w:rPr>
                <w:rFonts w:ascii="Arial" w:hAnsi="Arial" w:cs="Arial"/>
                <w:sz w:val="20"/>
              </w:rPr>
              <w:t>28-May-2019</w:t>
            </w:r>
          </w:p>
        </w:tc>
      </w:tr>
      <w:tr w:rsidR="00AE119A" w:rsidRPr="002238AD" w14:paraId="7B2BFFE4" w14:textId="77777777" w:rsidTr="19827412">
        <w:trPr>
          <w:trHeight w:val="341"/>
        </w:trPr>
        <w:tc>
          <w:tcPr>
            <w:tcW w:w="622" w:type="pct"/>
          </w:tcPr>
          <w:p w14:paraId="5CB92D10" w14:textId="77777777" w:rsidR="00393524" w:rsidRPr="002238AD" w:rsidRDefault="00393524" w:rsidP="009C29E0">
            <w:pPr>
              <w:spacing w:after="40"/>
              <w:ind w:right="288"/>
              <w:jc w:val="both"/>
              <w:rPr>
                <w:rFonts w:ascii="Arial" w:hAnsi="Arial" w:cs="Arial"/>
                <w:sz w:val="20"/>
              </w:rPr>
            </w:pPr>
            <w:r w:rsidRPr="002238AD">
              <w:rPr>
                <w:rFonts w:ascii="Arial" w:hAnsi="Arial" w:cs="Arial"/>
                <w:sz w:val="20"/>
              </w:rPr>
              <w:t>AV</w:t>
            </w:r>
          </w:p>
        </w:tc>
        <w:tc>
          <w:tcPr>
            <w:tcW w:w="2622" w:type="pct"/>
          </w:tcPr>
          <w:p w14:paraId="47029EF2" w14:textId="0ED97631" w:rsidR="00393524" w:rsidRPr="002238AD" w:rsidRDefault="00443739" w:rsidP="00AE119A">
            <w:pPr>
              <w:spacing w:after="40"/>
              <w:ind w:right="288"/>
              <w:rPr>
                <w:rFonts w:ascii="Arial" w:hAnsi="Arial" w:cs="Arial"/>
                <w:sz w:val="20"/>
              </w:rPr>
            </w:pPr>
            <w:r w:rsidRPr="002238AD">
              <w:rPr>
                <w:rFonts w:ascii="Arial" w:hAnsi="Arial" w:cs="Arial"/>
                <w:sz w:val="20"/>
              </w:rPr>
              <w:t xml:space="preserve">New requirements to integrate uploading of Monitoring Visit report and letter to the </w:t>
            </w:r>
            <w:r w:rsidR="00043117">
              <w:rPr>
                <w:rFonts w:ascii="Arial" w:hAnsi="Arial" w:cs="Arial"/>
                <w:sz w:val="20"/>
              </w:rPr>
              <w:t>Study Organizer</w:t>
            </w:r>
            <w:r w:rsidRPr="002238AD">
              <w:rPr>
                <w:rFonts w:ascii="Arial" w:hAnsi="Arial" w:cs="Arial"/>
                <w:sz w:val="20"/>
              </w:rPr>
              <w:t xml:space="preserve"> application</w:t>
            </w:r>
          </w:p>
        </w:tc>
        <w:tc>
          <w:tcPr>
            <w:tcW w:w="917" w:type="pct"/>
          </w:tcPr>
          <w:p w14:paraId="4A98857A" w14:textId="77777777" w:rsidR="00393524" w:rsidRPr="002238AD" w:rsidRDefault="00393524" w:rsidP="00AE119A">
            <w:pPr>
              <w:spacing w:after="40"/>
              <w:ind w:right="288"/>
              <w:rPr>
                <w:rFonts w:ascii="Arial" w:hAnsi="Arial" w:cs="Arial"/>
                <w:sz w:val="20"/>
              </w:rPr>
            </w:pPr>
            <w:r w:rsidRPr="002238AD">
              <w:rPr>
                <w:rFonts w:ascii="Arial" w:hAnsi="Arial" w:cs="Arial"/>
                <w:sz w:val="20"/>
              </w:rPr>
              <w:t>Scott Dernley</w:t>
            </w:r>
          </w:p>
        </w:tc>
        <w:tc>
          <w:tcPr>
            <w:tcW w:w="839" w:type="pct"/>
          </w:tcPr>
          <w:p w14:paraId="584571CF" w14:textId="77777777" w:rsidR="00393524" w:rsidRPr="002238AD" w:rsidRDefault="00443739" w:rsidP="00AE119A">
            <w:pPr>
              <w:spacing w:after="40"/>
              <w:ind w:right="288"/>
              <w:jc w:val="both"/>
              <w:rPr>
                <w:rFonts w:ascii="Arial" w:hAnsi="Arial" w:cs="Arial"/>
                <w:sz w:val="20"/>
              </w:rPr>
            </w:pPr>
            <w:r w:rsidRPr="002238AD">
              <w:rPr>
                <w:rFonts w:ascii="Arial" w:hAnsi="Arial" w:cs="Arial"/>
                <w:sz w:val="20"/>
              </w:rPr>
              <w:t>See EDM</w:t>
            </w:r>
          </w:p>
        </w:tc>
      </w:tr>
      <w:tr w:rsidR="00AE119A" w:rsidRPr="002238AD" w14:paraId="47C2A92D" w14:textId="77777777" w:rsidTr="19827412">
        <w:trPr>
          <w:trHeight w:val="386"/>
        </w:trPr>
        <w:tc>
          <w:tcPr>
            <w:tcW w:w="622" w:type="pct"/>
          </w:tcPr>
          <w:p w14:paraId="6204CB08" w14:textId="77777777" w:rsidR="00CB21A2" w:rsidRPr="002238AD" w:rsidRDefault="00CB21A2" w:rsidP="009C29E0">
            <w:pPr>
              <w:spacing w:after="40"/>
              <w:ind w:right="288"/>
              <w:jc w:val="both"/>
              <w:rPr>
                <w:rFonts w:ascii="Arial" w:hAnsi="Arial" w:cs="Arial"/>
                <w:sz w:val="20"/>
              </w:rPr>
            </w:pPr>
            <w:r w:rsidRPr="002238AD">
              <w:rPr>
                <w:rFonts w:ascii="Arial" w:hAnsi="Arial" w:cs="Arial"/>
                <w:sz w:val="20"/>
              </w:rPr>
              <w:t>AW</w:t>
            </w:r>
          </w:p>
        </w:tc>
        <w:tc>
          <w:tcPr>
            <w:tcW w:w="2622" w:type="pct"/>
          </w:tcPr>
          <w:p w14:paraId="6CEDDFD3" w14:textId="77777777" w:rsidR="00CB21A2" w:rsidRPr="002238AD" w:rsidRDefault="002A7602" w:rsidP="00AE119A">
            <w:pPr>
              <w:spacing w:after="40"/>
              <w:ind w:right="288"/>
              <w:rPr>
                <w:rFonts w:ascii="Arial" w:hAnsi="Arial" w:cs="Arial"/>
                <w:sz w:val="20"/>
              </w:rPr>
            </w:pPr>
            <w:r w:rsidRPr="002238AD">
              <w:rPr>
                <w:rFonts w:ascii="Arial" w:hAnsi="Arial" w:cs="Arial"/>
                <w:sz w:val="20"/>
              </w:rPr>
              <w:t>New requirements for re-design of First PMV Visit alert, re-design of Frequency and Hierarchy modules</w:t>
            </w:r>
          </w:p>
        </w:tc>
        <w:tc>
          <w:tcPr>
            <w:tcW w:w="917" w:type="pct"/>
          </w:tcPr>
          <w:p w14:paraId="7CB08D65" w14:textId="77777777" w:rsidR="00CB21A2" w:rsidRPr="002238AD" w:rsidRDefault="00CB21A2" w:rsidP="00AE119A">
            <w:pPr>
              <w:spacing w:after="40"/>
              <w:ind w:right="288"/>
              <w:rPr>
                <w:rFonts w:ascii="Arial" w:hAnsi="Arial" w:cs="Arial"/>
                <w:sz w:val="20"/>
              </w:rPr>
            </w:pPr>
            <w:r w:rsidRPr="002238AD">
              <w:rPr>
                <w:rFonts w:ascii="Arial" w:hAnsi="Arial" w:cs="Arial"/>
                <w:sz w:val="20"/>
              </w:rPr>
              <w:t>Brent Mercado</w:t>
            </w:r>
          </w:p>
        </w:tc>
        <w:tc>
          <w:tcPr>
            <w:tcW w:w="839" w:type="pct"/>
          </w:tcPr>
          <w:p w14:paraId="1C2D63B0" w14:textId="77777777" w:rsidR="00CB21A2" w:rsidRPr="002238AD" w:rsidRDefault="00CB21A2" w:rsidP="00AE119A">
            <w:pPr>
              <w:spacing w:after="40"/>
              <w:ind w:right="288"/>
              <w:jc w:val="both"/>
              <w:rPr>
                <w:rFonts w:ascii="Arial" w:hAnsi="Arial" w:cs="Arial"/>
                <w:sz w:val="20"/>
              </w:rPr>
            </w:pPr>
            <w:r w:rsidRPr="002238AD">
              <w:rPr>
                <w:rFonts w:ascii="Arial" w:hAnsi="Arial" w:cs="Arial"/>
                <w:sz w:val="20"/>
              </w:rPr>
              <w:t>See EDM</w:t>
            </w:r>
          </w:p>
          <w:p w14:paraId="1456247E" w14:textId="77777777" w:rsidR="00CB21A2" w:rsidRPr="002238AD" w:rsidRDefault="00CB21A2" w:rsidP="00AE119A">
            <w:pPr>
              <w:spacing w:after="40"/>
              <w:ind w:right="288"/>
              <w:jc w:val="both"/>
              <w:rPr>
                <w:rFonts w:ascii="Arial" w:hAnsi="Arial" w:cs="Arial"/>
                <w:sz w:val="20"/>
              </w:rPr>
            </w:pPr>
          </w:p>
        </w:tc>
      </w:tr>
      <w:tr w:rsidR="00AE119A" w:rsidRPr="002238AD" w14:paraId="41FA4238" w14:textId="77777777" w:rsidTr="19827412">
        <w:trPr>
          <w:trHeight w:val="440"/>
        </w:trPr>
        <w:tc>
          <w:tcPr>
            <w:tcW w:w="622" w:type="pct"/>
          </w:tcPr>
          <w:p w14:paraId="11E0EE0E" w14:textId="77777777" w:rsidR="00742C19" w:rsidRPr="002238AD" w:rsidRDefault="00742C19" w:rsidP="009C29E0">
            <w:pPr>
              <w:spacing w:after="40"/>
              <w:ind w:right="288"/>
              <w:jc w:val="both"/>
              <w:rPr>
                <w:rFonts w:ascii="Arial" w:hAnsi="Arial" w:cs="Arial"/>
                <w:sz w:val="20"/>
              </w:rPr>
            </w:pPr>
            <w:r w:rsidRPr="002238AD">
              <w:rPr>
                <w:rFonts w:ascii="Arial" w:hAnsi="Arial" w:cs="Arial"/>
                <w:sz w:val="20"/>
              </w:rPr>
              <w:t>AX</w:t>
            </w:r>
          </w:p>
        </w:tc>
        <w:tc>
          <w:tcPr>
            <w:tcW w:w="2622" w:type="pct"/>
          </w:tcPr>
          <w:p w14:paraId="7D19463B" w14:textId="77777777" w:rsidR="00742C19" w:rsidRPr="002238AD" w:rsidRDefault="00742C19" w:rsidP="00AE119A">
            <w:pPr>
              <w:spacing w:after="40"/>
              <w:ind w:right="288"/>
              <w:rPr>
                <w:rFonts w:ascii="Arial" w:hAnsi="Arial" w:cs="Arial"/>
                <w:sz w:val="20"/>
              </w:rPr>
            </w:pPr>
            <w:r w:rsidRPr="002238AD">
              <w:rPr>
                <w:rFonts w:ascii="Arial" w:hAnsi="Arial" w:cs="Arial"/>
                <w:sz w:val="20"/>
              </w:rPr>
              <w:t>New requirements for support of Smart SDV Studies</w:t>
            </w:r>
          </w:p>
        </w:tc>
        <w:tc>
          <w:tcPr>
            <w:tcW w:w="917" w:type="pct"/>
          </w:tcPr>
          <w:p w14:paraId="4DA839A6" w14:textId="77777777" w:rsidR="00742C19" w:rsidRPr="002238AD" w:rsidRDefault="00742C19" w:rsidP="00AE119A">
            <w:pPr>
              <w:spacing w:after="40"/>
              <w:ind w:right="288"/>
              <w:rPr>
                <w:rFonts w:ascii="Arial" w:hAnsi="Arial" w:cs="Arial"/>
                <w:sz w:val="20"/>
              </w:rPr>
            </w:pPr>
            <w:r w:rsidRPr="002238AD">
              <w:rPr>
                <w:rFonts w:ascii="Arial" w:hAnsi="Arial" w:cs="Arial"/>
                <w:sz w:val="20"/>
              </w:rPr>
              <w:t>Brent Mercado</w:t>
            </w:r>
          </w:p>
        </w:tc>
        <w:tc>
          <w:tcPr>
            <w:tcW w:w="839" w:type="pct"/>
          </w:tcPr>
          <w:p w14:paraId="49B864A7" w14:textId="77777777" w:rsidR="00742C19" w:rsidRPr="002238AD" w:rsidRDefault="00742C19" w:rsidP="00AE119A">
            <w:pPr>
              <w:spacing w:after="40"/>
              <w:ind w:right="288"/>
              <w:jc w:val="both"/>
              <w:rPr>
                <w:rFonts w:ascii="Arial" w:hAnsi="Arial" w:cs="Arial"/>
                <w:sz w:val="20"/>
              </w:rPr>
            </w:pPr>
            <w:r w:rsidRPr="002238AD">
              <w:rPr>
                <w:rFonts w:ascii="Arial" w:hAnsi="Arial" w:cs="Arial"/>
                <w:sz w:val="20"/>
              </w:rPr>
              <w:t>See EDM</w:t>
            </w:r>
          </w:p>
        </w:tc>
      </w:tr>
      <w:tr w:rsidR="00AE119A" w:rsidRPr="002238AD" w14:paraId="2403DD3D" w14:textId="77777777" w:rsidTr="19827412">
        <w:trPr>
          <w:trHeight w:val="422"/>
        </w:trPr>
        <w:tc>
          <w:tcPr>
            <w:tcW w:w="622" w:type="pct"/>
          </w:tcPr>
          <w:p w14:paraId="38CB393C" w14:textId="77777777" w:rsidR="0003543D" w:rsidRPr="002238AD" w:rsidRDefault="0003543D" w:rsidP="009C29E0">
            <w:pPr>
              <w:spacing w:after="40"/>
              <w:ind w:right="288"/>
              <w:jc w:val="both"/>
              <w:rPr>
                <w:rFonts w:ascii="Arial" w:hAnsi="Arial" w:cs="Arial"/>
                <w:sz w:val="20"/>
              </w:rPr>
            </w:pPr>
            <w:r w:rsidRPr="002238AD">
              <w:rPr>
                <w:rFonts w:ascii="Arial" w:hAnsi="Arial" w:cs="Arial"/>
                <w:sz w:val="20"/>
              </w:rPr>
              <w:t>AY</w:t>
            </w:r>
          </w:p>
        </w:tc>
        <w:tc>
          <w:tcPr>
            <w:tcW w:w="2622" w:type="pct"/>
          </w:tcPr>
          <w:p w14:paraId="675F72EF" w14:textId="77777777" w:rsidR="00100B0C" w:rsidRPr="002238AD" w:rsidRDefault="00E628E1" w:rsidP="00AE119A">
            <w:pPr>
              <w:spacing w:after="40"/>
              <w:ind w:right="288"/>
              <w:rPr>
                <w:rFonts w:ascii="Arial" w:hAnsi="Arial" w:cs="Arial"/>
                <w:sz w:val="20"/>
              </w:rPr>
            </w:pPr>
            <w:proofErr w:type="spellStart"/>
            <w:r w:rsidRPr="002238AD">
              <w:rPr>
                <w:rFonts w:ascii="Arial" w:hAnsi="Arial" w:cs="Arial"/>
                <w:sz w:val="20"/>
              </w:rPr>
              <w:t>HyperCare</w:t>
            </w:r>
            <w:proofErr w:type="spellEnd"/>
            <w:r w:rsidRPr="002238AD">
              <w:rPr>
                <w:rFonts w:ascii="Arial" w:hAnsi="Arial" w:cs="Arial"/>
                <w:sz w:val="20"/>
              </w:rPr>
              <w:t xml:space="preserve"> </w:t>
            </w:r>
            <w:r w:rsidR="00B07C35" w:rsidRPr="002238AD">
              <w:rPr>
                <w:rFonts w:ascii="Arial" w:hAnsi="Arial" w:cs="Arial"/>
                <w:sz w:val="20"/>
              </w:rPr>
              <w:t>fixes</w:t>
            </w:r>
            <w:r w:rsidRPr="002238AD">
              <w:rPr>
                <w:rFonts w:ascii="Arial" w:hAnsi="Arial" w:cs="Arial"/>
                <w:sz w:val="20"/>
              </w:rPr>
              <w:t xml:space="preserve"> for Smart SDV enhancements</w:t>
            </w:r>
            <w:r w:rsidR="00B07C35" w:rsidRPr="002238AD">
              <w:rPr>
                <w:rFonts w:ascii="Arial" w:hAnsi="Arial" w:cs="Arial"/>
                <w:sz w:val="20"/>
              </w:rPr>
              <w:t xml:space="preserve"> – Legacy Studies</w:t>
            </w:r>
          </w:p>
        </w:tc>
        <w:tc>
          <w:tcPr>
            <w:tcW w:w="917" w:type="pct"/>
          </w:tcPr>
          <w:p w14:paraId="53C9273F" w14:textId="77777777" w:rsidR="0003543D" w:rsidRPr="002238AD" w:rsidRDefault="00E628E1" w:rsidP="00AE119A">
            <w:pPr>
              <w:spacing w:after="40"/>
              <w:ind w:right="288"/>
              <w:rPr>
                <w:rFonts w:ascii="Arial" w:hAnsi="Arial" w:cs="Arial"/>
                <w:sz w:val="20"/>
              </w:rPr>
            </w:pPr>
            <w:r w:rsidRPr="002238AD">
              <w:rPr>
                <w:rFonts w:ascii="Arial" w:hAnsi="Arial" w:cs="Arial"/>
                <w:sz w:val="20"/>
              </w:rPr>
              <w:t>Brent Mercado</w:t>
            </w:r>
          </w:p>
        </w:tc>
        <w:tc>
          <w:tcPr>
            <w:tcW w:w="839" w:type="pct"/>
          </w:tcPr>
          <w:p w14:paraId="66F36F5B" w14:textId="77777777" w:rsidR="0003543D" w:rsidRPr="002238AD" w:rsidRDefault="0003543D" w:rsidP="00AE119A">
            <w:pPr>
              <w:spacing w:after="40"/>
              <w:ind w:right="288"/>
              <w:jc w:val="both"/>
              <w:rPr>
                <w:rFonts w:ascii="Arial" w:hAnsi="Arial" w:cs="Arial"/>
                <w:sz w:val="20"/>
              </w:rPr>
            </w:pPr>
            <w:r w:rsidRPr="002238AD">
              <w:rPr>
                <w:rFonts w:ascii="Arial" w:hAnsi="Arial" w:cs="Arial"/>
                <w:sz w:val="20"/>
              </w:rPr>
              <w:t>See EDM</w:t>
            </w:r>
          </w:p>
        </w:tc>
      </w:tr>
      <w:tr w:rsidR="00AE119A" w:rsidRPr="002238AD" w14:paraId="0CFEDA5C" w14:textId="77777777" w:rsidTr="19827412">
        <w:trPr>
          <w:trHeight w:val="646"/>
        </w:trPr>
        <w:tc>
          <w:tcPr>
            <w:tcW w:w="622" w:type="pct"/>
          </w:tcPr>
          <w:p w14:paraId="434B2535" w14:textId="77777777" w:rsidR="000472EF" w:rsidRPr="002238AD" w:rsidRDefault="000472EF" w:rsidP="009C29E0">
            <w:pPr>
              <w:spacing w:after="40"/>
              <w:ind w:right="288"/>
              <w:jc w:val="both"/>
              <w:rPr>
                <w:rFonts w:ascii="Arial" w:hAnsi="Arial" w:cs="Arial"/>
                <w:sz w:val="20"/>
              </w:rPr>
            </w:pPr>
            <w:r w:rsidRPr="002238AD">
              <w:rPr>
                <w:rFonts w:ascii="Arial" w:hAnsi="Arial" w:cs="Arial"/>
                <w:sz w:val="20"/>
              </w:rPr>
              <w:t>AZ</w:t>
            </w:r>
          </w:p>
        </w:tc>
        <w:tc>
          <w:tcPr>
            <w:tcW w:w="2622" w:type="pct"/>
          </w:tcPr>
          <w:p w14:paraId="34DF3700" w14:textId="77777777" w:rsidR="000472EF" w:rsidRPr="002238AD" w:rsidRDefault="00CE0577" w:rsidP="00AE119A">
            <w:pPr>
              <w:spacing w:after="40"/>
              <w:ind w:right="288"/>
              <w:rPr>
                <w:rFonts w:ascii="Arial" w:hAnsi="Arial" w:cs="Arial"/>
                <w:sz w:val="20"/>
              </w:rPr>
            </w:pPr>
            <w:r w:rsidRPr="002238AD">
              <w:rPr>
                <w:rFonts w:ascii="Arial" w:hAnsi="Arial" w:cs="Arial"/>
                <w:sz w:val="20"/>
              </w:rPr>
              <w:t>Requirement changes for scheduler First PMV blocking functionality and enhancements to Visit Frequency module</w:t>
            </w:r>
          </w:p>
        </w:tc>
        <w:tc>
          <w:tcPr>
            <w:tcW w:w="917" w:type="pct"/>
          </w:tcPr>
          <w:p w14:paraId="724DBF2F" w14:textId="77777777" w:rsidR="000472EF" w:rsidRPr="002238AD" w:rsidRDefault="000472EF" w:rsidP="00AE119A">
            <w:pPr>
              <w:spacing w:after="40"/>
              <w:ind w:right="288"/>
              <w:rPr>
                <w:rFonts w:ascii="Arial" w:hAnsi="Arial" w:cs="Arial"/>
                <w:sz w:val="20"/>
              </w:rPr>
            </w:pPr>
            <w:r w:rsidRPr="002238AD">
              <w:rPr>
                <w:rFonts w:ascii="Arial" w:hAnsi="Arial" w:cs="Arial"/>
                <w:sz w:val="20"/>
              </w:rPr>
              <w:t>Kris Ulstad</w:t>
            </w:r>
          </w:p>
        </w:tc>
        <w:tc>
          <w:tcPr>
            <w:tcW w:w="839" w:type="pct"/>
          </w:tcPr>
          <w:p w14:paraId="2BAC5327" w14:textId="77777777" w:rsidR="000472EF" w:rsidRPr="002238AD" w:rsidRDefault="000472EF" w:rsidP="00AE119A">
            <w:pPr>
              <w:spacing w:after="40"/>
              <w:ind w:right="288"/>
              <w:jc w:val="both"/>
              <w:rPr>
                <w:rFonts w:ascii="Arial" w:hAnsi="Arial" w:cs="Arial"/>
                <w:sz w:val="20"/>
              </w:rPr>
            </w:pPr>
            <w:r w:rsidRPr="002238AD">
              <w:rPr>
                <w:rFonts w:ascii="Arial" w:hAnsi="Arial" w:cs="Arial"/>
                <w:sz w:val="20"/>
              </w:rPr>
              <w:t>See EDM</w:t>
            </w:r>
          </w:p>
        </w:tc>
      </w:tr>
      <w:tr w:rsidR="00AE119A" w:rsidRPr="002238AD" w14:paraId="2535082D" w14:textId="77777777" w:rsidTr="19827412">
        <w:trPr>
          <w:trHeight w:val="646"/>
        </w:trPr>
        <w:tc>
          <w:tcPr>
            <w:tcW w:w="622" w:type="pct"/>
          </w:tcPr>
          <w:p w14:paraId="280BB113" w14:textId="77777777" w:rsidR="00910DCC" w:rsidRPr="002238AD" w:rsidRDefault="00910DCC" w:rsidP="009C29E0">
            <w:pPr>
              <w:spacing w:after="40"/>
              <w:ind w:right="288"/>
              <w:jc w:val="both"/>
              <w:rPr>
                <w:rFonts w:ascii="Arial" w:hAnsi="Arial" w:cs="Arial"/>
                <w:sz w:val="20"/>
              </w:rPr>
            </w:pPr>
            <w:r w:rsidRPr="002238AD">
              <w:rPr>
                <w:rFonts w:ascii="Arial" w:hAnsi="Arial" w:cs="Arial"/>
                <w:sz w:val="20"/>
              </w:rPr>
              <w:t>BA</w:t>
            </w:r>
          </w:p>
        </w:tc>
        <w:tc>
          <w:tcPr>
            <w:tcW w:w="2622" w:type="pct"/>
          </w:tcPr>
          <w:p w14:paraId="6394DB79" w14:textId="77777777" w:rsidR="00910DCC" w:rsidRPr="002238AD" w:rsidRDefault="0013010E" w:rsidP="00AE119A">
            <w:pPr>
              <w:spacing w:after="40"/>
              <w:ind w:right="288"/>
              <w:rPr>
                <w:rFonts w:ascii="Arial" w:hAnsi="Arial" w:cs="Arial"/>
                <w:sz w:val="20"/>
              </w:rPr>
            </w:pPr>
            <w:r w:rsidRPr="002238AD">
              <w:rPr>
                <w:rFonts w:ascii="Arial" w:hAnsi="Arial" w:cs="Arial"/>
                <w:sz w:val="20"/>
              </w:rPr>
              <w:t xml:space="preserve">Change log additions to document minor enhancements </w:t>
            </w:r>
            <w:r w:rsidR="00670FFA" w:rsidRPr="002238AD">
              <w:rPr>
                <w:rFonts w:ascii="Arial" w:hAnsi="Arial" w:cs="Arial"/>
                <w:sz w:val="20"/>
              </w:rPr>
              <w:t xml:space="preserve">and fixes </w:t>
            </w:r>
            <w:r w:rsidRPr="002238AD">
              <w:rPr>
                <w:rFonts w:ascii="Arial" w:hAnsi="Arial" w:cs="Arial"/>
                <w:sz w:val="20"/>
              </w:rPr>
              <w:t>to the application</w:t>
            </w:r>
            <w:r w:rsidR="00304E42" w:rsidRPr="002238AD">
              <w:rPr>
                <w:rFonts w:ascii="Arial" w:hAnsi="Arial" w:cs="Arial"/>
                <w:sz w:val="20"/>
              </w:rPr>
              <w:t xml:space="preserve"> related to the Smart SDV monitoring framework</w:t>
            </w:r>
            <w:r w:rsidRPr="002238AD">
              <w:rPr>
                <w:rFonts w:ascii="Arial" w:hAnsi="Arial" w:cs="Arial"/>
                <w:sz w:val="20"/>
              </w:rPr>
              <w:t>.</w:t>
            </w:r>
          </w:p>
        </w:tc>
        <w:tc>
          <w:tcPr>
            <w:tcW w:w="917" w:type="pct"/>
          </w:tcPr>
          <w:p w14:paraId="60B4AC4A" w14:textId="77777777" w:rsidR="00910DCC" w:rsidRPr="002238AD" w:rsidRDefault="00910DCC" w:rsidP="00AE119A">
            <w:pPr>
              <w:spacing w:after="40"/>
              <w:ind w:right="288"/>
              <w:rPr>
                <w:rFonts w:ascii="Arial" w:hAnsi="Arial" w:cs="Arial"/>
                <w:sz w:val="20"/>
              </w:rPr>
            </w:pPr>
            <w:r w:rsidRPr="002238AD">
              <w:rPr>
                <w:rFonts w:ascii="Arial" w:hAnsi="Arial" w:cs="Arial"/>
                <w:sz w:val="20"/>
              </w:rPr>
              <w:t>Kris Ulstad</w:t>
            </w:r>
          </w:p>
        </w:tc>
        <w:tc>
          <w:tcPr>
            <w:tcW w:w="839" w:type="pct"/>
          </w:tcPr>
          <w:p w14:paraId="0E426BFA" w14:textId="77777777" w:rsidR="00910DCC" w:rsidRPr="002238AD" w:rsidRDefault="00910DCC" w:rsidP="00AE119A">
            <w:pPr>
              <w:spacing w:after="40"/>
              <w:ind w:right="288"/>
              <w:jc w:val="both"/>
              <w:rPr>
                <w:rFonts w:ascii="Arial" w:hAnsi="Arial" w:cs="Arial"/>
                <w:sz w:val="20"/>
              </w:rPr>
            </w:pPr>
            <w:r w:rsidRPr="002238AD">
              <w:rPr>
                <w:rFonts w:ascii="Arial" w:hAnsi="Arial" w:cs="Arial"/>
                <w:sz w:val="20"/>
              </w:rPr>
              <w:t>See EDM</w:t>
            </w:r>
          </w:p>
        </w:tc>
      </w:tr>
      <w:tr w:rsidR="00AE119A" w:rsidRPr="002238AD" w14:paraId="1A7461C4" w14:textId="77777777" w:rsidTr="19827412">
        <w:trPr>
          <w:trHeight w:val="1151"/>
        </w:trPr>
        <w:tc>
          <w:tcPr>
            <w:tcW w:w="622" w:type="pct"/>
          </w:tcPr>
          <w:p w14:paraId="7E875C38" w14:textId="77777777" w:rsidR="00896F15" w:rsidRPr="002238AD" w:rsidRDefault="00896F15" w:rsidP="009C29E0">
            <w:pPr>
              <w:spacing w:after="40"/>
              <w:ind w:right="288"/>
              <w:jc w:val="both"/>
              <w:rPr>
                <w:rFonts w:ascii="Arial" w:hAnsi="Arial" w:cs="Arial"/>
                <w:sz w:val="20"/>
              </w:rPr>
            </w:pPr>
            <w:r w:rsidRPr="002238AD">
              <w:rPr>
                <w:rFonts w:ascii="Arial" w:hAnsi="Arial" w:cs="Arial"/>
                <w:sz w:val="20"/>
              </w:rPr>
              <w:t>BB</w:t>
            </w:r>
          </w:p>
        </w:tc>
        <w:tc>
          <w:tcPr>
            <w:tcW w:w="2622" w:type="pct"/>
          </w:tcPr>
          <w:p w14:paraId="29E9C130" w14:textId="77777777" w:rsidR="00896F15" w:rsidRPr="002238AD" w:rsidRDefault="00896F15" w:rsidP="00AE119A">
            <w:pPr>
              <w:spacing w:after="40"/>
              <w:ind w:right="288"/>
              <w:rPr>
                <w:rFonts w:ascii="Arial" w:hAnsi="Arial" w:cs="Arial"/>
                <w:sz w:val="20"/>
              </w:rPr>
            </w:pPr>
            <w:r w:rsidRPr="002238AD">
              <w:rPr>
                <w:rFonts w:ascii="Arial" w:hAnsi="Arial" w:cs="Arial"/>
                <w:color w:val="222222"/>
                <w:sz w:val="20"/>
                <w:shd w:val="clear" w:color="auto" w:fill="FFFFFF"/>
              </w:rPr>
              <w:t>Update query to use study along with patient ID so that OC Discrepancy creation is written to the appropriate study/site/patient in OC/RDC.  In addition, update the Findings Maintenance logic to allow proper edits to occur depending on specific scenarios.</w:t>
            </w:r>
          </w:p>
        </w:tc>
        <w:tc>
          <w:tcPr>
            <w:tcW w:w="917" w:type="pct"/>
          </w:tcPr>
          <w:p w14:paraId="07A51732" w14:textId="77777777" w:rsidR="00896F15" w:rsidRPr="002238AD" w:rsidRDefault="00896F15" w:rsidP="00AE119A">
            <w:pPr>
              <w:spacing w:after="40"/>
              <w:ind w:right="288"/>
              <w:rPr>
                <w:rFonts w:ascii="Arial" w:hAnsi="Arial" w:cs="Arial"/>
                <w:sz w:val="20"/>
              </w:rPr>
            </w:pPr>
            <w:r w:rsidRPr="002238AD">
              <w:rPr>
                <w:rFonts w:ascii="Arial" w:hAnsi="Arial" w:cs="Arial"/>
                <w:sz w:val="20"/>
              </w:rPr>
              <w:t>Kris Ulstad</w:t>
            </w:r>
          </w:p>
        </w:tc>
        <w:tc>
          <w:tcPr>
            <w:tcW w:w="839" w:type="pct"/>
          </w:tcPr>
          <w:p w14:paraId="63779AF3" w14:textId="77777777" w:rsidR="00896F15" w:rsidRPr="002238AD" w:rsidRDefault="00896F15" w:rsidP="00AE119A">
            <w:pPr>
              <w:spacing w:after="40"/>
              <w:ind w:right="288"/>
              <w:jc w:val="both"/>
              <w:rPr>
                <w:rFonts w:ascii="Arial" w:hAnsi="Arial" w:cs="Arial"/>
                <w:sz w:val="20"/>
              </w:rPr>
            </w:pPr>
            <w:r w:rsidRPr="002238AD">
              <w:rPr>
                <w:rFonts w:ascii="Arial" w:hAnsi="Arial" w:cs="Arial"/>
                <w:sz w:val="20"/>
              </w:rPr>
              <w:t>See EDM</w:t>
            </w:r>
          </w:p>
          <w:p w14:paraId="2704CC12" w14:textId="77777777" w:rsidR="000425A7" w:rsidRPr="002238AD" w:rsidRDefault="000425A7" w:rsidP="00AE119A">
            <w:pPr>
              <w:spacing w:after="40"/>
              <w:ind w:right="288"/>
              <w:jc w:val="both"/>
              <w:rPr>
                <w:rFonts w:ascii="Arial" w:hAnsi="Arial" w:cs="Arial"/>
                <w:sz w:val="20"/>
              </w:rPr>
            </w:pPr>
          </w:p>
          <w:p w14:paraId="7E1583F6" w14:textId="77777777" w:rsidR="000425A7" w:rsidRPr="002238AD" w:rsidRDefault="000425A7" w:rsidP="00AE119A">
            <w:pPr>
              <w:spacing w:after="40"/>
              <w:ind w:right="288"/>
              <w:jc w:val="both"/>
              <w:rPr>
                <w:rFonts w:ascii="Arial" w:hAnsi="Arial" w:cs="Arial"/>
                <w:sz w:val="20"/>
              </w:rPr>
            </w:pPr>
          </w:p>
        </w:tc>
      </w:tr>
      <w:tr w:rsidR="00AE119A" w:rsidRPr="002238AD" w14:paraId="0E4C5270" w14:textId="77777777" w:rsidTr="19827412">
        <w:trPr>
          <w:trHeight w:val="646"/>
        </w:trPr>
        <w:tc>
          <w:tcPr>
            <w:tcW w:w="622" w:type="pct"/>
          </w:tcPr>
          <w:p w14:paraId="7DD7572B" w14:textId="77777777" w:rsidR="0084375E" w:rsidRPr="002238AD" w:rsidRDefault="0084375E" w:rsidP="009C29E0">
            <w:pPr>
              <w:spacing w:after="40"/>
              <w:ind w:right="288"/>
              <w:jc w:val="both"/>
              <w:rPr>
                <w:rFonts w:ascii="Arial" w:hAnsi="Arial" w:cs="Arial"/>
                <w:sz w:val="20"/>
              </w:rPr>
            </w:pPr>
            <w:r w:rsidRPr="002238AD">
              <w:rPr>
                <w:rFonts w:ascii="Arial" w:hAnsi="Arial" w:cs="Arial"/>
                <w:sz w:val="20"/>
              </w:rPr>
              <w:lastRenderedPageBreak/>
              <w:t>BC</w:t>
            </w:r>
          </w:p>
        </w:tc>
        <w:tc>
          <w:tcPr>
            <w:tcW w:w="2622" w:type="pct"/>
          </w:tcPr>
          <w:p w14:paraId="49380AF3" w14:textId="77777777" w:rsidR="0084375E" w:rsidRPr="002238AD" w:rsidRDefault="0084375E" w:rsidP="00AE119A">
            <w:pPr>
              <w:spacing w:after="40"/>
              <w:ind w:right="288"/>
              <w:rPr>
                <w:rFonts w:ascii="Arial" w:hAnsi="Arial" w:cs="Arial"/>
                <w:color w:val="222222"/>
                <w:sz w:val="20"/>
                <w:shd w:val="clear" w:color="auto" w:fill="FFFFFF"/>
              </w:rPr>
            </w:pPr>
            <w:r w:rsidRPr="002238AD">
              <w:rPr>
                <w:rFonts w:ascii="Arial" w:hAnsi="Arial" w:cs="Arial"/>
                <w:color w:val="222222"/>
                <w:sz w:val="20"/>
                <w:shd w:val="clear" w:color="auto" w:fill="FFFFFF"/>
              </w:rPr>
              <w:t>Requirements related to integration with Electronic Monitoring Log report generation.  Include a fix to populate the correct updated ICF version in the ICF Review UI.</w:t>
            </w:r>
          </w:p>
        </w:tc>
        <w:tc>
          <w:tcPr>
            <w:tcW w:w="917" w:type="pct"/>
          </w:tcPr>
          <w:p w14:paraId="0608EFB6" w14:textId="77777777" w:rsidR="0084375E" w:rsidRPr="002238AD" w:rsidRDefault="0084375E" w:rsidP="00AE119A">
            <w:pPr>
              <w:spacing w:after="40"/>
              <w:ind w:right="288"/>
              <w:rPr>
                <w:rFonts w:ascii="Arial" w:hAnsi="Arial" w:cs="Arial"/>
                <w:sz w:val="20"/>
              </w:rPr>
            </w:pPr>
            <w:r w:rsidRPr="002238AD">
              <w:rPr>
                <w:rFonts w:ascii="Arial" w:hAnsi="Arial" w:cs="Arial"/>
                <w:sz w:val="20"/>
              </w:rPr>
              <w:t>Scott Dernley</w:t>
            </w:r>
          </w:p>
        </w:tc>
        <w:tc>
          <w:tcPr>
            <w:tcW w:w="839" w:type="pct"/>
          </w:tcPr>
          <w:p w14:paraId="1FE0CE05" w14:textId="77777777" w:rsidR="0084375E" w:rsidRPr="002238AD" w:rsidRDefault="0084375E" w:rsidP="00AE119A">
            <w:pPr>
              <w:spacing w:after="40"/>
              <w:ind w:right="288"/>
              <w:jc w:val="both"/>
              <w:rPr>
                <w:rFonts w:ascii="Arial" w:hAnsi="Arial" w:cs="Arial"/>
                <w:sz w:val="20"/>
              </w:rPr>
            </w:pPr>
            <w:r w:rsidRPr="002238AD">
              <w:rPr>
                <w:rFonts w:ascii="Arial" w:hAnsi="Arial" w:cs="Arial"/>
                <w:sz w:val="20"/>
              </w:rPr>
              <w:t>See EDM</w:t>
            </w:r>
          </w:p>
        </w:tc>
      </w:tr>
      <w:tr w:rsidR="00AE119A" w:rsidRPr="002238AD" w14:paraId="7C84C605" w14:textId="77777777" w:rsidTr="19827412">
        <w:trPr>
          <w:trHeight w:val="269"/>
        </w:trPr>
        <w:tc>
          <w:tcPr>
            <w:tcW w:w="622" w:type="pct"/>
          </w:tcPr>
          <w:p w14:paraId="21034424" w14:textId="77777777" w:rsidR="0005373F" w:rsidRPr="002238AD" w:rsidRDefault="0005373F" w:rsidP="009C29E0">
            <w:pPr>
              <w:spacing w:after="40"/>
              <w:ind w:right="288"/>
              <w:jc w:val="both"/>
              <w:rPr>
                <w:rFonts w:ascii="Arial" w:hAnsi="Arial" w:cs="Arial"/>
                <w:sz w:val="20"/>
              </w:rPr>
            </w:pPr>
            <w:r w:rsidRPr="002238AD">
              <w:rPr>
                <w:rFonts w:ascii="Arial" w:hAnsi="Arial" w:cs="Arial"/>
                <w:sz w:val="20"/>
              </w:rPr>
              <w:t>B</w:t>
            </w:r>
            <w:r w:rsidR="00EE1434" w:rsidRPr="002238AD">
              <w:rPr>
                <w:rFonts w:ascii="Arial" w:hAnsi="Arial" w:cs="Arial"/>
                <w:sz w:val="20"/>
              </w:rPr>
              <w:t>D</w:t>
            </w:r>
          </w:p>
        </w:tc>
        <w:tc>
          <w:tcPr>
            <w:tcW w:w="2622" w:type="pct"/>
          </w:tcPr>
          <w:p w14:paraId="1559EE6D" w14:textId="77777777" w:rsidR="0005373F" w:rsidRPr="002238AD" w:rsidRDefault="0005373F" w:rsidP="00AE119A">
            <w:pPr>
              <w:spacing w:after="40"/>
              <w:ind w:right="288"/>
              <w:rPr>
                <w:rFonts w:ascii="Arial" w:hAnsi="Arial" w:cs="Arial"/>
                <w:sz w:val="20"/>
              </w:rPr>
            </w:pPr>
            <w:r w:rsidRPr="002238AD">
              <w:rPr>
                <w:rFonts w:ascii="Arial" w:hAnsi="Arial" w:cs="Arial"/>
                <w:sz w:val="20"/>
              </w:rPr>
              <w:t>Scheduler module redesign.</w:t>
            </w:r>
          </w:p>
        </w:tc>
        <w:tc>
          <w:tcPr>
            <w:tcW w:w="917" w:type="pct"/>
          </w:tcPr>
          <w:p w14:paraId="361C7ACE" w14:textId="77777777" w:rsidR="0005373F" w:rsidRPr="002238AD" w:rsidRDefault="0005373F" w:rsidP="00AE119A">
            <w:pPr>
              <w:spacing w:after="40"/>
              <w:ind w:right="288"/>
              <w:rPr>
                <w:rFonts w:ascii="Arial" w:hAnsi="Arial" w:cs="Arial"/>
                <w:sz w:val="20"/>
              </w:rPr>
            </w:pPr>
            <w:r w:rsidRPr="002238AD">
              <w:rPr>
                <w:rFonts w:ascii="Arial" w:hAnsi="Arial" w:cs="Arial"/>
                <w:sz w:val="20"/>
              </w:rPr>
              <w:t>Kris Ulstad</w:t>
            </w:r>
          </w:p>
        </w:tc>
        <w:tc>
          <w:tcPr>
            <w:tcW w:w="839" w:type="pct"/>
          </w:tcPr>
          <w:p w14:paraId="7D9FF4F1" w14:textId="77777777" w:rsidR="0005373F" w:rsidRPr="002238AD" w:rsidRDefault="0005373F" w:rsidP="00AE119A">
            <w:pPr>
              <w:spacing w:after="40"/>
              <w:ind w:right="288"/>
              <w:jc w:val="both"/>
              <w:rPr>
                <w:rFonts w:ascii="Arial" w:hAnsi="Arial" w:cs="Arial"/>
                <w:sz w:val="20"/>
              </w:rPr>
            </w:pPr>
            <w:r w:rsidRPr="002238AD">
              <w:rPr>
                <w:rFonts w:ascii="Arial" w:hAnsi="Arial" w:cs="Arial"/>
                <w:sz w:val="20"/>
              </w:rPr>
              <w:t>See EDM</w:t>
            </w:r>
          </w:p>
        </w:tc>
      </w:tr>
      <w:tr w:rsidR="00AE119A" w:rsidRPr="002238AD" w14:paraId="2603CCC5" w14:textId="77777777" w:rsidTr="19827412">
        <w:trPr>
          <w:trHeight w:val="646"/>
        </w:trPr>
        <w:tc>
          <w:tcPr>
            <w:tcW w:w="622" w:type="pct"/>
          </w:tcPr>
          <w:p w14:paraId="0CADB36B" w14:textId="77777777" w:rsidR="000425A7" w:rsidRPr="002238AD" w:rsidRDefault="000425A7" w:rsidP="009C29E0">
            <w:pPr>
              <w:spacing w:after="40"/>
              <w:ind w:right="288"/>
              <w:jc w:val="both"/>
              <w:rPr>
                <w:rFonts w:ascii="Arial" w:hAnsi="Arial" w:cs="Arial"/>
                <w:sz w:val="20"/>
              </w:rPr>
            </w:pPr>
            <w:r w:rsidRPr="002238AD">
              <w:rPr>
                <w:rFonts w:ascii="Arial" w:hAnsi="Arial" w:cs="Arial"/>
                <w:sz w:val="20"/>
              </w:rPr>
              <w:t>BE</w:t>
            </w:r>
          </w:p>
        </w:tc>
        <w:tc>
          <w:tcPr>
            <w:tcW w:w="2622" w:type="pct"/>
          </w:tcPr>
          <w:p w14:paraId="7EC8BE40" w14:textId="77777777" w:rsidR="000425A7" w:rsidRPr="002238AD" w:rsidRDefault="0005132C" w:rsidP="00AE119A">
            <w:pPr>
              <w:numPr>
                <w:ilvl w:val="0"/>
                <w:numId w:val="25"/>
              </w:numPr>
              <w:spacing w:after="40"/>
              <w:ind w:left="130" w:right="288" w:hanging="180"/>
              <w:rPr>
                <w:rFonts w:ascii="Arial" w:hAnsi="Arial" w:cs="Arial"/>
                <w:sz w:val="20"/>
              </w:rPr>
            </w:pPr>
            <w:r w:rsidRPr="002238AD">
              <w:rPr>
                <w:rFonts w:ascii="Arial" w:hAnsi="Arial" w:cs="Arial"/>
                <w:sz w:val="20"/>
              </w:rPr>
              <w:t>Enhancements to display status of Smart SDV Visit Process</w:t>
            </w:r>
          </w:p>
          <w:p w14:paraId="763787CC" w14:textId="77777777" w:rsidR="0005132C" w:rsidRPr="002238AD" w:rsidRDefault="0005132C" w:rsidP="00AE119A">
            <w:pPr>
              <w:numPr>
                <w:ilvl w:val="0"/>
                <w:numId w:val="25"/>
              </w:numPr>
              <w:spacing w:after="40"/>
              <w:ind w:left="130" w:right="288" w:hanging="180"/>
              <w:rPr>
                <w:rFonts w:ascii="Arial" w:hAnsi="Arial" w:cs="Arial"/>
                <w:sz w:val="20"/>
              </w:rPr>
            </w:pPr>
            <w:r w:rsidRPr="002238AD">
              <w:rPr>
                <w:rFonts w:ascii="Arial" w:hAnsi="Arial" w:cs="Arial"/>
                <w:sz w:val="20"/>
              </w:rPr>
              <w:t>Enhancements to display identifying information on all screens</w:t>
            </w:r>
          </w:p>
          <w:p w14:paraId="4B618256" w14:textId="77777777" w:rsidR="0005132C" w:rsidRPr="002238AD" w:rsidRDefault="0005132C" w:rsidP="00AE119A">
            <w:pPr>
              <w:numPr>
                <w:ilvl w:val="0"/>
                <w:numId w:val="25"/>
              </w:numPr>
              <w:spacing w:after="40"/>
              <w:ind w:left="130" w:right="288" w:hanging="180"/>
              <w:rPr>
                <w:rFonts w:ascii="Arial" w:hAnsi="Arial" w:cs="Arial"/>
                <w:sz w:val="20"/>
              </w:rPr>
            </w:pPr>
            <w:r w:rsidRPr="002238AD">
              <w:rPr>
                <w:rFonts w:ascii="Arial" w:hAnsi="Arial" w:cs="Arial"/>
                <w:sz w:val="20"/>
              </w:rPr>
              <w:t>Enhancement to allow deferment of items requiring review for Smart SDV visits</w:t>
            </w:r>
          </w:p>
          <w:p w14:paraId="76D2065D" w14:textId="77777777" w:rsidR="005D70AF" w:rsidRPr="002238AD" w:rsidRDefault="005D70AF" w:rsidP="00AE119A">
            <w:pPr>
              <w:numPr>
                <w:ilvl w:val="0"/>
                <w:numId w:val="25"/>
              </w:numPr>
              <w:spacing w:after="40"/>
              <w:ind w:left="130" w:right="288" w:hanging="180"/>
              <w:rPr>
                <w:rFonts w:ascii="Arial" w:hAnsi="Arial" w:cs="Arial"/>
                <w:sz w:val="20"/>
              </w:rPr>
            </w:pPr>
            <w:r w:rsidRPr="002238AD">
              <w:rPr>
                <w:rFonts w:ascii="Arial" w:hAnsi="Arial" w:cs="Arial"/>
                <w:sz w:val="20"/>
              </w:rPr>
              <w:t>Enhancements to calculation of lot size for ICF and SDR review for escalations and expansion of window for synchronization of SDV status</w:t>
            </w:r>
          </w:p>
          <w:p w14:paraId="724B17EA" w14:textId="77777777" w:rsidR="0005132C" w:rsidRPr="002238AD" w:rsidRDefault="0005132C" w:rsidP="00AE119A">
            <w:pPr>
              <w:numPr>
                <w:ilvl w:val="0"/>
                <w:numId w:val="25"/>
              </w:numPr>
              <w:spacing w:after="40"/>
              <w:ind w:left="130" w:right="288" w:hanging="180"/>
              <w:rPr>
                <w:rFonts w:ascii="Arial" w:hAnsi="Arial" w:cs="Arial"/>
                <w:sz w:val="20"/>
              </w:rPr>
            </w:pPr>
            <w:r w:rsidRPr="002238AD">
              <w:rPr>
                <w:rFonts w:ascii="Arial" w:hAnsi="Arial" w:cs="Arial"/>
                <w:sz w:val="20"/>
              </w:rPr>
              <w:t>Enhancement to message text and workflow for Smart SDV Visits</w:t>
            </w:r>
          </w:p>
        </w:tc>
        <w:tc>
          <w:tcPr>
            <w:tcW w:w="917" w:type="pct"/>
          </w:tcPr>
          <w:p w14:paraId="45E16F35" w14:textId="77777777" w:rsidR="000425A7" w:rsidRPr="002238AD" w:rsidRDefault="0005132C" w:rsidP="00AE119A">
            <w:pPr>
              <w:spacing w:after="40"/>
              <w:ind w:right="288"/>
              <w:rPr>
                <w:rFonts w:ascii="Arial" w:hAnsi="Arial" w:cs="Arial"/>
                <w:sz w:val="20"/>
              </w:rPr>
            </w:pPr>
            <w:r w:rsidRPr="002238AD">
              <w:rPr>
                <w:rFonts w:ascii="Arial" w:hAnsi="Arial" w:cs="Arial"/>
                <w:sz w:val="20"/>
              </w:rPr>
              <w:t>Michelle Sunga</w:t>
            </w:r>
          </w:p>
        </w:tc>
        <w:tc>
          <w:tcPr>
            <w:tcW w:w="839" w:type="pct"/>
          </w:tcPr>
          <w:p w14:paraId="74742030" w14:textId="77777777" w:rsidR="000425A7" w:rsidRPr="002238AD" w:rsidRDefault="000425A7" w:rsidP="00AE119A">
            <w:pPr>
              <w:spacing w:after="40"/>
              <w:ind w:right="288"/>
              <w:jc w:val="both"/>
              <w:rPr>
                <w:rFonts w:ascii="Arial" w:hAnsi="Arial" w:cs="Arial"/>
                <w:sz w:val="20"/>
              </w:rPr>
            </w:pPr>
            <w:r w:rsidRPr="002238AD">
              <w:rPr>
                <w:rFonts w:ascii="Arial" w:hAnsi="Arial" w:cs="Arial"/>
                <w:sz w:val="20"/>
              </w:rPr>
              <w:t>See EDM</w:t>
            </w:r>
          </w:p>
        </w:tc>
      </w:tr>
      <w:tr w:rsidR="00AE119A" w:rsidRPr="002238AD" w14:paraId="1E19D45E" w14:textId="77777777" w:rsidTr="19827412">
        <w:trPr>
          <w:trHeight w:val="413"/>
        </w:trPr>
        <w:tc>
          <w:tcPr>
            <w:tcW w:w="622" w:type="pct"/>
          </w:tcPr>
          <w:p w14:paraId="4EA06E4A" w14:textId="500AE792" w:rsidR="00D15330" w:rsidRPr="002238AD" w:rsidRDefault="00D15330" w:rsidP="009C29E0">
            <w:pPr>
              <w:spacing w:after="40"/>
              <w:ind w:right="288"/>
              <w:jc w:val="both"/>
              <w:rPr>
                <w:rFonts w:ascii="Arial" w:hAnsi="Arial" w:cs="Arial"/>
                <w:sz w:val="20"/>
              </w:rPr>
            </w:pPr>
            <w:r w:rsidRPr="002238AD">
              <w:rPr>
                <w:rFonts w:ascii="Arial" w:hAnsi="Arial" w:cs="Arial"/>
                <w:sz w:val="20"/>
              </w:rPr>
              <w:t>BF</w:t>
            </w:r>
          </w:p>
        </w:tc>
        <w:tc>
          <w:tcPr>
            <w:tcW w:w="2622" w:type="pct"/>
          </w:tcPr>
          <w:p w14:paraId="7BB3EC6A" w14:textId="1BDB3747" w:rsidR="00D15330" w:rsidRPr="002238AD" w:rsidRDefault="00DA218E" w:rsidP="00AE119A">
            <w:pPr>
              <w:numPr>
                <w:ilvl w:val="0"/>
                <w:numId w:val="25"/>
              </w:numPr>
              <w:spacing w:after="40"/>
              <w:ind w:left="130" w:right="288" w:hanging="180"/>
              <w:rPr>
                <w:rFonts w:ascii="Arial" w:hAnsi="Arial" w:cs="Arial"/>
                <w:sz w:val="20"/>
              </w:rPr>
            </w:pPr>
            <w:r w:rsidRPr="002238AD">
              <w:rPr>
                <w:rFonts w:ascii="Arial" w:hAnsi="Arial" w:cs="Arial"/>
                <w:sz w:val="20"/>
              </w:rPr>
              <w:t>Add a new version of the Monitoring Visit Report (Template G)</w:t>
            </w:r>
          </w:p>
        </w:tc>
        <w:tc>
          <w:tcPr>
            <w:tcW w:w="917" w:type="pct"/>
          </w:tcPr>
          <w:p w14:paraId="40818F0D" w14:textId="77821721" w:rsidR="00D15330" w:rsidRPr="002238AD" w:rsidRDefault="00D15330" w:rsidP="00AE119A">
            <w:pPr>
              <w:spacing w:after="40"/>
              <w:ind w:right="288"/>
              <w:rPr>
                <w:rFonts w:ascii="Arial" w:hAnsi="Arial" w:cs="Arial"/>
                <w:sz w:val="20"/>
              </w:rPr>
            </w:pPr>
            <w:r w:rsidRPr="002238AD">
              <w:rPr>
                <w:rFonts w:ascii="Arial" w:hAnsi="Arial" w:cs="Arial"/>
                <w:sz w:val="20"/>
              </w:rPr>
              <w:t>Michelle Sunga</w:t>
            </w:r>
          </w:p>
        </w:tc>
        <w:tc>
          <w:tcPr>
            <w:tcW w:w="839" w:type="pct"/>
          </w:tcPr>
          <w:p w14:paraId="4559B8F8" w14:textId="117B7D87" w:rsidR="00D15330" w:rsidRPr="002238AD" w:rsidRDefault="00D15330" w:rsidP="00AE119A">
            <w:pPr>
              <w:spacing w:after="40"/>
              <w:ind w:right="288"/>
              <w:jc w:val="both"/>
              <w:rPr>
                <w:rFonts w:ascii="Arial" w:hAnsi="Arial" w:cs="Arial"/>
                <w:sz w:val="20"/>
              </w:rPr>
            </w:pPr>
            <w:r w:rsidRPr="002238AD">
              <w:rPr>
                <w:rFonts w:ascii="Arial" w:hAnsi="Arial" w:cs="Arial"/>
                <w:sz w:val="20"/>
              </w:rPr>
              <w:t>See EDM</w:t>
            </w:r>
          </w:p>
        </w:tc>
      </w:tr>
      <w:tr w:rsidR="00AE119A" w:rsidRPr="002238AD" w14:paraId="724911CC" w14:textId="77777777" w:rsidTr="19827412">
        <w:trPr>
          <w:trHeight w:val="646"/>
        </w:trPr>
        <w:tc>
          <w:tcPr>
            <w:tcW w:w="622" w:type="pct"/>
          </w:tcPr>
          <w:p w14:paraId="3B03230D" w14:textId="5ABD1F26" w:rsidR="00883A23" w:rsidRPr="002238AD" w:rsidRDefault="00883A23" w:rsidP="009C29E0">
            <w:pPr>
              <w:spacing w:after="40"/>
              <w:ind w:right="288"/>
              <w:jc w:val="both"/>
              <w:rPr>
                <w:rFonts w:ascii="Arial" w:hAnsi="Arial" w:cs="Arial"/>
                <w:sz w:val="20"/>
              </w:rPr>
            </w:pPr>
            <w:r w:rsidRPr="002238AD">
              <w:rPr>
                <w:rFonts w:ascii="Arial" w:hAnsi="Arial" w:cs="Arial"/>
                <w:sz w:val="20"/>
              </w:rPr>
              <w:t>B</w:t>
            </w:r>
            <w:r w:rsidR="00D15330" w:rsidRPr="002238AD">
              <w:rPr>
                <w:rFonts w:ascii="Arial" w:hAnsi="Arial" w:cs="Arial"/>
                <w:sz w:val="20"/>
              </w:rPr>
              <w:t>G</w:t>
            </w:r>
          </w:p>
        </w:tc>
        <w:tc>
          <w:tcPr>
            <w:tcW w:w="2622" w:type="pct"/>
          </w:tcPr>
          <w:p w14:paraId="08EC76BD" w14:textId="77777777" w:rsidR="0070465E" w:rsidRPr="002238AD" w:rsidRDefault="0070465E" w:rsidP="00AE119A">
            <w:pPr>
              <w:numPr>
                <w:ilvl w:val="0"/>
                <w:numId w:val="25"/>
              </w:numPr>
              <w:spacing w:after="40"/>
              <w:ind w:left="130" w:right="288" w:hanging="180"/>
              <w:rPr>
                <w:rFonts w:ascii="Arial" w:hAnsi="Arial" w:cs="Arial"/>
                <w:sz w:val="20"/>
              </w:rPr>
            </w:pPr>
            <w:r w:rsidRPr="002238AD">
              <w:rPr>
                <w:rFonts w:ascii="Arial" w:hAnsi="Arial" w:cs="Arial"/>
                <w:sz w:val="20"/>
              </w:rPr>
              <w:t>Visit Report to be time zone independent in reporting of dates</w:t>
            </w:r>
          </w:p>
          <w:p w14:paraId="02648883" w14:textId="7293E4A8" w:rsidR="00883A23" w:rsidRPr="002238AD" w:rsidRDefault="0070465E" w:rsidP="00AE119A">
            <w:pPr>
              <w:numPr>
                <w:ilvl w:val="0"/>
                <w:numId w:val="25"/>
              </w:numPr>
              <w:spacing w:after="40"/>
              <w:ind w:left="130" w:right="288" w:hanging="180"/>
              <w:rPr>
                <w:rFonts w:ascii="Arial" w:hAnsi="Arial" w:cs="Arial"/>
                <w:sz w:val="20"/>
              </w:rPr>
            </w:pPr>
            <w:r w:rsidRPr="002238AD">
              <w:rPr>
                <w:rFonts w:ascii="Arial" w:hAnsi="Arial" w:cs="Arial"/>
                <w:sz w:val="20"/>
              </w:rPr>
              <w:t>Enhance visit prepare for Smart SDV studies to bring in CRFs verified in-between visits</w:t>
            </w:r>
          </w:p>
        </w:tc>
        <w:tc>
          <w:tcPr>
            <w:tcW w:w="917" w:type="pct"/>
          </w:tcPr>
          <w:p w14:paraId="65D5B472" w14:textId="1E4C59C4" w:rsidR="00883A23" w:rsidRPr="002238AD" w:rsidRDefault="00493552" w:rsidP="00AE119A">
            <w:pPr>
              <w:spacing w:after="40"/>
              <w:ind w:right="288"/>
              <w:rPr>
                <w:rFonts w:ascii="Arial" w:hAnsi="Arial" w:cs="Arial"/>
                <w:sz w:val="20"/>
              </w:rPr>
            </w:pPr>
            <w:r w:rsidRPr="002238AD">
              <w:rPr>
                <w:rFonts w:ascii="Arial" w:hAnsi="Arial" w:cs="Arial"/>
                <w:sz w:val="20"/>
              </w:rPr>
              <w:t>Michelle Sunga</w:t>
            </w:r>
          </w:p>
        </w:tc>
        <w:tc>
          <w:tcPr>
            <w:tcW w:w="839" w:type="pct"/>
          </w:tcPr>
          <w:p w14:paraId="527875B9" w14:textId="59FF8495" w:rsidR="00883A23" w:rsidRPr="002238AD" w:rsidRDefault="00883A23" w:rsidP="00AE119A">
            <w:pPr>
              <w:spacing w:after="40"/>
              <w:ind w:right="288"/>
              <w:jc w:val="both"/>
              <w:rPr>
                <w:rFonts w:ascii="Arial" w:hAnsi="Arial" w:cs="Arial"/>
                <w:sz w:val="20"/>
              </w:rPr>
            </w:pPr>
            <w:r w:rsidRPr="002238AD">
              <w:rPr>
                <w:rFonts w:ascii="Arial" w:hAnsi="Arial" w:cs="Arial"/>
                <w:sz w:val="20"/>
              </w:rPr>
              <w:t>See EDM</w:t>
            </w:r>
          </w:p>
        </w:tc>
      </w:tr>
      <w:tr w:rsidR="00AE119A" w:rsidRPr="002238AD" w14:paraId="6A177DE5" w14:textId="77777777" w:rsidTr="19827412">
        <w:trPr>
          <w:trHeight w:val="341"/>
        </w:trPr>
        <w:tc>
          <w:tcPr>
            <w:tcW w:w="622" w:type="pct"/>
          </w:tcPr>
          <w:p w14:paraId="7FDB0DE7" w14:textId="65C7E07C" w:rsidR="00DA218E" w:rsidRPr="002238AD" w:rsidRDefault="00DA218E" w:rsidP="009C29E0">
            <w:pPr>
              <w:spacing w:after="40"/>
              <w:ind w:right="288"/>
              <w:jc w:val="both"/>
              <w:rPr>
                <w:rFonts w:ascii="Arial" w:hAnsi="Arial" w:cs="Arial"/>
                <w:sz w:val="20"/>
              </w:rPr>
            </w:pPr>
            <w:r w:rsidRPr="002238AD">
              <w:rPr>
                <w:rFonts w:ascii="Arial" w:hAnsi="Arial" w:cs="Arial"/>
                <w:sz w:val="20"/>
              </w:rPr>
              <w:t>BH</w:t>
            </w:r>
          </w:p>
        </w:tc>
        <w:tc>
          <w:tcPr>
            <w:tcW w:w="2622" w:type="pct"/>
          </w:tcPr>
          <w:p w14:paraId="11B15999" w14:textId="649692B2" w:rsidR="00DA218E" w:rsidRPr="002238AD" w:rsidRDefault="00754923" w:rsidP="00AE119A">
            <w:pPr>
              <w:spacing w:after="40"/>
              <w:ind w:right="288"/>
              <w:rPr>
                <w:rFonts w:ascii="Arial" w:hAnsi="Arial" w:cs="Arial"/>
                <w:sz w:val="20"/>
              </w:rPr>
            </w:pPr>
            <w:r w:rsidRPr="002238AD">
              <w:rPr>
                <w:rFonts w:ascii="Arial" w:hAnsi="Arial" w:cs="Arial"/>
                <w:sz w:val="20"/>
              </w:rPr>
              <w:t>Scheduler enhancements for Subsequent PMV Listing</w:t>
            </w:r>
          </w:p>
        </w:tc>
        <w:tc>
          <w:tcPr>
            <w:tcW w:w="917" w:type="pct"/>
          </w:tcPr>
          <w:p w14:paraId="5BC6EDAA" w14:textId="5A5C9ED5" w:rsidR="00DA218E" w:rsidRPr="002238AD" w:rsidRDefault="00754923" w:rsidP="00AE119A">
            <w:pPr>
              <w:spacing w:after="40"/>
              <w:ind w:right="288"/>
              <w:rPr>
                <w:rFonts w:ascii="Arial" w:hAnsi="Arial" w:cs="Arial"/>
                <w:sz w:val="20"/>
              </w:rPr>
            </w:pPr>
            <w:r w:rsidRPr="002238AD">
              <w:rPr>
                <w:rFonts w:ascii="Arial" w:hAnsi="Arial" w:cs="Arial"/>
                <w:sz w:val="20"/>
              </w:rPr>
              <w:t>Kris Ulstad</w:t>
            </w:r>
          </w:p>
        </w:tc>
        <w:tc>
          <w:tcPr>
            <w:tcW w:w="839" w:type="pct"/>
          </w:tcPr>
          <w:p w14:paraId="79987D9A" w14:textId="2164E23B" w:rsidR="00DA218E" w:rsidRPr="002238AD" w:rsidRDefault="00754923" w:rsidP="00AE119A">
            <w:pPr>
              <w:spacing w:after="40"/>
              <w:ind w:right="288"/>
              <w:jc w:val="both"/>
              <w:rPr>
                <w:rFonts w:ascii="Arial" w:hAnsi="Arial" w:cs="Arial"/>
                <w:sz w:val="20"/>
              </w:rPr>
            </w:pPr>
            <w:r w:rsidRPr="002238AD">
              <w:rPr>
                <w:rFonts w:ascii="Arial" w:hAnsi="Arial" w:cs="Arial"/>
                <w:sz w:val="20"/>
              </w:rPr>
              <w:t>See EDM</w:t>
            </w:r>
          </w:p>
        </w:tc>
      </w:tr>
      <w:tr w:rsidR="00AE119A" w:rsidRPr="002238AD" w14:paraId="78F61041" w14:textId="77777777" w:rsidTr="19827412">
        <w:trPr>
          <w:trHeight w:val="368"/>
        </w:trPr>
        <w:tc>
          <w:tcPr>
            <w:tcW w:w="622" w:type="pct"/>
          </w:tcPr>
          <w:p w14:paraId="1256A88B" w14:textId="5C502F84" w:rsidR="00414F5B" w:rsidRPr="002238AD" w:rsidRDefault="00414F5B" w:rsidP="009C29E0">
            <w:pPr>
              <w:spacing w:after="40"/>
              <w:ind w:right="288"/>
              <w:jc w:val="both"/>
              <w:rPr>
                <w:rFonts w:ascii="Arial" w:hAnsi="Arial" w:cs="Arial"/>
                <w:sz w:val="20"/>
              </w:rPr>
            </w:pPr>
            <w:r w:rsidRPr="002238AD">
              <w:rPr>
                <w:rFonts w:ascii="Arial" w:hAnsi="Arial" w:cs="Arial"/>
                <w:sz w:val="20"/>
              </w:rPr>
              <w:t>BJ</w:t>
            </w:r>
          </w:p>
        </w:tc>
        <w:tc>
          <w:tcPr>
            <w:tcW w:w="2622" w:type="pct"/>
          </w:tcPr>
          <w:p w14:paraId="218C9A9D" w14:textId="0ABA9839" w:rsidR="00414F5B" w:rsidRPr="002238AD" w:rsidRDefault="00414F5B" w:rsidP="00AE119A">
            <w:pPr>
              <w:spacing w:after="40"/>
              <w:ind w:right="288"/>
              <w:rPr>
                <w:rFonts w:ascii="Arial" w:hAnsi="Arial" w:cs="Arial"/>
                <w:sz w:val="20"/>
              </w:rPr>
            </w:pPr>
            <w:r w:rsidRPr="002238AD">
              <w:rPr>
                <w:rFonts w:ascii="Arial" w:hAnsi="Arial" w:cs="Arial"/>
                <w:sz w:val="20"/>
              </w:rPr>
              <w:t>Generic Data Model – Decoupling from OC</w:t>
            </w:r>
          </w:p>
        </w:tc>
        <w:tc>
          <w:tcPr>
            <w:tcW w:w="917" w:type="pct"/>
          </w:tcPr>
          <w:p w14:paraId="2A1442C4" w14:textId="56876460" w:rsidR="00414F5B" w:rsidRPr="002238AD" w:rsidRDefault="00414F5B" w:rsidP="00AE119A">
            <w:pPr>
              <w:spacing w:after="40"/>
              <w:ind w:right="288"/>
              <w:rPr>
                <w:rFonts w:ascii="Arial" w:hAnsi="Arial" w:cs="Arial"/>
                <w:sz w:val="20"/>
              </w:rPr>
            </w:pPr>
            <w:r w:rsidRPr="002238AD">
              <w:rPr>
                <w:rFonts w:ascii="Arial" w:hAnsi="Arial" w:cs="Arial"/>
                <w:sz w:val="20"/>
              </w:rPr>
              <w:t>Michelle Sunga</w:t>
            </w:r>
          </w:p>
        </w:tc>
        <w:tc>
          <w:tcPr>
            <w:tcW w:w="839" w:type="pct"/>
          </w:tcPr>
          <w:p w14:paraId="665228DA" w14:textId="57B74A88" w:rsidR="00414F5B" w:rsidRPr="002238AD" w:rsidRDefault="00414F5B" w:rsidP="00AE119A">
            <w:pPr>
              <w:spacing w:after="40"/>
              <w:ind w:right="288"/>
              <w:jc w:val="both"/>
              <w:rPr>
                <w:rFonts w:ascii="Arial" w:hAnsi="Arial" w:cs="Arial"/>
                <w:sz w:val="20"/>
              </w:rPr>
            </w:pPr>
            <w:r w:rsidRPr="002238AD">
              <w:rPr>
                <w:rFonts w:ascii="Arial" w:hAnsi="Arial" w:cs="Arial"/>
                <w:sz w:val="20"/>
              </w:rPr>
              <w:t>See EDM</w:t>
            </w:r>
          </w:p>
        </w:tc>
      </w:tr>
      <w:tr w:rsidR="00AE119A" w:rsidRPr="002238AD" w14:paraId="2169901A" w14:textId="77777777" w:rsidTr="19827412">
        <w:trPr>
          <w:trHeight w:val="404"/>
        </w:trPr>
        <w:tc>
          <w:tcPr>
            <w:tcW w:w="622" w:type="pct"/>
          </w:tcPr>
          <w:p w14:paraId="5D159A2A" w14:textId="4776213E" w:rsidR="0008048C" w:rsidRPr="002238AD" w:rsidRDefault="0008048C" w:rsidP="009C29E0">
            <w:pPr>
              <w:spacing w:after="40"/>
              <w:ind w:right="288"/>
              <w:jc w:val="both"/>
              <w:rPr>
                <w:rFonts w:ascii="Arial" w:hAnsi="Arial" w:cs="Arial"/>
                <w:sz w:val="20"/>
              </w:rPr>
            </w:pPr>
            <w:r w:rsidRPr="002238AD">
              <w:rPr>
                <w:rFonts w:ascii="Arial" w:hAnsi="Arial" w:cs="Arial"/>
                <w:sz w:val="20"/>
              </w:rPr>
              <w:t>BK</w:t>
            </w:r>
          </w:p>
        </w:tc>
        <w:tc>
          <w:tcPr>
            <w:tcW w:w="2622" w:type="pct"/>
          </w:tcPr>
          <w:p w14:paraId="20C823D6" w14:textId="215B1AD4" w:rsidR="00F96254" w:rsidRPr="002238AD" w:rsidRDefault="00E941F2" w:rsidP="00AE119A">
            <w:pPr>
              <w:spacing w:after="40"/>
              <w:ind w:right="288"/>
              <w:rPr>
                <w:rFonts w:ascii="Arial" w:hAnsi="Arial" w:cs="Arial"/>
                <w:sz w:val="20"/>
              </w:rPr>
            </w:pPr>
            <w:r w:rsidRPr="002238AD">
              <w:rPr>
                <w:rFonts w:ascii="Arial" w:hAnsi="Arial" w:cs="Arial"/>
                <w:sz w:val="20"/>
              </w:rPr>
              <w:t>Smart SDV Algorithm and Enter Monitoring Visit Data User Interface updates</w:t>
            </w:r>
          </w:p>
        </w:tc>
        <w:tc>
          <w:tcPr>
            <w:tcW w:w="917" w:type="pct"/>
          </w:tcPr>
          <w:p w14:paraId="391395C5" w14:textId="68C762F6" w:rsidR="0008048C" w:rsidRPr="002238AD" w:rsidRDefault="0008048C" w:rsidP="00AE119A">
            <w:pPr>
              <w:spacing w:after="40"/>
              <w:ind w:right="288"/>
              <w:rPr>
                <w:rFonts w:ascii="Arial" w:hAnsi="Arial" w:cs="Arial"/>
                <w:sz w:val="20"/>
              </w:rPr>
            </w:pPr>
            <w:r w:rsidRPr="002238AD">
              <w:rPr>
                <w:rFonts w:ascii="Arial" w:hAnsi="Arial" w:cs="Arial"/>
                <w:sz w:val="20"/>
              </w:rPr>
              <w:t>Michelle Sunga</w:t>
            </w:r>
          </w:p>
        </w:tc>
        <w:tc>
          <w:tcPr>
            <w:tcW w:w="839" w:type="pct"/>
          </w:tcPr>
          <w:p w14:paraId="3F6575EA" w14:textId="0BB0F498" w:rsidR="0008048C" w:rsidRPr="002238AD" w:rsidRDefault="0008048C" w:rsidP="00AE119A">
            <w:pPr>
              <w:spacing w:after="40"/>
              <w:ind w:right="288"/>
              <w:jc w:val="both"/>
              <w:rPr>
                <w:rFonts w:ascii="Arial" w:hAnsi="Arial" w:cs="Arial"/>
                <w:sz w:val="20"/>
              </w:rPr>
            </w:pPr>
            <w:r w:rsidRPr="002238AD">
              <w:rPr>
                <w:rFonts w:ascii="Arial" w:hAnsi="Arial" w:cs="Arial"/>
                <w:sz w:val="20"/>
              </w:rPr>
              <w:t>See EDM</w:t>
            </w:r>
          </w:p>
        </w:tc>
      </w:tr>
      <w:tr w:rsidR="00AE119A" w:rsidRPr="002238AD" w14:paraId="1010CDEC" w14:textId="77777777" w:rsidTr="19827412">
        <w:trPr>
          <w:trHeight w:val="646"/>
        </w:trPr>
        <w:tc>
          <w:tcPr>
            <w:tcW w:w="622" w:type="pct"/>
          </w:tcPr>
          <w:p w14:paraId="20668E53" w14:textId="4245A437" w:rsidR="003779D4" w:rsidRPr="002238AD" w:rsidRDefault="003779D4" w:rsidP="009C29E0">
            <w:pPr>
              <w:spacing w:after="40"/>
              <w:ind w:right="288"/>
              <w:jc w:val="both"/>
              <w:rPr>
                <w:rFonts w:ascii="Arial" w:hAnsi="Arial" w:cs="Arial"/>
                <w:sz w:val="20"/>
              </w:rPr>
            </w:pPr>
            <w:r w:rsidRPr="002238AD">
              <w:rPr>
                <w:rFonts w:ascii="Arial" w:hAnsi="Arial" w:cs="Arial"/>
                <w:sz w:val="20"/>
              </w:rPr>
              <w:t>BL</w:t>
            </w:r>
          </w:p>
        </w:tc>
        <w:tc>
          <w:tcPr>
            <w:tcW w:w="2622" w:type="pct"/>
          </w:tcPr>
          <w:p w14:paraId="196EC937" w14:textId="02AA95FA" w:rsidR="003779D4" w:rsidRPr="00D75171" w:rsidRDefault="00D75171" w:rsidP="00AE119A">
            <w:pPr>
              <w:spacing w:after="40"/>
              <w:ind w:right="288"/>
              <w:rPr>
                <w:rFonts w:ascii="Arial" w:hAnsi="Arial" w:cs="Arial"/>
                <w:sz w:val="20"/>
              </w:rPr>
            </w:pPr>
            <w:r w:rsidRPr="001B1A5E">
              <w:rPr>
                <w:rFonts w:ascii="Arial" w:hAnsi="Arial" w:cs="Arial"/>
                <w:color w:val="000000"/>
                <w:sz w:val="20"/>
                <w:shd w:val="clear" w:color="auto" w:fill="FFFFFF"/>
              </w:rPr>
              <w:t xml:space="preserve">Retire SMA Home Page </w:t>
            </w:r>
            <w:r>
              <w:rPr>
                <w:rFonts w:ascii="Arial" w:hAnsi="Arial" w:cs="Arial"/>
                <w:color w:val="000000"/>
                <w:sz w:val="20"/>
                <w:shd w:val="clear" w:color="auto" w:fill="FFFFFF"/>
              </w:rPr>
              <w:t>and integrate home page links into what was formerly SMA Scheduler.</w:t>
            </w:r>
          </w:p>
        </w:tc>
        <w:tc>
          <w:tcPr>
            <w:tcW w:w="917" w:type="pct"/>
          </w:tcPr>
          <w:p w14:paraId="4A2A0C43" w14:textId="321523DC" w:rsidR="003779D4" w:rsidRPr="002238AD" w:rsidRDefault="003779D4" w:rsidP="00AE119A">
            <w:pPr>
              <w:spacing w:after="40"/>
              <w:ind w:right="288"/>
              <w:rPr>
                <w:rFonts w:ascii="Arial" w:hAnsi="Arial" w:cs="Arial"/>
                <w:sz w:val="20"/>
              </w:rPr>
            </w:pPr>
            <w:r w:rsidRPr="002238AD">
              <w:rPr>
                <w:rFonts w:ascii="Arial" w:hAnsi="Arial" w:cs="Arial"/>
                <w:sz w:val="20"/>
              </w:rPr>
              <w:t>Conrad Lim</w:t>
            </w:r>
          </w:p>
        </w:tc>
        <w:tc>
          <w:tcPr>
            <w:tcW w:w="839" w:type="pct"/>
          </w:tcPr>
          <w:p w14:paraId="4A25328B" w14:textId="6DD2A320" w:rsidR="003779D4" w:rsidRPr="002238AD" w:rsidRDefault="003779D4" w:rsidP="00AE119A">
            <w:pPr>
              <w:spacing w:after="40"/>
              <w:ind w:right="288"/>
              <w:jc w:val="both"/>
              <w:rPr>
                <w:rFonts w:ascii="Arial" w:hAnsi="Arial" w:cs="Arial"/>
                <w:sz w:val="20"/>
              </w:rPr>
            </w:pPr>
            <w:r w:rsidRPr="002238AD">
              <w:rPr>
                <w:rFonts w:ascii="Arial" w:hAnsi="Arial" w:cs="Arial"/>
                <w:sz w:val="20"/>
              </w:rPr>
              <w:t>See EDM</w:t>
            </w:r>
          </w:p>
        </w:tc>
      </w:tr>
      <w:tr w:rsidR="00AE119A" w:rsidRPr="002238AD" w14:paraId="1E3D76F9" w14:textId="77777777" w:rsidTr="19827412">
        <w:trPr>
          <w:trHeight w:val="646"/>
        </w:trPr>
        <w:tc>
          <w:tcPr>
            <w:tcW w:w="622" w:type="pct"/>
          </w:tcPr>
          <w:p w14:paraId="78646EC9" w14:textId="1D3E01ED" w:rsidR="00400580" w:rsidRPr="002238AD" w:rsidRDefault="00400580" w:rsidP="009C29E0">
            <w:pPr>
              <w:spacing w:after="40"/>
              <w:ind w:right="288"/>
              <w:jc w:val="both"/>
              <w:rPr>
                <w:rFonts w:ascii="Arial" w:hAnsi="Arial" w:cs="Arial"/>
                <w:sz w:val="20"/>
              </w:rPr>
            </w:pPr>
            <w:r>
              <w:rPr>
                <w:rFonts w:ascii="Arial" w:hAnsi="Arial" w:cs="Arial"/>
                <w:sz w:val="20"/>
              </w:rPr>
              <w:t>BM</w:t>
            </w:r>
          </w:p>
        </w:tc>
        <w:tc>
          <w:tcPr>
            <w:tcW w:w="2622" w:type="pct"/>
          </w:tcPr>
          <w:p w14:paraId="1DDF4122" w14:textId="12519E3A" w:rsidR="00400580" w:rsidRPr="00944C12" w:rsidRDefault="00C54AD3" w:rsidP="00AE119A">
            <w:pPr>
              <w:pStyle w:val="ListParagraph"/>
              <w:numPr>
                <w:ilvl w:val="0"/>
                <w:numId w:val="42"/>
              </w:numPr>
              <w:spacing w:after="40"/>
              <w:ind w:right="288"/>
              <w:rPr>
                <w:rFonts w:ascii="Arial" w:hAnsi="Arial" w:cs="Arial"/>
                <w:color w:val="000000"/>
                <w:sz w:val="20"/>
                <w:shd w:val="clear" w:color="auto" w:fill="FFFFFF"/>
              </w:rPr>
            </w:pPr>
            <w:r w:rsidRPr="00944C12">
              <w:rPr>
                <w:rFonts w:ascii="Arial" w:hAnsi="Arial" w:cs="Arial"/>
                <w:color w:val="000000"/>
                <w:sz w:val="20"/>
                <w:shd w:val="clear" w:color="auto" w:fill="FFFFFF"/>
              </w:rPr>
              <w:t>Remove Deselection</w:t>
            </w:r>
            <w:r w:rsidR="00944C12" w:rsidRPr="00944C12">
              <w:rPr>
                <w:rFonts w:ascii="Arial" w:hAnsi="Arial" w:cs="Arial"/>
                <w:color w:val="000000"/>
                <w:sz w:val="20"/>
                <w:shd w:val="clear" w:color="auto" w:fill="FFFFFF"/>
              </w:rPr>
              <w:t xml:space="preserve"> from Smart SDV Algorithm</w:t>
            </w:r>
          </w:p>
          <w:p w14:paraId="3FFB173F" w14:textId="25FCD64B" w:rsidR="00FD1BF8" w:rsidRPr="00944C12" w:rsidRDefault="001747ED" w:rsidP="00AE119A">
            <w:pPr>
              <w:pStyle w:val="ListParagraph"/>
              <w:numPr>
                <w:ilvl w:val="0"/>
                <w:numId w:val="42"/>
              </w:numPr>
              <w:spacing w:after="40"/>
              <w:ind w:right="288"/>
              <w:rPr>
                <w:rFonts w:ascii="Arial" w:hAnsi="Arial" w:cs="Arial"/>
                <w:color w:val="000000"/>
                <w:sz w:val="20"/>
                <w:shd w:val="clear" w:color="auto" w:fill="FFFFFF"/>
              </w:rPr>
            </w:pPr>
            <w:r w:rsidRPr="00944C12">
              <w:rPr>
                <w:rFonts w:ascii="Arial" w:hAnsi="Arial" w:cs="Arial"/>
                <w:color w:val="000000"/>
                <w:sz w:val="20"/>
                <w:shd w:val="clear" w:color="auto" w:fill="FFFFFF"/>
              </w:rPr>
              <w:t>Preparing</w:t>
            </w:r>
            <w:r w:rsidR="00C54AD3" w:rsidRPr="00944C12">
              <w:rPr>
                <w:rFonts w:ascii="Arial" w:hAnsi="Arial" w:cs="Arial"/>
                <w:color w:val="000000"/>
                <w:sz w:val="20"/>
                <w:shd w:val="clear" w:color="auto" w:fill="FFFFFF"/>
              </w:rPr>
              <w:t xml:space="preserve"> requirements for revalidation</w:t>
            </w:r>
            <w:r w:rsidR="00944C12" w:rsidRPr="00944C12">
              <w:rPr>
                <w:rFonts w:ascii="Arial" w:hAnsi="Arial" w:cs="Arial"/>
                <w:color w:val="000000"/>
                <w:sz w:val="20"/>
                <w:shd w:val="clear" w:color="auto" w:fill="FFFFFF"/>
              </w:rPr>
              <w:t xml:space="preserve"> including streamlining technical requirements section into the general requirements section and grouping the Security requirements together.</w:t>
            </w:r>
          </w:p>
        </w:tc>
        <w:tc>
          <w:tcPr>
            <w:tcW w:w="917" w:type="pct"/>
          </w:tcPr>
          <w:p w14:paraId="1EB79A0A" w14:textId="77E05310" w:rsidR="00400580" w:rsidRPr="002238AD" w:rsidRDefault="00400580" w:rsidP="00AE119A">
            <w:pPr>
              <w:spacing w:after="40"/>
              <w:ind w:right="288"/>
              <w:rPr>
                <w:rFonts w:ascii="Arial" w:hAnsi="Arial" w:cs="Arial"/>
                <w:sz w:val="20"/>
              </w:rPr>
            </w:pPr>
            <w:r>
              <w:rPr>
                <w:rFonts w:ascii="Arial" w:hAnsi="Arial" w:cs="Arial"/>
                <w:sz w:val="20"/>
              </w:rPr>
              <w:t>Michelle Sunga</w:t>
            </w:r>
          </w:p>
        </w:tc>
        <w:tc>
          <w:tcPr>
            <w:tcW w:w="839" w:type="pct"/>
          </w:tcPr>
          <w:p w14:paraId="049D366C" w14:textId="6B5E5E55" w:rsidR="007B4E56" w:rsidRPr="002238AD" w:rsidRDefault="00400580" w:rsidP="00AE119A">
            <w:pPr>
              <w:spacing w:after="40"/>
              <w:ind w:right="288"/>
              <w:jc w:val="both"/>
              <w:rPr>
                <w:rFonts w:ascii="Arial" w:hAnsi="Arial" w:cs="Arial"/>
                <w:sz w:val="20"/>
              </w:rPr>
            </w:pPr>
            <w:r>
              <w:rPr>
                <w:rFonts w:ascii="Arial" w:hAnsi="Arial" w:cs="Arial"/>
                <w:sz w:val="20"/>
              </w:rPr>
              <w:t>See EDM</w:t>
            </w:r>
          </w:p>
        </w:tc>
      </w:tr>
      <w:tr w:rsidR="007B4E56" w:rsidRPr="002238AD" w14:paraId="61AB1284" w14:textId="77777777" w:rsidTr="19827412">
        <w:trPr>
          <w:trHeight w:val="646"/>
        </w:trPr>
        <w:tc>
          <w:tcPr>
            <w:tcW w:w="622" w:type="pct"/>
          </w:tcPr>
          <w:p w14:paraId="780F1ED5" w14:textId="45D8B598" w:rsidR="007B4E56" w:rsidRDefault="007B4E56" w:rsidP="009C29E0">
            <w:pPr>
              <w:spacing w:after="40"/>
              <w:ind w:right="288"/>
              <w:jc w:val="both"/>
              <w:rPr>
                <w:rFonts w:ascii="Arial" w:hAnsi="Arial" w:cs="Arial"/>
                <w:sz w:val="20"/>
              </w:rPr>
            </w:pPr>
            <w:r>
              <w:rPr>
                <w:rFonts w:ascii="Arial" w:hAnsi="Arial" w:cs="Arial"/>
                <w:sz w:val="20"/>
              </w:rPr>
              <w:t>B</w:t>
            </w:r>
            <w:r w:rsidR="00FB1FEC">
              <w:rPr>
                <w:rFonts w:ascii="Arial" w:hAnsi="Arial" w:cs="Arial"/>
                <w:sz w:val="20"/>
              </w:rPr>
              <w:t>N</w:t>
            </w:r>
          </w:p>
        </w:tc>
        <w:tc>
          <w:tcPr>
            <w:tcW w:w="2622" w:type="pct"/>
          </w:tcPr>
          <w:p w14:paraId="771EC85D" w14:textId="04B3EDF5" w:rsidR="007B4E56" w:rsidRPr="00944C12" w:rsidRDefault="007B4E56" w:rsidP="19827412">
            <w:pPr>
              <w:pStyle w:val="ListParagraph"/>
              <w:numPr>
                <w:ilvl w:val="0"/>
                <w:numId w:val="42"/>
              </w:numPr>
              <w:spacing w:after="40"/>
              <w:ind w:right="288"/>
              <w:rPr>
                <w:rFonts w:ascii="Arial" w:hAnsi="Arial" w:cs="Arial"/>
                <w:color w:val="000000"/>
                <w:sz w:val="20"/>
                <w:shd w:val="clear" w:color="auto" w:fill="FFFFFF"/>
              </w:rPr>
            </w:pPr>
            <w:r w:rsidRPr="19827412">
              <w:rPr>
                <w:rFonts w:ascii="Arial" w:hAnsi="Arial" w:cs="Arial"/>
                <w:color w:val="000000" w:themeColor="text1"/>
                <w:sz w:val="20"/>
              </w:rPr>
              <w:t>Add feature to manually add SDR for</w:t>
            </w:r>
            <w:r w:rsidR="00CD37AA" w:rsidRPr="19827412">
              <w:rPr>
                <w:rFonts w:ascii="Arial" w:hAnsi="Arial" w:cs="Arial"/>
                <w:color w:val="000000" w:themeColor="text1"/>
                <w:sz w:val="20"/>
              </w:rPr>
              <w:t xml:space="preserve"> </w:t>
            </w:r>
            <w:r w:rsidRPr="19827412">
              <w:rPr>
                <w:rFonts w:ascii="Arial" w:hAnsi="Arial" w:cs="Arial"/>
                <w:color w:val="000000" w:themeColor="text1"/>
                <w:sz w:val="20"/>
              </w:rPr>
              <w:t xml:space="preserve">previously reviewed and non-critical </w:t>
            </w:r>
            <w:r w:rsidR="17D08244" w:rsidRPr="19827412">
              <w:rPr>
                <w:rFonts w:ascii="Arial" w:hAnsi="Arial" w:cs="Arial"/>
                <w:color w:val="000000" w:themeColor="text1"/>
                <w:sz w:val="20"/>
              </w:rPr>
              <w:t>timepoints</w:t>
            </w:r>
          </w:p>
        </w:tc>
        <w:tc>
          <w:tcPr>
            <w:tcW w:w="917" w:type="pct"/>
          </w:tcPr>
          <w:p w14:paraId="72F982B4" w14:textId="24C0C938" w:rsidR="007B4E56" w:rsidRDefault="007B4E56" w:rsidP="00AE119A">
            <w:pPr>
              <w:spacing w:after="40"/>
              <w:ind w:right="288"/>
              <w:rPr>
                <w:rFonts w:ascii="Arial" w:hAnsi="Arial" w:cs="Arial"/>
                <w:sz w:val="20"/>
              </w:rPr>
            </w:pPr>
            <w:r>
              <w:rPr>
                <w:rFonts w:ascii="Arial" w:hAnsi="Arial" w:cs="Arial"/>
                <w:sz w:val="20"/>
              </w:rPr>
              <w:t>Jonathan Tran</w:t>
            </w:r>
          </w:p>
        </w:tc>
        <w:tc>
          <w:tcPr>
            <w:tcW w:w="839" w:type="pct"/>
          </w:tcPr>
          <w:p w14:paraId="69183B62" w14:textId="249B20E6" w:rsidR="007B4E56" w:rsidRDefault="007B4E56" w:rsidP="00AE119A">
            <w:pPr>
              <w:spacing w:after="40"/>
              <w:ind w:right="288"/>
              <w:jc w:val="both"/>
              <w:rPr>
                <w:rFonts w:ascii="Arial" w:hAnsi="Arial" w:cs="Arial"/>
                <w:sz w:val="20"/>
              </w:rPr>
            </w:pPr>
            <w:r>
              <w:rPr>
                <w:rFonts w:ascii="Arial" w:hAnsi="Arial" w:cs="Arial"/>
                <w:sz w:val="20"/>
              </w:rPr>
              <w:t>See EDM</w:t>
            </w:r>
          </w:p>
        </w:tc>
      </w:tr>
      <w:tr w:rsidR="00D470DE" w:rsidRPr="002238AD" w14:paraId="194F9F53" w14:textId="77777777" w:rsidTr="19827412">
        <w:trPr>
          <w:trHeight w:val="646"/>
          <w:ins w:id="4" w:author="Scharoun, Jocelyn" w:date="2026-01-13T13:41:00Z"/>
        </w:trPr>
        <w:tc>
          <w:tcPr>
            <w:tcW w:w="622" w:type="pct"/>
          </w:tcPr>
          <w:p w14:paraId="1EF73524" w14:textId="627D0906" w:rsidR="00D470DE" w:rsidRDefault="00D470DE" w:rsidP="009C29E0">
            <w:pPr>
              <w:spacing w:after="40"/>
              <w:ind w:right="288"/>
              <w:jc w:val="both"/>
              <w:rPr>
                <w:ins w:id="5" w:author="Scharoun, Jocelyn" w:date="2026-01-13T13:41:00Z" w16du:dateUtc="2026-01-13T21:41:00Z"/>
                <w:rFonts w:ascii="Arial" w:hAnsi="Arial" w:cs="Arial"/>
                <w:sz w:val="20"/>
              </w:rPr>
            </w:pPr>
            <w:ins w:id="6" w:author="Scharoun, Jocelyn" w:date="2026-01-13T13:41:00Z" w16du:dateUtc="2026-01-13T21:41:00Z">
              <w:r>
                <w:rPr>
                  <w:rFonts w:ascii="Arial" w:hAnsi="Arial" w:cs="Arial"/>
                  <w:sz w:val="20"/>
                </w:rPr>
                <w:t>BP</w:t>
              </w:r>
            </w:ins>
          </w:p>
        </w:tc>
        <w:tc>
          <w:tcPr>
            <w:tcW w:w="2622" w:type="pct"/>
          </w:tcPr>
          <w:p w14:paraId="0CBE7894" w14:textId="4821BE95" w:rsidR="00D470DE" w:rsidRPr="19827412" w:rsidRDefault="00F9532B" w:rsidP="19827412">
            <w:pPr>
              <w:pStyle w:val="ListParagraph"/>
              <w:numPr>
                <w:ilvl w:val="0"/>
                <w:numId w:val="42"/>
              </w:numPr>
              <w:spacing w:after="40"/>
              <w:ind w:right="288"/>
              <w:rPr>
                <w:ins w:id="7" w:author="Scharoun, Jocelyn" w:date="2026-01-13T13:41:00Z" w16du:dateUtc="2026-01-13T21:41:00Z"/>
                <w:rFonts w:ascii="Arial" w:hAnsi="Arial" w:cs="Arial"/>
                <w:color w:val="000000" w:themeColor="text1"/>
                <w:sz w:val="20"/>
              </w:rPr>
            </w:pPr>
            <w:ins w:id="8" w:author="Scharoun, Jocelyn" w:date="2026-01-13T14:57:00Z" w16du:dateUtc="2026-01-13T22:57:00Z">
              <w:r>
                <w:rPr>
                  <w:rFonts w:ascii="Arial" w:hAnsi="Arial" w:cs="Arial"/>
                  <w:color w:val="000000" w:themeColor="text1"/>
                  <w:sz w:val="20"/>
                </w:rPr>
                <w:t>Import</w:t>
              </w:r>
            </w:ins>
            <w:ins w:id="9" w:author="Scharoun, Jocelyn" w:date="2026-01-13T13:41:00Z" w16du:dateUtc="2026-01-13T21:41:00Z">
              <w:r w:rsidR="00D470DE">
                <w:rPr>
                  <w:rFonts w:ascii="Arial" w:hAnsi="Arial" w:cs="Arial"/>
                  <w:color w:val="000000" w:themeColor="text1"/>
                  <w:sz w:val="20"/>
                </w:rPr>
                <w:t xml:space="preserve"> non-CV </w:t>
              </w:r>
            </w:ins>
            <w:ins w:id="10" w:author="Scharoun, Jocelyn" w:date="2026-01-13T13:42:00Z" w16du:dateUtc="2026-01-13T21:42:00Z">
              <w:r w:rsidR="00D470DE">
                <w:rPr>
                  <w:rFonts w:ascii="Arial" w:hAnsi="Arial" w:cs="Arial"/>
                  <w:color w:val="000000" w:themeColor="text1"/>
                  <w:sz w:val="20"/>
                </w:rPr>
                <w:t>verified forms and non-CV queries in</w:t>
              </w:r>
            </w:ins>
            <w:ins w:id="11" w:author="Scharoun, Jocelyn" w:date="2026-01-13T14:57:00Z" w16du:dateUtc="2026-01-13T22:57:00Z">
              <w:r>
                <w:rPr>
                  <w:rFonts w:ascii="Arial" w:hAnsi="Arial" w:cs="Arial"/>
                  <w:color w:val="000000" w:themeColor="text1"/>
                  <w:sz w:val="20"/>
                </w:rPr>
                <w:t>to</w:t>
              </w:r>
            </w:ins>
            <w:ins w:id="12" w:author="Scharoun, Jocelyn" w:date="2026-01-13T13:42:00Z" w16du:dateUtc="2026-01-13T21:42:00Z">
              <w:r w:rsidR="00D470DE">
                <w:rPr>
                  <w:rFonts w:ascii="Arial" w:hAnsi="Arial" w:cs="Arial"/>
                  <w:color w:val="000000" w:themeColor="text1"/>
                  <w:sz w:val="20"/>
                </w:rPr>
                <w:t xml:space="preserve"> SMA </w:t>
              </w:r>
            </w:ins>
          </w:p>
        </w:tc>
        <w:tc>
          <w:tcPr>
            <w:tcW w:w="917" w:type="pct"/>
          </w:tcPr>
          <w:p w14:paraId="022478B9" w14:textId="239236BF" w:rsidR="00D470DE" w:rsidRDefault="00D470DE" w:rsidP="00AE119A">
            <w:pPr>
              <w:spacing w:after="40"/>
              <w:ind w:right="288"/>
              <w:rPr>
                <w:ins w:id="13" w:author="Scharoun, Jocelyn" w:date="2026-01-13T13:41:00Z" w16du:dateUtc="2026-01-13T21:41:00Z"/>
                <w:rFonts w:ascii="Arial" w:hAnsi="Arial" w:cs="Arial"/>
                <w:sz w:val="20"/>
              </w:rPr>
            </w:pPr>
            <w:ins w:id="14" w:author="Scharoun, Jocelyn" w:date="2026-01-13T13:42:00Z" w16du:dateUtc="2026-01-13T21:42:00Z">
              <w:r>
                <w:rPr>
                  <w:rFonts w:ascii="Arial" w:hAnsi="Arial" w:cs="Arial"/>
                  <w:sz w:val="20"/>
                </w:rPr>
                <w:t>Jonathan Tran/Shivangi Uppal</w:t>
              </w:r>
            </w:ins>
          </w:p>
        </w:tc>
        <w:tc>
          <w:tcPr>
            <w:tcW w:w="839" w:type="pct"/>
          </w:tcPr>
          <w:p w14:paraId="4C37F21A" w14:textId="705F4D06" w:rsidR="00D470DE" w:rsidRDefault="00D470DE" w:rsidP="00AE119A">
            <w:pPr>
              <w:spacing w:after="40"/>
              <w:ind w:right="288"/>
              <w:jc w:val="both"/>
              <w:rPr>
                <w:ins w:id="15" w:author="Scharoun, Jocelyn" w:date="2026-01-13T13:41:00Z" w16du:dateUtc="2026-01-13T21:41:00Z"/>
                <w:rFonts w:ascii="Arial" w:hAnsi="Arial" w:cs="Arial"/>
                <w:sz w:val="20"/>
              </w:rPr>
            </w:pPr>
            <w:ins w:id="16" w:author="Scharoun, Jocelyn" w:date="2026-01-13T13:42:00Z" w16du:dateUtc="2026-01-13T21:42:00Z">
              <w:r>
                <w:rPr>
                  <w:rFonts w:ascii="Arial" w:hAnsi="Arial" w:cs="Arial"/>
                  <w:sz w:val="20"/>
                </w:rPr>
                <w:t>See EDM</w:t>
              </w:r>
            </w:ins>
          </w:p>
        </w:tc>
      </w:tr>
    </w:tbl>
    <w:p w14:paraId="124C8C4A" w14:textId="77777777" w:rsidR="006532C7" w:rsidRDefault="006532C7" w:rsidP="00236BB3">
      <w:pPr>
        <w:tabs>
          <w:tab w:val="left" w:pos="720"/>
          <w:tab w:val="left" w:pos="2160"/>
          <w:tab w:val="left" w:pos="5760"/>
        </w:tabs>
        <w:spacing w:line="245" w:lineRule="atLeast"/>
        <w:jc w:val="center"/>
        <w:rPr>
          <w:rFonts w:ascii="Arial" w:hAnsi="Arial" w:cs="Arial"/>
          <w:b/>
          <w:caps/>
          <w:color w:val="999999"/>
          <w:sz w:val="20"/>
        </w:rPr>
      </w:pPr>
    </w:p>
    <w:p w14:paraId="501FA9DE" w14:textId="77777777" w:rsidR="006532C7" w:rsidRDefault="006532C7">
      <w:pPr>
        <w:rPr>
          <w:rFonts w:ascii="Arial" w:hAnsi="Arial" w:cs="Arial"/>
          <w:b/>
          <w:caps/>
          <w:color w:val="999999"/>
          <w:sz w:val="20"/>
        </w:rPr>
      </w:pPr>
      <w:r>
        <w:rPr>
          <w:rFonts w:ascii="Arial" w:hAnsi="Arial" w:cs="Arial"/>
          <w:b/>
          <w:caps/>
          <w:color w:val="999999"/>
          <w:sz w:val="20"/>
        </w:rPr>
        <w:br w:type="page"/>
      </w:r>
    </w:p>
    <w:p w14:paraId="711322BF" w14:textId="1DAEA5E9" w:rsidR="00236BB3" w:rsidRPr="002238AD" w:rsidRDefault="002830A9" w:rsidP="00236BB3">
      <w:pPr>
        <w:tabs>
          <w:tab w:val="left" w:pos="720"/>
          <w:tab w:val="left" w:pos="2160"/>
          <w:tab w:val="left" w:pos="5760"/>
        </w:tabs>
        <w:spacing w:line="245" w:lineRule="atLeast"/>
        <w:jc w:val="center"/>
        <w:rPr>
          <w:rFonts w:ascii="Arial" w:hAnsi="Arial" w:cs="Arial"/>
          <w:b/>
          <w:color w:val="999999"/>
          <w:sz w:val="20"/>
        </w:rPr>
      </w:pPr>
      <w:r w:rsidRPr="002238AD">
        <w:rPr>
          <w:rFonts w:ascii="Arial" w:hAnsi="Arial" w:cs="Arial"/>
          <w:b/>
          <w:caps/>
          <w:color w:val="999999"/>
          <w:sz w:val="20"/>
        </w:rPr>
        <w:lastRenderedPageBreak/>
        <w:t>APPROVALS</w:t>
      </w:r>
    </w:p>
    <w:p w14:paraId="306522C7" w14:textId="77777777" w:rsidR="00A22650" w:rsidRPr="002238AD" w:rsidRDefault="00A22650" w:rsidP="00236BB3">
      <w:pPr>
        <w:tabs>
          <w:tab w:val="left" w:pos="0"/>
          <w:tab w:val="left" w:pos="2160"/>
          <w:tab w:val="left" w:pos="5760"/>
        </w:tabs>
        <w:spacing w:line="245" w:lineRule="atLeast"/>
        <w:ind w:left="720"/>
        <w:rPr>
          <w:rFonts w:ascii="Arial" w:hAnsi="Arial" w:cs="Arial"/>
          <w:sz w:val="20"/>
        </w:rPr>
      </w:pPr>
    </w:p>
    <w:tbl>
      <w:tblPr>
        <w:tblW w:w="8865" w:type="dxa"/>
        <w:tblInd w:w="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78"/>
        <w:gridCol w:w="4500"/>
        <w:gridCol w:w="2087"/>
      </w:tblGrid>
      <w:tr w:rsidR="00BD4B74" w:rsidRPr="002238AD" w14:paraId="58C9E6F2" w14:textId="77777777" w:rsidTr="31FE73A1">
        <w:trPr>
          <w:trHeight w:val="279"/>
        </w:trPr>
        <w:tc>
          <w:tcPr>
            <w:tcW w:w="227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2F3ED42" w14:textId="77777777" w:rsidR="00BD4B74" w:rsidRPr="002238AD" w:rsidRDefault="00BD4B74" w:rsidP="0036090B">
            <w:pPr>
              <w:pStyle w:val="TableHeader"/>
              <w:rPr>
                <w:rFonts w:cs="Arial"/>
                <w:sz w:val="20"/>
                <w:szCs w:val="20"/>
              </w:rPr>
            </w:pPr>
            <w:r w:rsidRPr="002238AD">
              <w:rPr>
                <w:rFonts w:cs="Arial"/>
                <w:sz w:val="20"/>
                <w:szCs w:val="20"/>
              </w:rPr>
              <w:t>Approver</w:t>
            </w:r>
          </w:p>
        </w:tc>
        <w:tc>
          <w:tcPr>
            <w:tcW w:w="450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2E1C2F5" w14:textId="77777777" w:rsidR="00BD4B74" w:rsidRPr="002238AD" w:rsidRDefault="00BD4B74" w:rsidP="0036090B">
            <w:pPr>
              <w:pStyle w:val="TableHeader"/>
              <w:rPr>
                <w:rFonts w:cs="Arial"/>
                <w:sz w:val="20"/>
                <w:szCs w:val="20"/>
              </w:rPr>
            </w:pPr>
            <w:r w:rsidRPr="002238AD">
              <w:rPr>
                <w:rFonts w:cs="Arial"/>
                <w:sz w:val="20"/>
                <w:szCs w:val="20"/>
              </w:rPr>
              <w:t>Title</w:t>
            </w:r>
          </w:p>
        </w:tc>
        <w:tc>
          <w:tcPr>
            <w:tcW w:w="208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A0123DF" w14:textId="77777777" w:rsidR="00BD4B74" w:rsidRPr="002238AD" w:rsidRDefault="00BD4B74" w:rsidP="0036090B">
            <w:pPr>
              <w:pStyle w:val="TableHeader"/>
              <w:rPr>
                <w:rFonts w:cs="Arial"/>
                <w:sz w:val="20"/>
                <w:szCs w:val="20"/>
              </w:rPr>
            </w:pPr>
            <w:r w:rsidRPr="002238AD">
              <w:rPr>
                <w:rFonts w:cs="Arial"/>
                <w:sz w:val="20"/>
                <w:szCs w:val="20"/>
              </w:rPr>
              <w:t>Signature/Date</w:t>
            </w:r>
          </w:p>
        </w:tc>
      </w:tr>
      <w:tr w:rsidR="003779D4" w:rsidRPr="002238AD" w14:paraId="0084E9BB" w14:textId="77777777" w:rsidTr="0036090B">
        <w:trPr>
          <w:trHeight w:hRule="exact" w:val="882"/>
        </w:trPr>
        <w:tc>
          <w:tcPr>
            <w:tcW w:w="2278" w:type="dxa"/>
            <w:tcBorders>
              <w:top w:val="single" w:sz="4" w:space="0" w:color="auto"/>
              <w:left w:val="single" w:sz="4" w:space="0" w:color="auto"/>
              <w:bottom w:val="single" w:sz="4" w:space="0" w:color="auto"/>
              <w:right w:val="single" w:sz="4" w:space="0" w:color="auto"/>
            </w:tcBorders>
          </w:tcPr>
          <w:p w14:paraId="54ADAFF3" w14:textId="5E8582A0" w:rsidR="003779D4" w:rsidRPr="002238AD" w:rsidRDefault="007B4E56" w:rsidP="003779D4">
            <w:pPr>
              <w:pStyle w:val="TableEntry"/>
              <w:rPr>
                <w:rFonts w:cs="Arial"/>
                <w:b/>
                <w:sz w:val="20"/>
                <w:szCs w:val="20"/>
              </w:rPr>
            </w:pPr>
            <w:r>
              <w:rPr>
                <w:rFonts w:cs="Arial"/>
                <w:b/>
                <w:sz w:val="20"/>
                <w:szCs w:val="20"/>
              </w:rPr>
              <w:t>Jonathan Tran</w:t>
            </w:r>
          </w:p>
        </w:tc>
        <w:tc>
          <w:tcPr>
            <w:tcW w:w="4500" w:type="dxa"/>
            <w:tcBorders>
              <w:top w:val="single" w:sz="4" w:space="0" w:color="auto"/>
              <w:left w:val="single" w:sz="4" w:space="0" w:color="auto"/>
              <w:bottom w:val="single" w:sz="4" w:space="0" w:color="auto"/>
              <w:right w:val="single" w:sz="4" w:space="0" w:color="auto"/>
            </w:tcBorders>
          </w:tcPr>
          <w:p w14:paraId="2643D58B" w14:textId="37C52AF8" w:rsidR="003779D4" w:rsidRPr="002238AD" w:rsidRDefault="003779D4" w:rsidP="003779D4">
            <w:pPr>
              <w:pStyle w:val="TableEntry"/>
              <w:rPr>
                <w:rFonts w:cs="Arial"/>
                <w:sz w:val="20"/>
                <w:szCs w:val="20"/>
              </w:rPr>
            </w:pPr>
            <w:r w:rsidRPr="002238AD">
              <w:rPr>
                <w:rFonts w:cs="Arial"/>
                <w:sz w:val="20"/>
                <w:szCs w:val="20"/>
              </w:rPr>
              <w:t>Clinical Software Engineer</w:t>
            </w:r>
          </w:p>
        </w:tc>
        <w:tc>
          <w:tcPr>
            <w:tcW w:w="2087" w:type="dxa"/>
            <w:tcBorders>
              <w:top w:val="single" w:sz="4" w:space="0" w:color="auto"/>
              <w:left w:val="single" w:sz="4" w:space="0" w:color="auto"/>
              <w:bottom w:val="single" w:sz="4" w:space="0" w:color="auto"/>
              <w:right w:val="single" w:sz="4" w:space="0" w:color="auto"/>
            </w:tcBorders>
          </w:tcPr>
          <w:p w14:paraId="13640E4A" w14:textId="77777777" w:rsidR="003779D4" w:rsidRPr="002238AD" w:rsidRDefault="003779D4" w:rsidP="003779D4">
            <w:pPr>
              <w:pStyle w:val="TableEntry"/>
              <w:rPr>
                <w:rFonts w:cs="Arial"/>
                <w:sz w:val="20"/>
                <w:szCs w:val="20"/>
              </w:rPr>
            </w:pPr>
            <w:r w:rsidRPr="002238AD">
              <w:rPr>
                <w:rFonts w:cs="Arial"/>
                <w:sz w:val="20"/>
                <w:szCs w:val="20"/>
              </w:rPr>
              <w:t>See EDM</w:t>
            </w:r>
          </w:p>
        </w:tc>
      </w:tr>
      <w:tr w:rsidR="00C115BC" w:rsidRPr="002238AD" w14:paraId="22A61FDB" w14:textId="77777777" w:rsidTr="0036090B">
        <w:trPr>
          <w:trHeight w:hRule="exact" w:val="882"/>
        </w:trPr>
        <w:tc>
          <w:tcPr>
            <w:tcW w:w="2278" w:type="dxa"/>
            <w:tcBorders>
              <w:top w:val="single" w:sz="4" w:space="0" w:color="auto"/>
              <w:left w:val="single" w:sz="4" w:space="0" w:color="auto"/>
              <w:bottom w:val="single" w:sz="4" w:space="0" w:color="auto"/>
              <w:right w:val="single" w:sz="4" w:space="0" w:color="auto"/>
            </w:tcBorders>
          </w:tcPr>
          <w:p w14:paraId="389E0E66" w14:textId="4913DC3E" w:rsidR="00C115BC" w:rsidRPr="002238AD" w:rsidRDefault="00C115BC" w:rsidP="003779D4">
            <w:pPr>
              <w:pStyle w:val="TableEntry"/>
              <w:rPr>
                <w:rFonts w:cs="Arial"/>
                <w:b/>
                <w:sz w:val="20"/>
                <w:szCs w:val="20"/>
              </w:rPr>
            </w:pPr>
            <w:r>
              <w:rPr>
                <w:rFonts w:cs="Arial"/>
                <w:b/>
                <w:sz w:val="20"/>
                <w:szCs w:val="20"/>
              </w:rPr>
              <w:t>Shivangi Uppal</w:t>
            </w:r>
          </w:p>
        </w:tc>
        <w:tc>
          <w:tcPr>
            <w:tcW w:w="4500" w:type="dxa"/>
            <w:tcBorders>
              <w:top w:val="single" w:sz="4" w:space="0" w:color="auto"/>
              <w:left w:val="single" w:sz="4" w:space="0" w:color="auto"/>
              <w:bottom w:val="single" w:sz="4" w:space="0" w:color="auto"/>
              <w:right w:val="single" w:sz="4" w:space="0" w:color="auto"/>
            </w:tcBorders>
          </w:tcPr>
          <w:p w14:paraId="229B2437" w14:textId="4D7E803C" w:rsidR="00C115BC" w:rsidRPr="002238AD" w:rsidRDefault="00C115BC" w:rsidP="003779D4">
            <w:pPr>
              <w:pStyle w:val="TableEntry"/>
              <w:rPr>
                <w:rFonts w:cs="Arial"/>
                <w:sz w:val="20"/>
                <w:szCs w:val="20"/>
              </w:rPr>
            </w:pPr>
            <w:r>
              <w:rPr>
                <w:rFonts w:cs="Arial"/>
                <w:sz w:val="20"/>
                <w:szCs w:val="20"/>
              </w:rPr>
              <w:t>Senior Clinical Software Engineer</w:t>
            </w:r>
          </w:p>
        </w:tc>
        <w:tc>
          <w:tcPr>
            <w:tcW w:w="2087" w:type="dxa"/>
            <w:tcBorders>
              <w:top w:val="single" w:sz="4" w:space="0" w:color="auto"/>
              <w:left w:val="single" w:sz="4" w:space="0" w:color="auto"/>
              <w:bottom w:val="single" w:sz="4" w:space="0" w:color="auto"/>
              <w:right w:val="single" w:sz="4" w:space="0" w:color="auto"/>
            </w:tcBorders>
          </w:tcPr>
          <w:p w14:paraId="34C91E8F" w14:textId="0A330179" w:rsidR="00C115BC" w:rsidRPr="002238AD" w:rsidRDefault="00C115BC" w:rsidP="003779D4">
            <w:pPr>
              <w:pStyle w:val="TableEntry"/>
              <w:rPr>
                <w:rFonts w:cs="Arial"/>
                <w:sz w:val="20"/>
                <w:szCs w:val="20"/>
              </w:rPr>
            </w:pPr>
            <w:r>
              <w:rPr>
                <w:rFonts w:cs="Arial"/>
                <w:sz w:val="20"/>
                <w:szCs w:val="20"/>
              </w:rPr>
              <w:t>See EDM</w:t>
            </w:r>
          </w:p>
        </w:tc>
      </w:tr>
      <w:tr w:rsidR="00582BFC" w:rsidRPr="002238AD" w14:paraId="23EE1B48" w14:textId="77777777" w:rsidTr="0036090B">
        <w:trPr>
          <w:trHeight w:hRule="exact" w:val="900"/>
        </w:trPr>
        <w:tc>
          <w:tcPr>
            <w:tcW w:w="2278" w:type="dxa"/>
            <w:tcBorders>
              <w:top w:val="single" w:sz="4" w:space="0" w:color="auto"/>
              <w:left w:val="single" w:sz="4" w:space="0" w:color="auto"/>
              <w:bottom w:val="single" w:sz="4" w:space="0" w:color="auto"/>
              <w:right w:val="single" w:sz="4" w:space="0" w:color="auto"/>
            </w:tcBorders>
            <w:hideMark/>
          </w:tcPr>
          <w:p w14:paraId="39EEE30B" w14:textId="725833CC" w:rsidR="00582BFC" w:rsidRPr="002238AD" w:rsidRDefault="007B4E56" w:rsidP="00582BFC">
            <w:pPr>
              <w:pStyle w:val="TableEntry"/>
              <w:rPr>
                <w:rFonts w:cs="Arial"/>
                <w:sz w:val="20"/>
                <w:szCs w:val="20"/>
              </w:rPr>
            </w:pPr>
            <w:del w:id="17" w:author="Scharoun, Jocelyn" w:date="2026-01-13T13:43:00Z" w16du:dateUtc="2026-01-13T21:43:00Z">
              <w:r w:rsidDel="00D470DE">
                <w:rPr>
                  <w:rFonts w:cs="Arial"/>
                  <w:b/>
                  <w:sz w:val="20"/>
                  <w:szCs w:val="20"/>
                </w:rPr>
                <w:delText>Rozio Avalos</w:delText>
              </w:r>
            </w:del>
            <w:ins w:id="18" w:author="Scharoun, Jocelyn" w:date="2026-01-13T13:43:00Z" w16du:dateUtc="2026-01-13T21:43:00Z">
              <w:r w:rsidR="00D470DE">
                <w:rPr>
                  <w:rFonts w:cs="Arial"/>
                  <w:b/>
                  <w:sz w:val="20"/>
                  <w:szCs w:val="20"/>
                </w:rPr>
                <w:t>Corinne Vasquez</w:t>
              </w:r>
            </w:ins>
            <w:r w:rsidR="00582BFC" w:rsidRPr="002238AD">
              <w:rPr>
                <w:rFonts w:cs="Arial"/>
                <w:b/>
                <w:sz w:val="20"/>
                <w:szCs w:val="20"/>
              </w:rPr>
              <w:t xml:space="preserve"> </w:t>
            </w:r>
          </w:p>
        </w:tc>
        <w:tc>
          <w:tcPr>
            <w:tcW w:w="4500" w:type="dxa"/>
            <w:tcBorders>
              <w:top w:val="single" w:sz="4" w:space="0" w:color="auto"/>
              <w:left w:val="single" w:sz="4" w:space="0" w:color="auto"/>
              <w:bottom w:val="single" w:sz="4" w:space="0" w:color="auto"/>
              <w:right w:val="single" w:sz="4" w:space="0" w:color="auto"/>
            </w:tcBorders>
            <w:hideMark/>
          </w:tcPr>
          <w:p w14:paraId="1C88E621" w14:textId="4612A573" w:rsidR="00582BFC" w:rsidRPr="002238AD" w:rsidRDefault="00582BFC" w:rsidP="00582BFC">
            <w:pPr>
              <w:pStyle w:val="TableEntry"/>
              <w:rPr>
                <w:rFonts w:cs="Arial"/>
                <w:sz w:val="20"/>
                <w:szCs w:val="20"/>
              </w:rPr>
            </w:pPr>
            <w:del w:id="19" w:author="Scharoun, Jocelyn" w:date="2026-01-13T13:43:00Z" w16du:dateUtc="2026-01-13T21:43:00Z">
              <w:r w:rsidRPr="002238AD" w:rsidDel="00D470DE">
                <w:rPr>
                  <w:rFonts w:cs="Arial"/>
                  <w:sz w:val="20"/>
                  <w:szCs w:val="20"/>
                </w:rPr>
                <w:delText xml:space="preserve">Sr. Clinical Data Systems </w:delText>
              </w:r>
              <w:r w:rsidR="007B4E56" w:rsidDel="00D470DE">
                <w:rPr>
                  <w:rFonts w:cs="Arial"/>
                  <w:sz w:val="20"/>
                  <w:szCs w:val="20"/>
                </w:rPr>
                <w:delText>Analyst</w:delText>
              </w:r>
            </w:del>
            <w:ins w:id="20" w:author="Scharoun, Jocelyn" w:date="2026-01-13T13:43:00Z" w16du:dateUtc="2026-01-13T21:43:00Z">
              <w:r w:rsidR="00D470DE">
                <w:rPr>
                  <w:rFonts w:cs="Arial"/>
                  <w:sz w:val="20"/>
                  <w:szCs w:val="20"/>
                </w:rPr>
                <w:t>Senior Manager, Clinical Data Systems</w:t>
              </w:r>
            </w:ins>
          </w:p>
        </w:tc>
        <w:tc>
          <w:tcPr>
            <w:tcW w:w="2087" w:type="dxa"/>
            <w:tcBorders>
              <w:top w:val="single" w:sz="4" w:space="0" w:color="auto"/>
              <w:left w:val="single" w:sz="4" w:space="0" w:color="auto"/>
              <w:bottom w:val="single" w:sz="4" w:space="0" w:color="auto"/>
              <w:right w:val="single" w:sz="4" w:space="0" w:color="auto"/>
            </w:tcBorders>
            <w:hideMark/>
          </w:tcPr>
          <w:p w14:paraId="4AF13E41" w14:textId="77777777" w:rsidR="00582BFC" w:rsidRPr="002238AD" w:rsidRDefault="00582BFC" w:rsidP="00582BFC">
            <w:pPr>
              <w:pStyle w:val="TableEntry"/>
              <w:rPr>
                <w:rFonts w:cs="Arial"/>
                <w:sz w:val="20"/>
                <w:szCs w:val="20"/>
              </w:rPr>
            </w:pPr>
            <w:r w:rsidRPr="002238AD">
              <w:rPr>
                <w:rFonts w:cs="Arial"/>
                <w:sz w:val="20"/>
                <w:szCs w:val="20"/>
              </w:rPr>
              <w:t>See EDM</w:t>
            </w:r>
            <w:r w:rsidRPr="002238AD" w:rsidDel="008F07C2">
              <w:rPr>
                <w:rFonts w:cs="Arial"/>
                <w:sz w:val="20"/>
                <w:szCs w:val="20"/>
              </w:rPr>
              <w:t xml:space="preserve"> </w:t>
            </w:r>
          </w:p>
        </w:tc>
      </w:tr>
      <w:tr w:rsidR="00393326" w:rsidRPr="002238AD" w14:paraId="0ECD216A" w14:textId="77777777" w:rsidTr="0036090B">
        <w:trPr>
          <w:trHeight w:hRule="exact" w:val="900"/>
        </w:trPr>
        <w:tc>
          <w:tcPr>
            <w:tcW w:w="2278" w:type="dxa"/>
            <w:tcBorders>
              <w:top w:val="single" w:sz="4" w:space="0" w:color="auto"/>
              <w:left w:val="single" w:sz="4" w:space="0" w:color="auto"/>
              <w:bottom w:val="single" w:sz="4" w:space="0" w:color="auto"/>
              <w:right w:val="single" w:sz="4" w:space="0" w:color="auto"/>
            </w:tcBorders>
          </w:tcPr>
          <w:p w14:paraId="30ED2D5B" w14:textId="5BB0CB36" w:rsidR="00393326" w:rsidRPr="002238AD" w:rsidRDefault="00393326" w:rsidP="00582BFC">
            <w:pPr>
              <w:pStyle w:val="TableEntry"/>
              <w:rPr>
                <w:rFonts w:cs="Arial"/>
                <w:b/>
                <w:sz w:val="20"/>
                <w:szCs w:val="20"/>
              </w:rPr>
            </w:pPr>
            <w:r>
              <w:rPr>
                <w:rFonts w:cs="Arial"/>
                <w:b/>
                <w:sz w:val="20"/>
                <w:szCs w:val="20"/>
              </w:rPr>
              <w:t>Jocelyn Scharoun</w:t>
            </w:r>
          </w:p>
        </w:tc>
        <w:tc>
          <w:tcPr>
            <w:tcW w:w="4500" w:type="dxa"/>
            <w:tcBorders>
              <w:top w:val="single" w:sz="4" w:space="0" w:color="auto"/>
              <w:left w:val="single" w:sz="4" w:space="0" w:color="auto"/>
              <w:bottom w:val="single" w:sz="4" w:space="0" w:color="auto"/>
              <w:right w:val="single" w:sz="4" w:space="0" w:color="auto"/>
            </w:tcBorders>
          </w:tcPr>
          <w:p w14:paraId="15F1D3E1" w14:textId="2FFA7FFE" w:rsidR="00393326" w:rsidRPr="002238AD" w:rsidRDefault="00393326" w:rsidP="00582BFC">
            <w:pPr>
              <w:pStyle w:val="TableEntry"/>
              <w:rPr>
                <w:rFonts w:cs="Arial"/>
                <w:sz w:val="20"/>
                <w:szCs w:val="20"/>
              </w:rPr>
            </w:pPr>
            <w:r>
              <w:rPr>
                <w:rFonts w:cs="Arial"/>
                <w:sz w:val="20"/>
                <w:szCs w:val="20"/>
              </w:rPr>
              <w:t>Sr. Clinical Data Systems Analyst</w:t>
            </w:r>
          </w:p>
        </w:tc>
        <w:tc>
          <w:tcPr>
            <w:tcW w:w="2087" w:type="dxa"/>
            <w:tcBorders>
              <w:top w:val="single" w:sz="4" w:space="0" w:color="auto"/>
              <w:left w:val="single" w:sz="4" w:space="0" w:color="auto"/>
              <w:bottom w:val="single" w:sz="4" w:space="0" w:color="auto"/>
              <w:right w:val="single" w:sz="4" w:space="0" w:color="auto"/>
            </w:tcBorders>
          </w:tcPr>
          <w:p w14:paraId="795A0DB7" w14:textId="510DEA33" w:rsidR="00393326" w:rsidRPr="002238AD" w:rsidRDefault="00393326" w:rsidP="00582BFC">
            <w:pPr>
              <w:pStyle w:val="TableEntry"/>
              <w:rPr>
                <w:rFonts w:cs="Arial"/>
                <w:sz w:val="20"/>
                <w:szCs w:val="20"/>
              </w:rPr>
            </w:pPr>
            <w:r>
              <w:rPr>
                <w:rFonts w:cs="Arial"/>
                <w:sz w:val="20"/>
                <w:szCs w:val="20"/>
              </w:rPr>
              <w:t>See EDM</w:t>
            </w:r>
          </w:p>
        </w:tc>
      </w:tr>
      <w:tr w:rsidR="007B4E56" w:rsidRPr="002238AD" w14:paraId="14161520" w14:textId="77777777" w:rsidTr="0036090B">
        <w:trPr>
          <w:trHeight w:hRule="exact" w:val="900"/>
        </w:trPr>
        <w:tc>
          <w:tcPr>
            <w:tcW w:w="2278" w:type="dxa"/>
            <w:tcBorders>
              <w:top w:val="single" w:sz="4" w:space="0" w:color="auto"/>
              <w:left w:val="single" w:sz="4" w:space="0" w:color="auto"/>
              <w:bottom w:val="single" w:sz="4" w:space="0" w:color="auto"/>
              <w:right w:val="single" w:sz="4" w:space="0" w:color="auto"/>
            </w:tcBorders>
          </w:tcPr>
          <w:p w14:paraId="5E0B120C" w14:textId="3FAD17B0" w:rsidR="007B4E56" w:rsidRDefault="007B4E56" w:rsidP="007B4E56">
            <w:pPr>
              <w:pStyle w:val="TableEntry"/>
              <w:rPr>
                <w:rFonts w:cs="Arial"/>
                <w:b/>
                <w:sz w:val="20"/>
                <w:szCs w:val="20"/>
              </w:rPr>
            </w:pPr>
            <w:r>
              <w:rPr>
                <w:rFonts w:cs="Arial"/>
                <w:b/>
                <w:sz w:val="20"/>
                <w:szCs w:val="20"/>
              </w:rPr>
              <w:t>Krupa Rocks</w:t>
            </w:r>
          </w:p>
        </w:tc>
        <w:tc>
          <w:tcPr>
            <w:tcW w:w="4500" w:type="dxa"/>
            <w:tcBorders>
              <w:top w:val="single" w:sz="4" w:space="0" w:color="auto"/>
              <w:left w:val="single" w:sz="4" w:space="0" w:color="auto"/>
              <w:bottom w:val="single" w:sz="4" w:space="0" w:color="auto"/>
              <w:right w:val="single" w:sz="4" w:space="0" w:color="auto"/>
            </w:tcBorders>
          </w:tcPr>
          <w:p w14:paraId="69C05044" w14:textId="6E729DC4" w:rsidR="007B4E56" w:rsidRDefault="007B4E56" w:rsidP="007B4E56">
            <w:pPr>
              <w:pStyle w:val="TableEntry"/>
              <w:rPr>
                <w:rFonts w:cs="Arial"/>
                <w:sz w:val="20"/>
                <w:szCs w:val="20"/>
              </w:rPr>
            </w:pPr>
            <w:r>
              <w:rPr>
                <w:rFonts w:cs="Arial"/>
                <w:sz w:val="20"/>
                <w:szCs w:val="20"/>
              </w:rPr>
              <w:t>Director, Clinical Data Systems</w:t>
            </w:r>
          </w:p>
        </w:tc>
        <w:tc>
          <w:tcPr>
            <w:tcW w:w="2087" w:type="dxa"/>
            <w:tcBorders>
              <w:top w:val="single" w:sz="4" w:space="0" w:color="auto"/>
              <w:left w:val="single" w:sz="4" w:space="0" w:color="auto"/>
              <w:bottom w:val="single" w:sz="4" w:space="0" w:color="auto"/>
              <w:right w:val="single" w:sz="4" w:space="0" w:color="auto"/>
            </w:tcBorders>
          </w:tcPr>
          <w:p w14:paraId="11D42EDA" w14:textId="3E1B5872" w:rsidR="007B4E56" w:rsidRDefault="007B4E56" w:rsidP="007B4E56">
            <w:pPr>
              <w:pStyle w:val="TableEntry"/>
              <w:rPr>
                <w:rFonts w:cs="Arial"/>
                <w:sz w:val="20"/>
                <w:szCs w:val="20"/>
              </w:rPr>
            </w:pPr>
            <w:r>
              <w:rPr>
                <w:rFonts w:cs="Arial"/>
                <w:sz w:val="20"/>
                <w:szCs w:val="20"/>
              </w:rPr>
              <w:t>See EDM</w:t>
            </w:r>
          </w:p>
        </w:tc>
      </w:tr>
      <w:tr w:rsidR="007B4E56" w:rsidRPr="002238AD" w14:paraId="744C51E0" w14:textId="77777777" w:rsidTr="0036090B">
        <w:trPr>
          <w:trHeight w:hRule="exact" w:val="882"/>
        </w:trPr>
        <w:tc>
          <w:tcPr>
            <w:tcW w:w="2278" w:type="dxa"/>
            <w:tcBorders>
              <w:top w:val="single" w:sz="4" w:space="0" w:color="auto"/>
              <w:left w:val="single" w:sz="4" w:space="0" w:color="auto"/>
              <w:bottom w:val="single" w:sz="4" w:space="0" w:color="auto"/>
              <w:right w:val="single" w:sz="4" w:space="0" w:color="auto"/>
            </w:tcBorders>
          </w:tcPr>
          <w:p w14:paraId="400F7C7E" w14:textId="030C563A" w:rsidR="007B4E56" w:rsidRPr="002238AD" w:rsidRDefault="007B4E56" w:rsidP="007B4E56">
            <w:pPr>
              <w:pStyle w:val="TableEntry"/>
              <w:rPr>
                <w:rFonts w:cs="Arial"/>
                <w:sz w:val="20"/>
                <w:szCs w:val="20"/>
              </w:rPr>
            </w:pPr>
            <w:r>
              <w:rPr>
                <w:rFonts w:cs="Arial"/>
                <w:b/>
                <w:sz w:val="20"/>
                <w:szCs w:val="20"/>
              </w:rPr>
              <w:t>Marina Muchnik</w:t>
            </w:r>
          </w:p>
        </w:tc>
        <w:tc>
          <w:tcPr>
            <w:tcW w:w="4500" w:type="dxa"/>
            <w:tcBorders>
              <w:top w:val="single" w:sz="4" w:space="0" w:color="auto"/>
              <w:left w:val="single" w:sz="4" w:space="0" w:color="auto"/>
              <w:bottom w:val="single" w:sz="4" w:space="0" w:color="auto"/>
              <w:right w:val="single" w:sz="4" w:space="0" w:color="auto"/>
            </w:tcBorders>
            <w:hideMark/>
          </w:tcPr>
          <w:p w14:paraId="2D27CA89" w14:textId="731700FA" w:rsidR="007B4E56" w:rsidRPr="002238AD" w:rsidRDefault="007B4E56" w:rsidP="007B4E56">
            <w:pPr>
              <w:pStyle w:val="TableEntry"/>
              <w:rPr>
                <w:rFonts w:cs="Arial"/>
                <w:sz w:val="20"/>
                <w:szCs w:val="20"/>
              </w:rPr>
            </w:pPr>
            <w:r w:rsidRPr="00E024E6">
              <w:rPr>
                <w:rFonts w:cs="Arial"/>
                <w:sz w:val="20"/>
                <w:szCs w:val="20"/>
              </w:rPr>
              <w:t>Sr. Software Quality Engineer</w:t>
            </w:r>
          </w:p>
        </w:tc>
        <w:tc>
          <w:tcPr>
            <w:tcW w:w="2087" w:type="dxa"/>
            <w:tcBorders>
              <w:top w:val="single" w:sz="4" w:space="0" w:color="auto"/>
              <w:left w:val="single" w:sz="4" w:space="0" w:color="auto"/>
              <w:bottom w:val="single" w:sz="4" w:space="0" w:color="auto"/>
              <w:right w:val="single" w:sz="4" w:space="0" w:color="auto"/>
            </w:tcBorders>
            <w:hideMark/>
          </w:tcPr>
          <w:p w14:paraId="6A91BEA9" w14:textId="77777777" w:rsidR="007B4E56" w:rsidRPr="002238AD" w:rsidRDefault="007B4E56" w:rsidP="007B4E56">
            <w:pPr>
              <w:pStyle w:val="TableEntry"/>
              <w:rPr>
                <w:rFonts w:cs="Arial"/>
                <w:sz w:val="20"/>
                <w:szCs w:val="20"/>
              </w:rPr>
            </w:pPr>
            <w:r w:rsidRPr="002238AD">
              <w:rPr>
                <w:rFonts w:cs="Arial"/>
                <w:sz w:val="20"/>
                <w:szCs w:val="20"/>
              </w:rPr>
              <w:t>See EDM</w:t>
            </w:r>
            <w:r w:rsidRPr="002238AD" w:rsidDel="008F07C2">
              <w:rPr>
                <w:rFonts w:cs="Arial"/>
                <w:sz w:val="20"/>
                <w:szCs w:val="20"/>
              </w:rPr>
              <w:t xml:space="preserve"> </w:t>
            </w:r>
          </w:p>
        </w:tc>
      </w:tr>
    </w:tbl>
    <w:p w14:paraId="7735615D" w14:textId="77777777" w:rsidR="008671E2" w:rsidRDefault="008671E2" w:rsidP="00037214">
      <w:pPr>
        <w:jc w:val="both"/>
        <w:rPr>
          <w:rFonts w:ascii="Arial" w:hAnsi="Arial" w:cs="Arial"/>
          <w:b/>
          <w:sz w:val="20"/>
        </w:rPr>
      </w:pPr>
    </w:p>
    <w:p w14:paraId="5260AA13" w14:textId="77777777" w:rsidR="008671E2" w:rsidRDefault="008671E2">
      <w:pPr>
        <w:rPr>
          <w:rFonts w:ascii="Arial" w:hAnsi="Arial" w:cs="Arial"/>
          <w:b/>
          <w:sz w:val="20"/>
        </w:rPr>
      </w:pPr>
      <w:r>
        <w:rPr>
          <w:rFonts w:ascii="Arial" w:hAnsi="Arial" w:cs="Arial"/>
          <w:b/>
          <w:sz w:val="20"/>
        </w:rPr>
        <w:br w:type="page"/>
      </w:r>
    </w:p>
    <w:p w14:paraId="1B60310D" w14:textId="55E52246" w:rsidR="00037214" w:rsidRPr="00EC54ED" w:rsidRDefault="00037214" w:rsidP="00037214">
      <w:pPr>
        <w:jc w:val="both"/>
        <w:rPr>
          <w:rFonts w:ascii="Arial" w:hAnsi="Arial" w:cs="Arial"/>
          <w:b/>
          <w:szCs w:val="24"/>
        </w:rPr>
      </w:pPr>
      <w:r w:rsidRPr="00EC54ED">
        <w:rPr>
          <w:rFonts w:ascii="Arial" w:hAnsi="Arial" w:cs="Arial"/>
          <w:b/>
          <w:szCs w:val="24"/>
        </w:rPr>
        <w:lastRenderedPageBreak/>
        <w:t>TABLE OF CONTENTS</w:t>
      </w:r>
    </w:p>
    <w:p w14:paraId="3E0238BA" w14:textId="06C4A723" w:rsidR="002A3D5B" w:rsidRPr="002A3D5B" w:rsidRDefault="006A0001">
      <w:pPr>
        <w:pStyle w:val="TOC1"/>
        <w:rPr>
          <w:rFonts w:ascii="Arial" w:eastAsiaTheme="minorEastAsia" w:hAnsi="Arial" w:cs="Arial"/>
          <w:b w:val="0"/>
          <w:caps w:val="0"/>
          <w:kern w:val="2"/>
          <w:sz w:val="24"/>
          <w:szCs w:val="24"/>
          <w14:ligatures w14:val="standardContextual"/>
        </w:rPr>
      </w:pPr>
      <w:r w:rsidRPr="002A3D5B">
        <w:rPr>
          <w:rFonts w:ascii="Arial" w:hAnsi="Arial" w:cs="Arial"/>
          <w:b w:val="0"/>
          <w:sz w:val="24"/>
          <w:szCs w:val="24"/>
        </w:rPr>
        <w:fldChar w:fldCharType="begin"/>
      </w:r>
      <w:r w:rsidRPr="002A3D5B">
        <w:rPr>
          <w:rFonts w:ascii="Arial" w:hAnsi="Arial" w:cs="Arial"/>
          <w:b w:val="0"/>
          <w:sz w:val="24"/>
          <w:szCs w:val="24"/>
        </w:rPr>
        <w:instrText xml:space="preserve"> TOC \o "1-2" \h \z \u </w:instrText>
      </w:r>
      <w:r w:rsidRPr="002A3D5B">
        <w:rPr>
          <w:rFonts w:ascii="Arial" w:hAnsi="Arial" w:cs="Arial"/>
          <w:b w:val="0"/>
          <w:sz w:val="24"/>
          <w:szCs w:val="24"/>
        </w:rPr>
        <w:fldChar w:fldCharType="separate"/>
      </w:r>
      <w:hyperlink w:anchor="_Toc198026149" w:history="1">
        <w:r w:rsidR="002A3D5B" w:rsidRPr="002A3D5B">
          <w:rPr>
            <w:rStyle w:val="Hyperlink"/>
            <w:rFonts w:ascii="Arial" w:hAnsi="Arial" w:cs="Arial"/>
            <w:bCs/>
          </w:rPr>
          <w:t>1.</w:t>
        </w:r>
        <w:r w:rsidR="002A3D5B" w:rsidRPr="002A3D5B">
          <w:rPr>
            <w:rFonts w:ascii="Arial" w:eastAsiaTheme="minorEastAsia" w:hAnsi="Arial" w:cs="Arial"/>
            <w:b w:val="0"/>
            <w:caps w:val="0"/>
            <w:kern w:val="2"/>
            <w:sz w:val="24"/>
            <w:szCs w:val="24"/>
            <w14:ligatures w14:val="standardContextual"/>
          </w:rPr>
          <w:tab/>
        </w:r>
        <w:r w:rsidR="002A3D5B" w:rsidRPr="002A3D5B">
          <w:rPr>
            <w:rStyle w:val="Hyperlink"/>
            <w:rFonts w:ascii="Arial" w:hAnsi="Arial" w:cs="Arial"/>
            <w:bCs/>
          </w:rPr>
          <w:t>Purpose</w:t>
        </w:r>
        <w:r w:rsidR="002A3D5B" w:rsidRPr="002A3D5B">
          <w:rPr>
            <w:rFonts w:ascii="Arial" w:hAnsi="Arial" w:cs="Arial"/>
            <w:webHidden/>
          </w:rPr>
          <w:tab/>
        </w:r>
        <w:r w:rsidR="002A3D5B" w:rsidRPr="002A3D5B">
          <w:rPr>
            <w:rFonts w:ascii="Arial" w:hAnsi="Arial" w:cs="Arial"/>
            <w:webHidden/>
          </w:rPr>
          <w:fldChar w:fldCharType="begin"/>
        </w:r>
        <w:r w:rsidR="002A3D5B" w:rsidRPr="002A3D5B">
          <w:rPr>
            <w:rFonts w:ascii="Arial" w:hAnsi="Arial" w:cs="Arial"/>
            <w:webHidden/>
          </w:rPr>
          <w:instrText xml:space="preserve"> PAGEREF _Toc198026149 \h </w:instrText>
        </w:r>
        <w:r w:rsidR="002A3D5B" w:rsidRPr="002A3D5B">
          <w:rPr>
            <w:rFonts w:ascii="Arial" w:hAnsi="Arial" w:cs="Arial"/>
            <w:webHidden/>
          </w:rPr>
        </w:r>
        <w:r w:rsidR="002A3D5B" w:rsidRPr="002A3D5B">
          <w:rPr>
            <w:rFonts w:ascii="Arial" w:hAnsi="Arial" w:cs="Arial"/>
            <w:webHidden/>
          </w:rPr>
          <w:fldChar w:fldCharType="separate"/>
        </w:r>
        <w:r w:rsidR="002A3D5B" w:rsidRPr="002A3D5B">
          <w:rPr>
            <w:rFonts w:ascii="Arial" w:hAnsi="Arial" w:cs="Arial"/>
            <w:webHidden/>
          </w:rPr>
          <w:t>9</w:t>
        </w:r>
        <w:r w:rsidR="002A3D5B" w:rsidRPr="002A3D5B">
          <w:rPr>
            <w:rFonts w:ascii="Arial" w:hAnsi="Arial" w:cs="Arial"/>
            <w:webHidden/>
          </w:rPr>
          <w:fldChar w:fldCharType="end"/>
        </w:r>
      </w:hyperlink>
    </w:p>
    <w:p w14:paraId="76470F4F" w14:textId="04BB13D8" w:rsidR="002A3D5B" w:rsidRPr="002A3D5B" w:rsidRDefault="002A3D5B">
      <w:pPr>
        <w:pStyle w:val="TOC1"/>
        <w:rPr>
          <w:rFonts w:ascii="Arial" w:eastAsiaTheme="minorEastAsia" w:hAnsi="Arial" w:cs="Arial"/>
          <w:b w:val="0"/>
          <w:caps w:val="0"/>
          <w:kern w:val="2"/>
          <w:sz w:val="24"/>
          <w:szCs w:val="24"/>
          <w14:ligatures w14:val="standardContextual"/>
        </w:rPr>
      </w:pPr>
      <w:hyperlink w:anchor="_Toc198026150" w:history="1">
        <w:r w:rsidRPr="002A3D5B">
          <w:rPr>
            <w:rStyle w:val="Hyperlink"/>
            <w:rFonts w:ascii="Arial" w:hAnsi="Arial" w:cs="Arial"/>
          </w:rPr>
          <w:t>2.</w:t>
        </w:r>
        <w:r w:rsidRPr="002A3D5B">
          <w:rPr>
            <w:rFonts w:ascii="Arial" w:eastAsiaTheme="minorEastAsia" w:hAnsi="Arial" w:cs="Arial"/>
            <w:b w:val="0"/>
            <w:caps w:val="0"/>
            <w:kern w:val="2"/>
            <w:sz w:val="24"/>
            <w:szCs w:val="24"/>
            <w14:ligatures w14:val="standardContextual"/>
          </w:rPr>
          <w:tab/>
        </w:r>
        <w:r w:rsidRPr="002A3D5B">
          <w:rPr>
            <w:rStyle w:val="Hyperlink"/>
            <w:rFonts w:ascii="Arial" w:hAnsi="Arial" w:cs="Arial"/>
          </w:rPr>
          <w:t>Scope</w:t>
        </w:r>
        <w:r w:rsidRPr="002A3D5B">
          <w:rPr>
            <w:rFonts w:ascii="Arial" w:hAnsi="Arial" w:cs="Arial"/>
            <w:webHidden/>
          </w:rPr>
          <w:tab/>
        </w:r>
        <w:r w:rsidRPr="002A3D5B">
          <w:rPr>
            <w:rFonts w:ascii="Arial" w:hAnsi="Arial" w:cs="Arial"/>
            <w:webHidden/>
          </w:rPr>
          <w:fldChar w:fldCharType="begin"/>
        </w:r>
        <w:r w:rsidRPr="002A3D5B">
          <w:rPr>
            <w:rFonts w:ascii="Arial" w:hAnsi="Arial" w:cs="Arial"/>
            <w:webHidden/>
          </w:rPr>
          <w:instrText xml:space="preserve"> PAGEREF _Toc198026150 \h </w:instrText>
        </w:r>
        <w:r w:rsidRPr="002A3D5B">
          <w:rPr>
            <w:rFonts w:ascii="Arial" w:hAnsi="Arial" w:cs="Arial"/>
            <w:webHidden/>
          </w:rPr>
        </w:r>
        <w:r w:rsidRPr="002A3D5B">
          <w:rPr>
            <w:rFonts w:ascii="Arial" w:hAnsi="Arial" w:cs="Arial"/>
            <w:webHidden/>
          </w:rPr>
          <w:fldChar w:fldCharType="separate"/>
        </w:r>
        <w:r w:rsidRPr="002A3D5B">
          <w:rPr>
            <w:rFonts w:ascii="Arial" w:hAnsi="Arial" w:cs="Arial"/>
            <w:webHidden/>
          </w:rPr>
          <w:t>9</w:t>
        </w:r>
        <w:r w:rsidRPr="002A3D5B">
          <w:rPr>
            <w:rFonts w:ascii="Arial" w:hAnsi="Arial" w:cs="Arial"/>
            <w:webHidden/>
          </w:rPr>
          <w:fldChar w:fldCharType="end"/>
        </w:r>
      </w:hyperlink>
    </w:p>
    <w:p w14:paraId="1F233E71" w14:textId="2AE9A841" w:rsidR="002A3D5B" w:rsidRPr="002A3D5B" w:rsidRDefault="002A3D5B">
      <w:pPr>
        <w:pStyle w:val="TOC1"/>
        <w:rPr>
          <w:rFonts w:ascii="Arial" w:eastAsiaTheme="minorEastAsia" w:hAnsi="Arial" w:cs="Arial"/>
          <w:b w:val="0"/>
          <w:caps w:val="0"/>
          <w:kern w:val="2"/>
          <w:sz w:val="24"/>
          <w:szCs w:val="24"/>
          <w14:ligatures w14:val="standardContextual"/>
        </w:rPr>
      </w:pPr>
      <w:hyperlink w:anchor="_Toc198026151" w:history="1">
        <w:r w:rsidRPr="002A3D5B">
          <w:rPr>
            <w:rStyle w:val="Hyperlink"/>
            <w:rFonts w:ascii="Arial" w:hAnsi="Arial" w:cs="Arial"/>
          </w:rPr>
          <w:t>3.</w:t>
        </w:r>
        <w:r w:rsidRPr="002A3D5B">
          <w:rPr>
            <w:rFonts w:ascii="Arial" w:eastAsiaTheme="minorEastAsia" w:hAnsi="Arial" w:cs="Arial"/>
            <w:b w:val="0"/>
            <w:caps w:val="0"/>
            <w:kern w:val="2"/>
            <w:sz w:val="24"/>
            <w:szCs w:val="24"/>
            <w14:ligatures w14:val="standardContextual"/>
          </w:rPr>
          <w:tab/>
        </w:r>
        <w:r w:rsidRPr="002A3D5B">
          <w:rPr>
            <w:rStyle w:val="Hyperlink"/>
            <w:rFonts w:ascii="Arial" w:hAnsi="Arial" w:cs="Arial"/>
          </w:rPr>
          <w:t>ASSOCIATED DOCUMENTS</w:t>
        </w:r>
        <w:r w:rsidRPr="002A3D5B">
          <w:rPr>
            <w:rFonts w:ascii="Arial" w:hAnsi="Arial" w:cs="Arial"/>
            <w:webHidden/>
          </w:rPr>
          <w:tab/>
        </w:r>
        <w:r w:rsidRPr="002A3D5B">
          <w:rPr>
            <w:rFonts w:ascii="Arial" w:hAnsi="Arial" w:cs="Arial"/>
            <w:webHidden/>
          </w:rPr>
          <w:fldChar w:fldCharType="begin"/>
        </w:r>
        <w:r w:rsidRPr="002A3D5B">
          <w:rPr>
            <w:rFonts w:ascii="Arial" w:hAnsi="Arial" w:cs="Arial"/>
            <w:webHidden/>
          </w:rPr>
          <w:instrText xml:space="preserve"> PAGEREF _Toc198026151 \h </w:instrText>
        </w:r>
        <w:r w:rsidRPr="002A3D5B">
          <w:rPr>
            <w:rFonts w:ascii="Arial" w:hAnsi="Arial" w:cs="Arial"/>
            <w:webHidden/>
          </w:rPr>
        </w:r>
        <w:r w:rsidRPr="002A3D5B">
          <w:rPr>
            <w:rFonts w:ascii="Arial" w:hAnsi="Arial" w:cs="Arial"/>
            <w:webHidden/>
          </w:rPr>
          <w:fldChar w:fldCharType="separate"/>
        </w:r>
        <w:r w:rsidRPr="002A3D5B">
          <w:rPr>
            <w:rFonts w:ascii="Arial" w:hAnsi="Arial" w:cs="Arial"/>
            <w:webHidden/>
          </w:rPr>
          <w:t>9</w:t>
        </w:r>
        <w:r w:rsidRPr="002A3D5B">
          <w:rPr>
            <w:rFonts w:ascii="Arial" w:hAnsi="Arial" w:cs="Arial"/>
            <w:webHidden/>
          </w:rPr>
          <w:fldChar w:fldCharType="end"/>
        </w:r>
      </w:hyperlink>
    </w:p>
    <w:p w14:paraId="261F2887" w14:textId="2EE8F6C6" w:rsidR="002A3D5B" w:rsidRPr="002A3D5B" w:rsidRDefault="002A3D5B">
      <w:pPr>
        <w:pStyle w:val="TOC2"/>
        <w:tabs>
          <w:tab w:val="left" w:pos="907"/>
        </w:tabs>
        <w:rPr>
          <w:rFonts w:ascii="Arial" w:eastAsiaTheme="minorEastAsia" w:hAnsi="Arial" w:cs="Arial"/>
          <w:smallCaps w:val="0"/>
          <w:noProof/>
          <w:kern w:val="2"/>
          <w:sz w:val="24"/>
          <w:szCs w:val="24"/>
          <w14:ligatures w14:val="standardContextual"/>
        </w:rPr>
      </w:pPr>
      <w:hyperlink w:anchor="_Toc198026152" w:history="1">
        <w:r w:rsidRPr="002A3D5B">
          <w:rPr>
            <w:rStyle w:val="Hyperlink"/>
            <w:rFonts w:ascii="Arial" w:hAnsi="Arial" w:cs="Arial"/>
            <w:bCs/>
            <w:noProof/>
          </w:rPr>
          <w:t>3.1</w:t>
        </w:r>
        <w:r w:rsidRPr="002A3D5B">
          <w:rPr>
            <w:rFonts w:ascii="Arial" w:eastAsiaTheme="minorEastAsia" w:hAnsi="Arial" w:cs="Arial"/>
            <w:smallCaps w:val="0"/>
            <w:noProof/>
            <w:kern w:val="2"/>
            <w:sz w:val="24"/>
            <w:szCs w:val="24"/>
            <w14:ligatures w14:val="standardContextual"/>
          </w:rPr>
          <w:tab/>
        </w:r>
        <w:r w:rsidRPr="002A3D5B">
          <w:rPr>
            <w:rStyle w:val="Hyperlink"/>
            <w:rFonts w:ascii="Arial" w:hAnsi="Arial" w:cs="Arial"/>
            <w:noProof/>
          </w:rPr>
          <w:t>Applicable Documents</w:t>
        </w:r>
        <w:r w:rsidRPr="002A3D5B">
          <w:rPr>
            <w:rFonts w:ascii="Arial" w:hAnsi="Arial" w:cs="Arial"/>
            <w:noProof/>
            <w:webHidden/>
          </w:rPr>
          <w:tab/>
        </w:r>
        <w:r w:rsidRPr="002A3D5B">
          <w:rPr>
            <w:rFonts w:ascii="Arial" w:hAnsi="Arial" w:cs="Arial"/>
            <w:noProof/>
            <w:webHidden/>
          </w:rPr>
          <w:fldChar w:fldCharType="begin"/>
        </w:r>
        <w:r w:rsidRPr="002A3D5B">
          <w:rPr>
            <w:rFonts w:ascii="Arial" w:hAnsi="Arial" w:cs="Arial"/>
            <w:noProof/>
            <w:webHidden/>
          </w:rPr>
          <w:instrText xml:space="preserve"> PAGEREF _Toc198026152 \h </w:instrText>
        </w:r>
        <w:r w:rsidRPr="002A3D5B">
          <w:rPr>
            <w:rFonts w:ascii="Arial" w:hAnsi="Arial" w:cs="Arial"/>
            <w:noProof/>
            <w:webHidden/>
          </w:rPr>
        </w:r>
        <w:r w:rsidRPr="002A3D5B">
          <w:rPr>
            <w:rFonts w:ascii="Arial" w:hAnsi="Arial" w:cs="Arial"/>
            <w:noProof/>
            <w:webHidden/>
          </w:rPr>
          <w:fldChar w:fldCharType="separate"/>
        </w:r>
        <w:r w:rsidRPr="002A3D5B">
          <w:rPr>
            <w:rFonts w:ascii="Arial" w:hAnsi="Arial" w:cs="Arial"/>
            <w:noProof/>
            <w:webHidden/>
          </w:rPr>
          <w:t>9</w:t>
        </w:r>
        <w:r w:rsidRPr="002A3D5B">
          <w:rPr>
            <w:rFonts w:ascii="Arial" w:hAnsi="Arial" w:cs="Arial"/>
            <w:noProof/>
            <w:webHidden/>
          </w:rPr>
          <w:fldChar w:fldCharType="end"/>
        </w:r>
      </w:hyperlink>
    </w:p>
    <w:p w14:paraId="146294B8" w14:textId="258C29A6" w:rsidR="002A3D5B" w:rsidRPr="002A3D5B" w:rsidRDefault="002A3D5B">
      <w:pPr>
        <w:pStyle w:val="TOC2"/>
        <w:tabs>
          <w:tab w:val="left" w:pos="907"/>
        </w:tabs>
        <w:rPr>
          <w:rFonts w:ascii="Arial" w:eastAsiaTheme="minorEastAsia" w:hAnsi="Arial" w:cs="Arial"/>
          <w:smallCaps w:val="0"/>
          <w:noProof/>
          <w:kern w:val="2"/>
          <w:sz w:val="24"/>
          <w:szCs w:val="24"/>
          <w14:ligatures w14:val="standardContextual"/>
        </w:rPr>
      </w:pPr>
      <w:hyperlink w:anchor="_Toc198026153" w:history="1">
        <w:r w:rsidRPr="002A3D5B">
          <w:rPr>
            <w:rStyle w:val="Hyperlink"/>
            <w:rFonts w:ascii="Arial" w:hAnsi="Arial" w:cs="Arial"/>
            <w:bCs/>
            <w:noProof/>
          </w:rPr>
          <w:t>3.2</w:t>
        </w:r>
        <w:r w:rsidRPr="002A3D5B">
          <w:rPr>
            <w:rFonts w:ascii="Arial" w:eastAsiaTheme="minorEastAsia" w:hAnsi="Arial" w:cs="Arial"/>
            <w:smallCaps w:val="0"/>
            <w:noProof/>
            <w:kern w:val="2"/>
            <w:sz w:val="24"/>
            <w:szCs w:val="24"/>
            <w14:ligatures w14:val="standardContextual"/>
          </w:rPr>
          <w:tab/>
        </w:r>
        <w:r w:rsidRPr="002A3D5B">
          <w:rPr>
            <w:rStyle w:val="Hyperlink"/>
            <w:rFonts w:ascii="Arial" w:hAnsi="Arial" w:cs="Arial"/>
            <w:noProof/>
          </w:rPr>
          <w:t>External References</w:t>
        </w:r>
        <w:r w:rsidRPr="002A3D5B">
          <w:rPr>
            <w:rFonts w:ascii="Arial" w:hAnsi="Arial" w:cs="Arial"/>
            <w:noProof/>
            <w:webHidden/>
          </w:rPr>
          <w:tab/>
        </w:r>
        <w:r w:rsidRPr="002A3D5B">
          <w:rPr>
            <w:rFonts w:ascii="Arial" w:hAnsi="Arial" w:cs="Arial"/>
            <w:noProof/>
            <w:webHidden/>
          </w:rPr>
          <w:fldChar w:fldCharType="begin"/>
        </w:r>
        <w:r w:rsidRPr="002A3D5B">
          <w:rPr>
            <w:rFonts w:ascii="Arial" w:hAnsi="Arial" w:cs="Arial"/>
            <w:noProof/>
            <w:webHidden/>
          </w:rPr>
          <w:instrText xml:space="preserve"> PAGEREF _Toc198026153 \h </w:instrText>
        </w:r>
        <w:r w:rsidRPr="002A3D5B">
          <w:rPr>
            <w:rFonts w:ascii="Arial" w:hAnsi="Arial" w:cs="Arial"/>
            <w:noProof/>
            <w:webHidden/>
          </w:rPr>
        </w:r>
        <w:r w:rsidRPr="002A3D5B">
          <w:rPr>
            <w:rFonts w:ascii="Arial" w:hAnsi="Arial" w:cs="Arial"/>
            <w:noProof/>
            <w:webHidden/>
          </w:rPr>
          <w:fldChar w:fldCharType="separate"/>
        </w:r>
        <w:r w:rsidRPr="002A3D5B">
          <w:rPr>
            <w:rFonts w:ascii="Arial" w:hAnsi="Arial" w:cs="Arial"/>
            <w:noProof/>
            <w:webHidden/>
          </w:rPr>
          <w:t>9</w:t>
        </w:r>
        <w:r w:rsidRPr="002A3D5B">
          <w:rPr>
            <w:rFonts w:ascii="Arial" w:hAnsi="Arial" w:cs="Arial"/>
            <w:noProof/>
            <w:webHidden/>
          </w:rPr>
          <w:fldChar w:fldCharType="end"/>
        </w:r>
      </w:hyperlink>
    </w:p>
    <w:p w14:paraId="24F009DF" w14:textId="1F0E9B55" w:rsidR="002A3D5B" w:rsidRPr="002A3D5B" w:rsidRDefault="002A3D5B">
      <w:pPr>
        <w:pStyle w:val="TOC1"/>
        <w:rPr>
          <w:rFonts w:ascii="Arial" w:eastAsiaTheme="minorEastAsia" w:hAnsi="Arial" w:cs="Arial"/>
          <w:b w:val="0"/>
          <w:caps w:val="0"/>
          <w:kern w:val="2"/>
          <w:sz w:val="24"/>
          <w:szCs w:val="24"/>
          <w14:ligatures w14:val="standardContextual"/>
        </w:rPr>
      </w:pPr>
      <w:hyperlink w:anchor="_Toc198026154" w:history="1">
        <w:r w:rsidRPr="002A3D5B">
          <w:rPr>
            <w:rStyle w:val="Hyperlink"/>
            <w:rFonts w:ascii="Arial" w:hAnsi="Arial" w:cs="Arial"/>
          </w:rPr>
          <w:t>4.</w:t>
        </w:r>
        <w:r w:rsidRPr="002A3D5B">
          <w:rPr>
            <w:rFonts w:ascii="Arial" w:eastAsiaTheme="minorEastAsia" w:hAnsi="Arial" w:cs="Arial"/>
            <w:b w:val="0"/>
            <w:caps w:val="0"/>
            <w:kern w:val="2"/>
            <w:sz w:val="24"/>
            <w:szCs w:val="24"/>
            <w14:ligatures w14:val="standardContextual"/>
          </w:rPr>
          <w:tab/>
        </w:r>
        <w:r w:rsidRPr="002A3D5B">
          <w:rPr>
            <w:rStyle w:val="Hyperlink"/>
            <w:rFonts w:ascii="Arial" w:hAnsi="Arial" w:cs="Arial"/>
          </w:rPr>
          <w:t>REQUIREMENTS</w:t>
        </w:r>
        <w:r w:rsidRPr="002A3D5B">
          <w:rPr>
            <w:rFonts w:ascii="Arial" w:hAnsi="Arial" w:cs="Arial"/>
            <w:webHidden/>
          </w:rPr>
          <w:tab/>
        </w:r>
        <w:r w:rsidRPr="002A3D5B">
          <w:rPr>
            <w:rFonts w:ascii="Arial" w:hAnsi="Arial" w:cs="Arial"/>
            <w:webHidden/>
          </w:rPr>
          <w:fldChar w:fldCharType="begin"/>
        </w:r>
        <w:r w:rsidRPr="002A3D5B">
          <w:rPr>
            <w:rFonts w:ascii="Arial" w:hAnsi="Arial" w:cs="Arial"/>
            <w:webHidden/>
          </w:rPr>
          <w:instrText xml:space="preserve"> PAGEREF _Toc198026154 \h </w:instrText>
        </w:r>
        <w:r w:rsidRPr="002A3D5B">
          <w:rPr>
            <w:rFonts w:ascii="Arial" w:hAnsi="Arial" w:cs="Arial"/>
            <w:webHidden/>
          </w:rPr>
        </w:r>
        <w:r w:rsidRPr="002A3D5B">
          <w:rPr>
            <w:rFonts w:ascii="Arial" w:hAnsi="Arial" w:cs="Arial"/>
            <w:webHidden/>
          </w:rPr>
          <w:fldChar w:fldCharType="separate"/>
        </w:r>
        <w:r w:rsidRPr="002A3D5B">
          <w:rPr>
            <w:rFonts w:ascii="Arial" w:hAnsi="Arial" w:cs="Arial"/>
            <w:webHidden/>
          </w:rPr>
          <w:t>9</w:t>
        </w:r>
        <w:r w:rsidRPr="002A3D5B">
          <w:rPr>
            <w:rFonts w:ascii="Arial" w:hAnsi="Arial" w:cs="Arial"/>
            <w:webHidden/>
          </w:rPr>
          <w:fldChar w:fldCharType="end"/>
        </w:r>
      </w:hyperlink>
    </w:p>
    <w:p w14:paraId="27B77E3D" w14:textId="308CB467" w:rsidR="002A3D5B" w:rsidRPr="002A3D5B" w:rsidRDefault="002A3D5B">
      <w:pPr>
        <w:pStyle w:val="TOC2"/>
        <w:tabs>
          <w:tab w:val="left" w:pos="907"/>
        </w:tabs>
        <w:rPr>
          <w:rFonts w:ascii="Arial" w:eastAsiaTheme="minorEastAsia" w:hAnsi="Arial" w:cs="Arial"/>
          <w:smallCaps w:val="0"/>
          <w:noProof/>
          <w:kern w:val="2"/>
          <w:sz w:val="24"/>
          <w:szCs w:val="24"/>
          <w14:ligatures w14:val="standardContextual"/>
        </w:rPr>
      </w:pPr>
      <w:hyperlink w:anchor="_Toc198026155" w:history="1">
        <w:r w:rsidRPr="002A3D5B">
          <w:rPr>
            <w:rStyle w:val="Hyperlink"/>
            <w:rFonts w:ascii="Arial" w:hAnsi="Arial" w:cs="Arial"/>
            <w:bCs/>
            <w:noProof/>
          </w:rPr>
          <w:t>4.1</w:t>
        </w:r>
        <w:r w:rsidRPr="002A3D5B">
          <w:rPr>
            <w:rFonts w:ascii="Arial" w:eastAsiaTheme="minorEastAsia" w:hAnsi="Arial" w:cs="Arial"/>
            <w:smallCaps w:val="0"/>
            <w:noProof/>
            <w:kern w:val="2"/>
            <w:sz w:val="24"/>
            <w:szCs w:val="24"/>
            <w14:ligatures w14:val="standardContextual"/>
          </w:rPr>
          <w:tab/>
        </w:r>
        <w:r w:rsidRPr="002A3D5B">
          <w:rPr>
            <w:rStyle w:val="Hyperlink"/>
            <w:rFonts w:ascii="Arial" w:hAnsi="Arial" w:cs="Arial"/>
            <w:noProof/>
          </w:rPr>
          <w:t>General Requirements</w:t>
        </w:r>
        <w:r w:rsidRPr="002A3D5B">
          <w:rPr>
            <w:rFonts w:ascii="Arial" w:hAnsi="Arial" w:cs="Arial"/>
            <w:noProof/>
            <w:webHidden/>
          </w:rPr>
          <w:tab/>
        </w:r>
        <w:r w:rsidRPr="002A3D5B">
          <w:rPr>
            <w:rFonts w:ascii="Arial" w:hAnsi="Arial" w:cs="Arial"/>
            <w:noProof/>
            <w:webHidden/>
          </w:rPr>
          <w:fldChar w:fldCharType="begin"/>
        </w:r>
        <w:r w:rsidRPr="002A3D5B">
          <w:rPr>
            <w:rFonts w:ascii="Arial" w:hAnsi="Arial" w:cs="Arial"/>
            <w:noProof/>
            <w:webHidden/>
          </w:rPr>
          <w:instrText xml:space="preserve"> PAGEREF _Toc198026155 \h </w:instrText>
        </w:r>
        <w:r w:rsidRPr="002A3D5B">
          <w:rPr>
            <w:rFonts w:ascii="Arial" w:hAnsi="Arial" w:cs="Arial"/>
            <w:noProof/>
            <w:webHidden/>
          </w:rPr>
        </w:r>
        <w:r w:rsidRPr="002A3D5B">
          <w:rPr>
            <w:rFonts w:ascii="Arial" w:hAnsi="Arial" w:cs="Arial"/>
            <w:noProof/>
            <w:webHidden/>
          </w:rPr>
          <w:fldChar w:fldCharType="separate"/>
        </w:r>
        <w:r w:rsidRPr="002A3D5B">
          <w:rPr>
            <w:rFonts w:ascii="Arial" w:hAnsi="Arial" w:cs="Arial"/>
            <w:noProof/>
            <w:webHidden/>
          </w:rPr>
          <w:t>9</w:t>
        </w:r>
        <w:r w:rsidRPr="002A3D5B">
          <w:rPr>
            <w:rFonts w:ascii="Arial" w:hAnsi="Arial" w:cs="Arial"/>
            <w:noProof/>
            <w:webHidden/>
          </w:rPr>
          <w:fldChar w:fldCharType="end"/>
        </w:r>
      </w:hyperlink>
    </w:p>
    <w:p w14:paraId="4572B5EA" w14:textId="5068B4F5" w:rsidR="002A3D5B" w:rsidRPr="002A3D5B" w:rsidRDefault="002A3D5B">
      <w:pPr>
        <w:pStyle w:val="TOC2"/>
        <w:tabs>
          <w:tab w:val="left" w:pos="907"/>
        </w:tabs>
        <w:rPr>
          <w:rFonts w:ascii="Arial" w:eastAsiaTheme="minorEastAsia" w:hAnsi="Arial" w:cs="Arial"/>
          <w:smallCaps w:val="0"/>
          <w:noProof/>
          <w:kern w:val="2"/>
          <w:sz w:val="24"/>
          <w:szCs w:val="24"/>
          <w14:ligatures w14:val="standardContextual"/>
        </w:rPr>
      </w:pPr>
      <w:hyperlink w:anchor="_Toc198026156" w:history="1">
        <w:r w:rsidRPr="002A3D5B">
          <w:rPr>
            <w:rStyle w:val="Hyperlink"/>
            <w:rFonts w:ascii="Arial" w:hAnsi="Arial" w:cs="Arial"/>
            <w:bCs/>
            <w:noProof/>
          </w:rPr>
          <w:t>4.2</w:t>
        </w:r>
        <w:r w:rsidRPr="002A3D5B">
          <w:rPr>
            <w:rFonts w:ascii="Arial" w:eastAsiaTheme="minorEastAsia" w:hAnsi="Arial" w:cs="Arial"/>
            <w:smallCaps w:val="0"/>
            <w:noProof/>
            <w:kern w:val="2"/>
            <w:sz w:val="24"/>
            <w:szCs w:val="24"/>
            <w14:ligatures w14:val="standardContextual"/>
          </w:rPr>
          <w:tab/>
        </w:r>
        <w:r w:rsidRPr="002A3D5B">
          <w:rPr>
            <w:rStyle w:val="Hyperlink"/>
            <w:rFonts w:ascii="Arial" w:hAnsi="Arial" w:cs="Arial"/>
            <w:noProof/>
          </w:rPr>
          <w:t>Scheduling Module</w:t>
        </w:r>
        <w:r w:rsidRPr="002A3D5B">
          <w:rPr>
            <w:rFonts w:ascii="Arial" w:hAnsi="Arial" w:cs="Arial"/>
            <w:noProof/>
            <w:webHidden/>
          </w:rPr>
          <w:tab/>
        </w:r>
        <w:r w:rsidRPr="002A3D5B">
          <w:rPr>
            <w:rFonts w:ascii="Arial" w:hAnsi="Arial" w:cs="Arial"/>
            <w:noProof/>
            <w:webHidden/>
          </w:rPr>
          <w:fldChar w:fldCharType="begin"/>
        </w:r>
        <w:r w:rsidRPr="002A3D5B">
          <w:rPr>
            <w:rFonts w:ascii="Arial" w:hAnsi="Arial" w:cs="Arial"/>
            <w:noProof/>
            <w:webHidden/>
          </w:rPr>
          <w:instrText xml:space="preserve"> PAGEREF _Toc198026156 \h </w:instrText>
        </w:r>
        <w:r w:rsidRPr="002A3D5B">
          <w:rPr>
            <w:rFonts w:ascii="Arial" w:hAnsi="Arial" w:cs="Arial"/>
            <w:noProof/>
            <w:webHidden/>
          </w:rPr>
        </w:r>
        <w:r w:rsidRPr="002A3D5B">
          <w:rPr>
            <w:rFonts w:ascii="Arial" w:hAnsi="Arial" w:cs="Arial"/>
            <w:noProof/>
            <w:webHidden/>
          </w:rPr>
          <w:fldChar w:fldCharType="separate"/>
        </w:r>
        <w:r w:rsidRPr="002A3D5B">
          <w:rPr>
            <w:rFonts w:ascii="Arial" w:hAnsi="Arial" w:cs="Arial"/>
            <w:noProof/>
            <w:webHidden/>
          </w:rPr>
          <w:t>10</w:t>
        </w:r>
        <w:r w:rsidRPr="002A3D5B">
          <w:rPr>
            <w:rFonts w:ascii="Arial" w:hAnsi="Arial" w:cs="Arial"/>
            <w:noProof/>
            <w:webHidden/>
          </w:rPr>
          <w:fldChar w:fldCharType="end"/>
        </w:r>
      </w:hyperlink>
    </w:p>
    <w:p w14:paraId="5CB99DFC" w14:textId="1899BB87" w:rsidR="002A3D5B" w:rsidRPr="002A3D5B" w:rsidRDefault="002A3D5B">
      <w:pPr>
        <w:pStyle w:val="TOC2"/>
        <w:tabs>
          <w:tab w:val="left" w:pos="907"/>
        </w:tabs>
        <w:rPr>
          <w:rFonts w:ascii="Arial" w:eastAsiaTheme="minorEastAsia" w:hAnsi="Arial" w:cs="Arial"/>
          <w:smallCaps w:val="0"/>
          <w:noProof/>
          <w:kern w:val="2"/>
          <w:sz w:val="24"/>
          <w:szCs w:val="24"/>
          <w14:ligatures w14:val="standardContextual"/>
        </w:rPr>
      </w:pPr>
      <w:hyperlink w:anchor="_Toc198026157" w:history="1">
        <w:r w:rsidRPr="002A3D5B">
          <w:rPr>
            <w:rStyle w:val="Hyperlink"/>
            <w:rFonts w:ascii="Arial" w:hAnsi="Arial" w:cs="Arial"/>
            <w:bCs/>
            <w:noProof/>
          </w:rPr>
          <w:t>4.3</w:t>
        </w:r>
        <w:r w:rsidRPr="002A3D5B">
          <w:rPr>
            <w:rFonts w:ascii="Arial" w:eastAsiaTheme="minorEastAsia" w:hAnsi="Arial" w:cs="Arial"/>
            <w:smallCaps w:val="0"/>
            <w:noProof/>
            <w:kern w:val="2"/>
            <w:sz w:val="24"/>
            <w:szCs w:val="24"/>
            <w14:ligatures w14:val="standardContextual"/>
          </w:rPr>
          <w:tab/>
        </w:r>
        <w:r w:rsidRPr="002A3D5B">
          <w:rPr>
            <w:rStyle w:val="Hyperlink"/>
            <w:rFonts w:ascii="Arial" w:hAnsi="Arial" w:cs="Arial"/>
            <w:noProof/>
          </w:rPr>
          <w:t>Enter Visit Data Module</w:t>
        </w:r>
        <w:r w:rsidRPr="002A3D5B">
          <w:rPr>
            <w:rFonts w:ascii="Arial" w:hAnsi="Arial" w:cs="Arial"/>
            <w:noProof/>
            <w:webHidden/>
          </w:rPr>
          <w:tab/>
        </w:r>
        <w:r w:rsidRPr="002A3D5B">
          <w:rPr>
            <w:rFonts w:ascii="Arial" w:hAnsi="Arial" w:cs="Arial"/>
            <w:noProof/>
            <w:webHidden/>
          </w:rPr>
          <w:fldChar w:fldCharType="begin"/>
        </w:r>
        <w:r w:rsidRPr="002A3D5B">
          <w:rPr>
            <w:rFonts w:ascii="Arial" w:hAnsi="Arial" w:cs="Arial"/>
            <w:noProof/>
            <w:webHidden/>
          </w:rPr>
          <w:instrText xml:space="preserve"> PAGEREF _Toc198026157 \h </w:instrText>
        </w:r>
        <w:r w:rsidRPr="002A3D5B">
          <w:rPr>
            <w:rFonts w:ascii="Arial" w:hAnsi="Arial" w:cs="Arial"/>
            <w:noProof/>
            <w:webHidden/>
          </w:rPr>
        </w:r>
        <w:r w:rsidRPr="002A3D5B">
          <w:rPr>
            <w:rFonts w:ascii="Arial" w:hAnsi="Arial" w:cs="Arial"/>
            <w:noProof/>
            <w:webHidden/>
          </w:rPr>
          <w:fldChar w:fldCharType="separate"/>
        </w:r>
        <w:r w:rsidRPr="002A3D5B">
          <w:rPr>
            <w:rFonts w:ascii="Arial" w:hAnsi="Arial" w:cs="Arial"/>
            <w:noProof/>
            <w:webHidden/>
          </w:rPr>
          <w:t>15</w:t>
        </w:r>
        <w:r w:rsidRPr="002A3D5B">
          <w:rPr>
            <w:rFonts w:ascii="Arial" w:hAnsi="Arial" w:cs="Arial"/>
            <w:noProof/>
            <w:webHidden/>
          </w:rPr>
          <w:fldChar w:fldCharType="end"/>
        </w:r>
      </w:hyperlink>
    </w:p>
    <w:p w14:paraId="57EEAD6E" w14:textId="0D967B92" w:rsidR="002A3D5B" w:rsidRPr="002A3D5B" w:rsidRDefault="002A3D5B">
      <w:pPr>
        <w:pStyle w:val="TOC2"/>
        <w:tabs>
          <w:tab w:val="left" w:pos="907"/>
        </w:tabs>
        <w:rPr>
          <w:rFonts w:ascii="Arial" w:eastAsiaTheme="minorEastAsia" w:hAnsi="Arial" w:cs="Arial"/>
          <w:smallCaps w:val="0"/>
          <w:noProof/>
          <w:kern w:val="2"/>
          <w:sz w:val="24"/>
          <w:szCs w:val="24"/>
          <w14:ligatures w14:val="standardContextual"/>
        </w:rPr>
      </w:pPr>
      <w:hyperlink w:anchor="_Toc198026158" w:history="1">
        <w:r w:rsidRPr="002A3D5B">
          <w:rPr>
            <w:rStyle w:val="Hyperlink"/>
            <w:rFonts w:ascii="Arial" w:hAnsi="Arial" w:cs="Arial"/>
            <w:bCs/>
            <w:noProof/>
          </w:rPr>
          <w:t>4.4</w:t>
        </w:r>
        <w:r w:rsidRPr="002A3D5B">
          <w:rPr>
            <w:rFonts w:ascii="Arial" w:eastAsiaTheme="minorEastAsia" w:hAnsi="Arial" w:cs="Arial"/>
            <w:smallCaps w:val="0"/>
            <w:noProof/>
            <w:kern w:val="2"/>
            <w:sz w:val="24"/>
            <w:szCs w:val="24"/>
            <w14:ligatures w14:val="standardContextual"/>
          </w:rPr>
          <w:tab/>
        </w:r>
        <w:r w:rsidRPr="002A3D5B">
          <w:rPr>
            <w:rStyle w:val="Hyperlink"/>
            <w:rFonts w:ascii="Arial" w:hAnsi="Arial" w:cs="Arial"/>
            <w:noProof/>
          </w:rPr>
          <w:t>Monitoring Visit Report</w:t>
        </w:r>
        <w:r w:rsidRPr="002A3D5B">
          <w:rPr>
            <w:rFonts w:ascii="Arial" w:hAnsi="Arial" w:cs="Arial"/>
            <w:noProof/>
            <w:webHidden/>
          </w:rPr>
          <w:tab/>
        </w:r>
        <w:r w:rsidRPr="002A3D5B">
          <w:rPr>
            <w:rFonts w:ascii="Arial" w:hAnsi="Arial" w:cs="Arial"/>
            <w:noProof/>
            <w:webHidden/>
          </w:rPr>
          <w:fldChar w:fldCharType="begin"/>
        </w:r>
        <w:r w:rsidRPr="002A3D5B">
          <w:rPr>
            <w:rFonts w:ascii="Arial" w:hAnsi="Arial" w:cs="Arial"/>
            <w:noProof/>
            <w:webHidden/>
          </w:rPr>
          <w:instrText xml:space="preserve"> PAGEREF _Toc198026158 \h </w:instrText>
        </w:r>
        <w:r w:rsidRPr="002A3D5B">
          <w:rPr>
            <w:rFonts w:ascii="Arial" w:hAnsi="Arial" w:cs="Arial"/>
            <w:noProof/>
            <w:webHidden/>
          </w:rPr>
        </w:r>
        <w:r w:rsidRPr="002A3D5B">
          <w:rPr>
            <w:rFonts w:ascii="Arial" w:hAnsi="Arial" w:cs="Arial"/>
            <w:noProof/>
            <w:webHidden/>
          </w:rPr>
          <w:fldChar w:fldCharType="separate"/>
        </w:r>
        <w:r w:rsidRPr="002A3D5B">
          <w:rPr>
            <w:rFonts w:ascii="Arial" w:hAnsi="Arial" w:cs="Arial"/>
            <w:noProof/>
            <w:webHidden/>
          </w:rPr>
          <w:t>25</w:t>
        </w:r>
        <w:r w:rsidRPr="002A3D5B">
          <w:rPr>
            <w:rFonts w:ascii="Arial" w:hAnsi="Arial" w:cs="Arial"/>
            <w:noProof/>
            <w:webHidden/>
          </w:rPr>
          <w:fldChar w:fldCharType="end"/>
        </w:r>
      </w:hyperlink>
    </w:p>
    <w:p w14:paraId="7A80297A" w14:textId="2EE8F7CF" w:rsidR="002A3D5B" w:rsidRPr="002A3D5B" w:rsidRDefault="002A3D5B">
      <w:pPr>
        <w:pStyle w:val="TOC2"/>
        <w:tabs>
          <w:tab w:val="left" w:pos="907"/>
        </w:tabs>
        <w:rPr>
          <w:rFonts w:ascii="Arial" w:eastAsiaTheme="minorEastAsia" w:hAnsi="Arial" w:cs="Arial"/>
          <w:smallCaps w:val="0"/>
          <w:noProof/>
          <w:kern w:val="2"/>
          <w:sz w:val="24"/>
          <w:szCs w:val="24"/>
          <w14:ligatures w14:val="standardContextual"/>
        </w:rPr>
      </w:pPr>
      <w:hyperlink w:anchor="_Toc198026159" w:history="1">
        <w:r w:rsidRPr="002A3D5B">
          <w:rPr>
            <w:rStyle w:val="Hyperlink"/>
            <w:rFonts w:ascii="Arial" w:hAnsi="Arial" w:cs="Arial"/>
            <w:bCs/>
            <w:noProof/>
          </w:rPr>
          <w:t>4.5</w:t>
        </w:r>
        <w:r w:rsidRPr="002A3D5B">
          <w:rPr>
            <w:rFonts w:ascii="Arial" w:eastAsiaTheme="minorEastAsia" w:hAnsi="Arial" w:cs="Arial"/>
            <w:smallCaps w:val="0"/>
            <w:noProof/>
            <w:kern w:val="2"/>
            <w:sz w:val="24"/>
            <w:szCs w:val="24"/>
            <w14:ligatures w14:val="standardContextual"/>
          </w:rPr>
          <w:tab/>
        </w:r>
        <w:r w:rsidRPr="002A3D5B">
          <w:rPr>
            <w:rStyle w:val="Hyperlink"/>
            <w:rFonts w:ascii="Arial" w:hAnsi="Arial" w:cs="Arial"/>
            <w:noProof/>
          </w:rPr>
          <w:t>Monitoring Letter</w:t>
        </w:r>
        <w:r w:rsidRPr="002A3D5B">
          <w:rPr>
            <w:rFonts w:ascii="Arial" w:hAnsi="Arial" w:cs="Arial"/>
            <w:noProof/>
            <w:webHidden/>
          </w:rPr>
          <w:tab/>
        </w:r>
        <w:r w:rsidRPr="002A3D5B">
          <w:rPr>
            <w:rFonts w:ascii="Arial" w:hAnsi="Arial" w:cs="Arial"/>
            <w:noProof/>
            <w:webHidden/>
          </w:rPr>
          <w:fldChar w:fldCharType="begin"/>
        </w:r>
        <w:r w:rsidRPr="002A3D5B">
          <w:rPr>
            <w:rFonts w:ascii="Arial" w:hAnsi="Arial" w:cs="Arial"/>
            <w:noProof/>
            <w:webHidden/>
          </w:rPr>
          <w:instrText xml:space="preserve"> PAGEREF _Toc198026159 \h </w:instrText>
        </w:r>
        <w:r w:rsidRPr="002A3D5B">
          <w:rPr>
            <w:rFonts w:ascii="Arial" w:hAnsi="Arial" w:cs="Arial"/>
            <w:noProof/>
            <w:webHidden/>
          </w:rPr>
        </w:r>
        <w:r w:rsidRPr="002A3D5B">
          <w:rPr>
            <w:rFonts w:ascii="Arial" w:hAnsi="Arial" w:cs="Arial"/>
            <w:noProof/>
            <w:webHidden/>
          </w:rPr>
          <w:fldChar w:fldCharType="separate"/>
        </w:r>
        <w:r w:rsidRPr="002A3D5B">
          <w:rPr>
            <w:rFonts w:ascii="Arial" w:hAnsi="Arial" w:cs="Arial"/>
            <w:noProof/>
            <w:webHidden/>
          </w:rPr>
          <w:t>26</w:t>
        </w:r>
        <w:r w:rsidRPr="002A3D5B">
          <w:rPr>
            <w:rFonts w:ascii="Arial" w:hAnsi="Arial" w:cs="Arial"/>
            <w:noProof/>
            <w:webHidden/>
          </w:rPr>
          <w:fldChar w:fldCharType="end"/>
        </w:r>
      </w:hyperlink>
    </w:p>
    <w:p w14:paraId="21C42954" w14:textId="59A23113" w:rsidR="002A3D5B" w:rsidRPr="002A3D5B" w:rsidRDefault="002A3D5B">
      <w:pPr>
        <w:pStyle w:val="TOC2"/>
        <w:tabs>
          <w:tab w:val="left" w:pos="907"/>
        </w:tabs>
        <w:rPr>
          <w:rFonts w:ascii="Arial" w:eastAsiaTheme="minorEastAsia" w:hAnsi="Arial" w:cs="Arial"/>
          <w:smallCaps w:val="0"/>
          <w:noProof/>
          <w:kern w:val="2"/>
          <w:sz w:val="24"/>
          <w:szCs w:val="24"/>
          <w14:ligatures w14:val="standardContextual"/>
        </w:rPr>
      </w:pPr>
      <w:hyperlink w:anchor="_Toc198026160" w:history="1">
        <w:r w:rsidRPr="002A3D5B">
          <w:rPr>
            <w:rStyle w:val="Hyperlink"/>
            <w:rFonts w:ascii="Arial" w:hAnsi="Arial" w:cs="Arial"/>
            <w:bCs/>
            <w:noProof/>
          </w:rPr>
          <w:t>4.6</w:t>
        </w:r>
        <w:r w:rsidRPr="002A3D5B">
          <w:rPr>
            <w:rFonts w:ascii="Arial" w:eastAsiaTheme="minorEastAsia" w:hAnsi="Arial" w:cs="Arial"/>
            <w:smallCaps w:val="0"/>
            <w:noProof/>
            <w:kern w:val="2"/>
            <w:sz w:val="24"/>
            <w:szCs w:val="24"/>
            <w14:ligatures w14:val="standardContextual"/>
          </w:rPr>
          <w:tab/>
        </w:r>
        <w:r w:rsidRPr="002A3D5B">
          <w:rPr>
            <w:rStyle w:val="Hyperlink"/>
            <w:rFonts w:ascii="Arial" w:hAnsi="Arial" w:cs="Arial"/>
            <w:noProof/>
          </w:rPr>
          <w:t xml:space="preserve">Visit </w:t>
        </w:r>
        <w:r w:rsidRPr="002A3D5B">
          <w:rPr>
            <w:rStyle w:val="Hyperlink"/>
            <w:rFonts w:ascii="Arial" w:hAnsi="Arial" w:cs="Arial"/>
            <w:noProof/>
          </w:rPr>
          <w:t>P</w:t>
        </w:r>
        <w:r w:rsidRPr="002A3D5B">
          <w:rPr>
            <w:rStyle w:val="Hyperlink"/>
            <w:rFonts w:ascii="Arial" w:hAnsi="Arial" w:cs="Arial"/>
            <w:noProof/>
          </w:rPr>
          <w:t>repare</w:t>
        </w:r>
        <w:r w:rsidRPr="002A3D5B">
          <w:rPr>
            <w:rFonts w:ascii="Arial" w:hAnsi="Arial" w:cs="Arial"/>
            <w:noProof/>
            <w:webHidden/>
          </w:rPr>
          <w:tab/>
        </w:r>
        <w:r w:rsidRPr="002A3D5B">
          <w:rPr>
            <w:rFonts w:ascii="Arial" w:hAnsi="Arial" w:cs="Arial"/>
            <w:noProof/>
            <w:webHidden/>
          </w:rPr>
          <w:fldChar w:fldCharType="begin"/>
        </w:r>
        <w:r w:rsidRPr="002A3D5B">
          <w:rPr>
            <w:rFonts w:ascii="Arial" w:hAnsi="Arial" w:cs="Arial"/>
            <w:noProof/>
            <w:webHidden/>
          </w:rPr>
          <w:instrText xml:space="preserve"> PAGEREF _Toc198026160 \h </w:instrText>
        </w:r>
        <w:r w:rsidRPr="002A3D5B">
          <w:rPr>
            <w:rFonts w:ascii="Arial" w:hAnsi="Arial" w:cs="Arial"/>
            <w:noProof/>
            <w:webHidden/>
          </w:rPr>
        </w:r>
        <w:r w:rsidRPr="002A3D5B">
          <w:rPr>
            <w:rFonts w:ascii="Arial" w:hAnsi="Arial" w:cs="Arial"/>
            <w:noProof/>
            <w:webHidden/>
          </w:rPr>
          <w:fldChar w:fldCharType="separate"/>
        </w:r>
        <w:r w:rsidRPr="002A3D5B">
          <w:rPr>
            <w:rFonts w:ascii="Arial" w:hAnsi="Arial" w:cs="Arial"/>
            <w:noProof/>
            <w:webHidden/>
          </w:rPr>
          <w:t>26</w:t>
        </w:r>
        <w:r w:rsidRPr="002A3D5B">
          <w:rPr>
            <w:rFonts w:ascii="Arial" w:hAnsi="Arial" w:cs="Arial"/>
            <w:noProof/>
            <w:webHidden/>
          </w:rPr>
          <w:fldChar w:fldCharType="end"/>
        </w:r>
      </w:hyperlink>
    </w:p>
    <w:p w14:paraId="7D7246AA" w14:textId="67BBEBCF" w:rsidR="002A3D5B" w:rsidRPr="002A3D5B" w:rsidRDefault="002A3D5B">
      <w:pPr>
        <w:pStyle w:val="TOC2"/>
        <w:tabs>
          <w:tab w:val="left" w:pos="907"/>
        </w:tabs>
        <w:rPr>
          <w:rFonts w:ascii="Arial" w:eastAsiaTheme="minorEastAsia" w:hAnsi="Arial" w:cs="Arial"/>
          <w:smallCaps w:val="0"/>
          <w:noProof/>
          <w:kern w:val="2"/>
          <w:sz w:val="24"/>
          <w:szCs w:val="24"/>
          <w14:ligatures w14:val="standardContextual"/>
        </w:rPr>
      </w:pPr>
      <w:hyperlink w:anchor="_Toc198026161" w:history="1">
        <w:r w:rsidRPr="002A3D5B">
          <w:rPr>
            <w:rStyle w:val="Hyperlink"/>
            <w:rFonts w:ascii="Arial" w:hAnsi="Arial" w:cs="Arial"/>
            <w:bCs/>
            <w:noProof/>
          </w:rPr>
          <w:t>4.7</w:t>
        </w:r>
        <w:r w:rsidRPr="002A3D5B">
          <w:rPr>
            <w:rFonts w:ascii="Arial" w:eastAsiaTheme="minorEastAsia" w:hAnsi="Arial" w:cs="Arial"/>
            <w:smallCaps w:val="0"/>
            <w:noProof/>
            <w:kern w:val="2"/>
            <w:sz w:val="24"/>
            <w:szCs w:val="24"/>
            <w14:ligatures w14:val="standardContextual"/>
          </w:rPr>
          <w:tab/>
        </w:r>
        <w:r w:rsidRPr="002A3D5B">
          <w:rPr>
            <w:rStyle w:val="Hyperlink"/>
            <w:rFonts w:ascii="Arial" w:hAnsi="Arial" w:cs="Arial"/>
            <w:noProof/>
          </w:rPr>
          <w:t>Site Monitoring Notifications and Alerts</w:t>
        </w:r>
        <w:r w:rsidRPr="002A3D5B">
          <w:rPr>
            <w:rFonts w:ascii="Arial" w:hAnsi="Arial" w:cs="Arial"/>
            <w:noProof/>
            <w:webHidden/>
          </w:rPr>
          <w:tab/>
        </w:r>
        <w:r w:rsidRPr="002A3D5B">
          <w:rPr>
            <w:rFonts w:ascii="Arial" w:hAnsi="Arial" w:cs="Arial"/>
            <w:noProof/>
            <w:webHidden/>
          </w:rPr>
          <w:fldChar w:fldCharType="begin"/>
        </w:r>
        <w:r w:rsidRPr="002A3D5B">
          <w:rPr>
            <w:rFonts w:ascii="Arial" w:hAnsi="Arial" w:cs="Arial"/>
            <w:noProof/>
            <w:webHidden/>
          </w:rPr>
          <w:instrText xml:space="preserve"> PAGEREF _Toc198026161 \h </w:instrText>
        </w:r>
        <w:r w:rsidRPr="002A3D5B">
          <w:rPr>
            <w:rFonts w:ascii="Arial" w:hAnsi="Arial" w:cs="Arial"/>
            <w:noProof/>
            <w:webHidden/>
          </w:rPr>
        </w:r>
        <w:r w:rsidRPr="002A3D5B">
          <w:rPr>
            <w:rFonts w:ascii="Arial" w:hAnsi="Arial" w:cs="Arial"/>
            <w:noProof/>
            <w:webHidden/>
          </w:rPr>
          <w:fldChar w:fldCharType="separate"/>
        </w:r>
        <w:r w:rsidRPr="002A3D5B">
          <w:rPr>
            <w:rFonts w:ascii="Arial" w:hAnsi="Arial" w:cs="Arial"/>
            <w:noProof/>
            <w:webHidden/>
          </w:rPr>
          <w:t>28</w:t>
        </w:r>
        <w:r w:rsidRPr="002A3D5B">
          <w:rPr>
            <w:rFonts w:ascii="Arial" w:hAnsi="Arial" w:cs="Arial"/>
            <w:noProof/>
            <w:webHidden/>
          </w:rPr>
          <w:fldChar w:fldCharType="end"/>
        </w:r>
      </w:hyperlink>
    </w:p>
    <w:p w14:paraId="240DEF15" w14:textId="5F872953" w:rsidR="002A3D5B" w:rsidRPr="002A3D5B" w:rsidRDefault="002A3D5B">
      <w:pPr>
        <w:pStyle w:val="TOC1"/>
        <w:rPr>
          <w:rFonts w:ascii="Arial" w:eastAsiaTheme="minorEastAsia" w:hAnsi="Arial" w:cs="Arial"/>
          <w:b w:val="0"/>
          <w:caps w:val="0"/>
          <w:kern w:val="2"/>
          <w:sz w:val="24"/>
          <w:szCs w:val="24"/>
          <w14:ligatures w14:val="standardContextual"/>
        </w:rPr>
      </w:pPr>
      <w:hyperlink w:anchor="_Toc198026162" w:history="1">
        <w:r w:rsidRPr="002A3D5B">
          <w:rPr>
            <w:rStyle w:val="Hyperlink"/>
            <w:rFonts w:ascii="Arial" w:hAnsi="Arial" w:cs="Arial"/>
          </w:rPr>
          <w:t>5.</w:t>
        </w:r>
        <w:r w:rsidRPr="002A3D5B">
          <w:rPr>
            <w:rFonts w:ascii="Arial" w:eastAsiaTheme="minorEastAsia" w:hAnsi="Arial" w:cs="Arial"/>
            <w:b w:val="0"/>
            <w:caps w:val="0"/>
            <w:kern w:val="2"/>
            <w:sz w:val="24"/>
            <w:szCs w:val="24"/>
            <w14:ligatures w14:val="standardContextual"/>
          </w:rPr>
          <w:tab/>
        </w:r>
        <w:r w:rsidRPr="002A3D5B">
          <w:rPr>
            <w:rStyle w:val="Hyperlink"/>
            <w:rFonts w:ascii="Arial" w:hAnsi="Arial" w:cs="Arial"/>
          </w:rPr>
          <w:t>SECURITY</w:t>
        </w:r>
        <w:r w:rsidRPr="002A3D5B">
          <w:rPr>
            <w:rFonts w:ascii="Arial" w:hAnsi="Arial" w:cs="Arial"/>
            <w:webHidden/>
          </w:rPr>
          <w:tab/>
        </w:r>
        <w:r w:rsidRPr="002A3D5B">
          <w:rPr>
            <w:rFonts w:ascii="Arial" w:hAnsi="Arial" w:cs="Arial"/>
            <w:webHidden/>
          </w:rPr>
          <w:fldChar w:fldCharType="begin"/>
        </w:r>
        <w:r w:rsidRPr="002A3D5B">
          <w:rPr>
            <w:rFonts w:ascii="Arial" w:hAnsi="Arial" w:cs="Arial"/>
            <w:webHidden/>
          </w:rPr>
          <w:instrText xml:space="preserve"> PAGEREF _Toc198026162 \h </w:instrText>
        </w:r>
        <w:r w:rsidRPr="002A3D5B">
          <w:rPr>
            <w:rFonts w:ascii="Arial" w:hAnsi="Arial" w:cs="Arial"/>
            <w:webHidden/>
          </w:rPr>
        </w:r>
        <w:r w:rsidRPr="002A3D5B">
          <w:rPr>
            <w:rFonts w:ascii="Arial" w:hAnsi="Arial" w:cs="Arial"/>
            <w:webHidden/>
          </w:rPr>
          <w:fldChar w:fldCharType="separate"/>
        </w:r>
        <w:r w:rsidRPr="002A3D5B">
          <w:rPr>
            <w:rFonts w:ascii="Arial" w:hAnsi="Arial" w:cs="Arial"/>
            <w:webHidden/>
          </w:rPr>
          <w:t>29</w:t>
        </w:r>
        <w:r w:rsidRPr="002A3D5B">
          <w:rPr>
            <w:rFonts w:ascii="Arial" w:hAnsi="Arial" w:cs="Arial"/>
            <w:webHidden/>
          </w:rPr>
          <w:fldChar w:fldCharType="end"/>
        </w:r>
      </w:hyperlink>
    </w:p>
    <w:p w14:paraId="4599ADE7" w14:textId="4C56AA3E" w:rsidR="002A3D5B" w:rsidRPr="002A3D5B" w:rsidRDefault="002A3D5B">
      <w:pPr>
        <w:pStyle w:val="TOC2"/>
        <w:tabs>
          <w:tab w:val="left" w:pos="907"/>
        </w:tabs>
        <w:rPr>
          <w:rFonts w:ascii="Arial" w:eastAsiaTheme="minorEastAsia" w:hAnsi="Arial" w:cs="Arial"/>
          <w:smallCaps w:val="0"/>
          <w:noProof/>
          <w:kern w:val="2"/>
          <w:sz w:val="24"/>
          <w:szCs w:val="24"/>
          <w14:ligatures w14:val="standardContextual"/>
        </w:rPr>
      </w:pPr>
      <w:hyperlink w:anchor="_Toc198026163" w:history="1">
        <w:r w:rsidRPr="002A3D5B">
          <w:rPr>
            <w:rStyle w:val="Hyperlink"/>
            <w:rFonts w:ascii="Arial" w:hAnsi="Arial" w:cs="Arial"/>
            <w:bCs/>
            <w:noProof/>
          </w:rPr>
          <w:t>5.1</w:t>
        </w:r>
        <w:r w:rsidRPr="002A3D5B">
          <w:rPr>
            <w:rFonts w:ascii="Arial" w:eastAsiaTheme="minorEastAsia" w:hAnsi="Arial" w:cs="Arial"/>
            <w:smallCaps w:val="0"/>
            <w:noProof/>
            <w:kern w:val="2"/>
            <w:sz w:val="24"/>
            <w:szCs w:val="24"/>
            <w14:ligatures w14:val="standardContextual"/>
          </w:rPr>
          <w:tab/>
        </w:r>
        <w:r w:rsidRPr="002A3D5B">
          <w:rPr>
            <w:rStyle w:val="Hyperlink"/>
            <w:rFonts w:ascii="Arial" w:hAnsi="Arial" w:cs="Arial"/>
            <w:noProof/>
          </w:rPr>
          <w:t>Application Security</w:t>
        </w:r>
        <w:r w:rsidRPr="002A3D5B">
          <w:rPr>
            <w:rFonts w:ascii="Arial" w:hAnsi="Arial" w:cs="Arial"/>
            <w:noProof/>
            <w:webHidden/>
          </w:rPr>
          <w:tab/>
        </w:r>
        <w:r w:rsidRPr="002A3D5B">
          <w:rPr>
            <w:rFonts w:ascii="Arial" w:hAnsi="Arial" w:cs="Arial"/>
            <w:noProof/>
            <w:webHidden/>
          </w:rPr>
          <w:fldChar w:fldCharType="begin"/>
        </w:r>
        <w:r w:rsidRPr="002A3D5B">
          <w:rPr>
            <w:rFonts w:ascii="Arial" w:hAnsi="Arial" w:cs="Arial"/>
            <w:noProof/>
            <w:webHidden/>
          </w:rPr>
          <w:instrText xml:space="preserve"> PAGEREF _Toc198026163 \h </w:instrText>
        </w:r>
        <w:r w:rsidRPr="002A3D5B">
          <w:rPr>
            <w:rFonts w:ascii="Arial" w:hAnsi="Arial" w:cs="Arial"/>
            <w:noProof/>
            <w:webHidden/>
          </w:rPr>
        </w:r>
        <w:r w:rsidRPr="002A3D5B">
          <w:rPr>
            <w:rFonts w:ascii="Arial" w:hAnsi="Arial" w:cs="Arial"/>
            <w:noProof/>
            <w:webHidden/>
          </w:rPr>
          <w:fldChar w:fldCharType="separate"/>
        </w:r>
        <w:r w:rsidRPr="002A3D5B">
          <w:rPr>
            <w:rFonts w:ascii="Arial" w:hAnsi="Arial" w:cs="Arial"/>
            <w:noProof/>
            <w:webHidden/>
          </w:rPr>
          <w:t>29</w:t>
        </w:r>
        <w:r w:rsidRPr="002A3D5B">
          <w:rPr>
            <w:rFonts w:ascii="Arial" w:hAnsi="Arial" w:cs="Arial"/>
            <w:noProof/>
            <w:webHidden/>
          </w:rPr>
          <w:fldChar w:fldCharType="end"/>
        </w:r>
      </w:hyperlink>
    </w:p>
    <w:p w14:paraId="33B15661" w14:textId="3A3E5173" w:rsidR="002A3D5B" w:rsidRPr="002A3D5B" w:rsidRDefault="002A3D5B">
      <w:pPr>
        <w:pStyle w:val="TOC1"/>
        <w:rPr>
          <w:rFonts w:ascii="Arial" w:eastAsiaTheme="minorEastAsia" w:hAnsi="Arial" w:cs="Arial"/>
          <w:b w:val="0"/>
          <w:caps w:val="0"/>
          <w:kern w:val="2"/>
          <w:sz w:val="24"/>
          <w:szCs w:val="24"/>
          <w14:ligatures w14:val="standardContextual"/>
        </w:rPr>
      </w:pPr>
      <w:hyperlink w:anchor="_Toc198026164" w:history="1">
        <w:r w:rsidRPr="002A3D5B">
          <w:rPr>
            <w:rStyle w:val="Hyperlink"/>
            <w:rFonts w:ascii="Arial" w:hAnsi="Arial" w:cs="Arial"/>
          </w:rPr>
          <w:t>6.</w:t>
        </w:r>
        <w:r w:rsidRPr="002A3D5B">
          <w:rPr>
            <w:rFonts w:ascii="Arial" w:eastAsiaTheme="minorEastAsia" w:hAnsi="Arial" w:cs="Arial"/>
            <w:b w:val="0"/>
            <w:caps w:val="0"/>
            <w:kern w:val="2"/>
            <w:sz w:val="24"/>
            <w:szCs w:val="24"/>
            <w14:ligatures w14:val="standardContextual"/>
          </w:rPr>
          <w:tab/>
        </w:r>
        <w:r w:rsidRPr="002A3D5B">
          <w:rPr>
            <w:rStyle w:val="Hyperlink"/>
            <w:rFonts w:ascii="Arial" w:hAnsi="Arial" w:cs="Arial"/>
          </w:rPr>
          <w:t>USER MANUAL</w:t>
        </w:r>
        <w:r w:rsidRPr="002A3D5B">
          <w:rPr>
            <w:rFonts w:ascii="Arial" w:hAnsi="Arial" w:cs="Arial"/>
            <w:webHidden/>
          </w:rPr>
          <w:tab/>
        </w:r>
        <w:r w:rsidRPr="002A3D5B">
          <w:rPr>
            <w:rFonts w:ascii="Arial" w:hAnsi="Arial" w:cs="Arial"/>
            <w:webHidden/>
          </w:rPr>
          <w:fldChar w:fldCharType="begin"/>
        </w:r>
        <w:r w:rsidRPr="002A3D5B">
          <w:rPr>
            <w:rFonts w:ascii="Arial" w:hAnsi="Arial" w:cs="Arial"/>
            <w:webHidden/>
          </w:rPr>
          <w:instrText xml:space="preserve"> PAGEREF _Toc198026164 \h </w:instrText>
        </w:r>
        <w:r w:rsidRPr="002A3D5B">
          <w:rPr>
            <w:rFonts w:ascii="Arial" w:hAnsi="Arial" w:cs="Arial"/>
            <w:webHidden/>
          </w:rPr>
        </w:r>
        <w:r w:rsidRPr="002A3D5B">
          <w:rPr>
            <w:rFonts w:ascii="Arial" w:hAnsi="Arial" w:cs="Arial"/>
            <w:webHidden/>
          </w:rPr>
          <w:fldChar w:fldCharType="separate"/>
        </w:r>
        <w:r w:rsidRPr="002A3D5B">
          <w:rPr>
            <w:rFonts w:ascii="Arial" w:hAnsi="Arial" w:cs="Arial"/>
            <w:webHidden/>
          </w:rPr>
          <w:t>30</w:t>
        </w:r>
        <w:r w:rsidRPr="002A3D5B">
          <w:rPr>
            <w:rFonts w:ascii="Arial" w:hAnsi="Arial" w:cs="Arial"/>
            <w:webHidden/>
          </w:rPr>
          <w:fldChar w:fldCharType="end"/>
        </w:r>
      </w:hyperlink>
    </w:p>
    <w:p w14:paraId="354B8A73" w14:textId="7B89CC94" w:rsidR="002A3D5B" w:rsidRPr="002A3D5B" w:rsidRDefault="002A3D5B">
      <w:pPr>
        <w:pStyle w:val="TOC1"/>
        <w:rPr>
          <w:rFonts w:ascii="Arial" w:eastAsiaTheme="minorEastAsia" w:hAnsi="Arial" w:cs="Arial"/>
          <w:b w:val="0"/>
          <w:caps w:val="0"/>
          <w:kern w:val="2"/>
          <w:sz w:val="24"/>
          <w:szCs w:val="24"/>
          <w14:ligatures w14:val="standardContextual"/>
        </w:rPr>
      </w:pPr>
      <w:hyperlink w:anchor="_Toc198026165" w:history="1">
        <w:r w:rsidRPr="002A3D5B">
          <w:rPr>
            <w:rStyle w:val="Hyperlink"/>
            <w:rFonts w:ascii="Arial" w:hAnsi="Arial" w:cs="Arial"/>
          </w:rPr>
          <w:t>7.</w:t>
        </w:r>
        <w:r w:rsidRPr="002A3D5B">
          <w:rPr>
            <w:rFonts w:ascii="Arial" w:eastAsiaTheme="minorEastAsia" w:hAnsi="Arial" w:cs="Arial"/>
            <w:b w:val="0"/>
            <w:caps w:val="0"/>
            <w:kern w:val="2"/>
            <w:sz w:val="24"/>
            <w:szCs w:val="24"/>
            <w14:ligatures w14:val="standardContextual"/>
          </w:rPr>
          <w:tab/>
        </w:r>
        <w:r w:rsidRPr="002A3D5B">
          <w:rPr>
            <w:rStyle w:val="Hyperlink"/>
            <w:rFonts w:ascii="Arial" w:hAnsi="Arial" w:cs="Arial"/>
          </w:rPr>
          <w:t>SYSTEM SPECIFICATIONS</w:t>
        </w:r>
        <w:r w:rsidRPr="002A3D5B">
          <w:rPr>
            <w:rFonts w:ascii="Arial" w:hAnsi="Arial" w:cs="Arial"/>
            <w:webHidden/>
          </w:rPr>
          <w:tab/>
        </w:r>
        <w:r w:rsidRPr="002A3D5B">
          <w:rPr>
            <w:rFonts w:ascii="Arial" w:hAnsi="Arial" w:cs="Arial"/>
            <w:webHidden/>
          </w:rPr>
          <w:fldChar w:fldCharType="begin"/>
        </w:r>
        <w:r w:rsidRPr="002A3D5B">
          <w:rPr>
            <w:rFonts w:ascii="Arial" w:hAnsi="Arial" w:cs="Arial"/>
            <w:webHidden/>
          </w:rPr>
          <w:instrText xml:space="preserve"> PAGEREF _Toc198026165 \h </w:instrText>
        </w:r>
        <w:r w:rsidRPr="002A3D5B">
          <w:rPr>
            <w:rFonts w:ascii="Arial" w:hAnsi="Arial" w:cs="Arial"/>
            <w:webHidden/>
          </w:rPr>
        </w:r>
        <w:r w:rsidRPr="002A3D5B">
          <w:rPr>
            <w:rFonts w:ascii="Arial" w:hAnsi="Arial" w:cs="Arial"/>
            <w:webHidden/>
          </w:rPr>
          <w:fldChar w:fldCharType="separate"/>
        </w:r>
        <w:r w:rsidRPr="002A3D5B">
          <w:rPr>
            <w:rFonts w:ascii="Arial" w:hAnsi="Arial" w:cs="Arial"/>
            <w:webHidden/>
          </w:rPr>
          <w:t>30</w:t>
        </w:r>
        <w:r w:rsidRPr="002A3D5B">
          <w:rPr>
            <w:rFonts w:ascii="Arial" w:hAnsi="Arial" w:cs="Arial"/>
            <w:webHidden/>
          </w:rPr>
          <w:fldChar w:fldCharType="end"/>
        </w:r>
      </w:hyperlink>
    </w:p>
    <w:p w14:paraId="2E0B34FF" w14:textId="7A6F5DA4" w:rsidR="002A3D5B" w:rsidRPr="002A3D5B" w:rsidRDefault="002A3D5B">
      <w:pPr>
        <w:pStyle w:val="TOC2"/>
        <w:tabs>
          <w:tab w:val="left" w:pos="907"/>
        </w:tabs>
        <w:rPr>
          <w:rFonts w:ascii="Arial" w:eastAsiaTheme="minorEastAsia" w:hAnsi="Arial" w:cs="Arial"/>
          <w:smallCaps w:val="0"/>
          <w:noProof/>
          <w:kern w:val="2"/>
          <w:sz w:val="24"/>
          <w:szCs w:val="24"/>
          <w14:ligatures w14:val="standardContextual"/>
        </w:rPr>
      </w:pPr>
      <w:hyperlink w:anchor="_Toc198026166" w:history="1">
        <w:r w:rsidRPr="002A3D5B">
          <w:rPr>
            <w:rStyle w:val="Hyperlink"/>
            <w:rFonts w:ascii="Arial" w:hAnsi="Arial" w:cs="Arial"/>
            <w:bCs/>
            <w:noProof/>
          </w:rPr>
          <w:t>7.1</w:t>
        </w:r>
        <w:r w:rsidRPr="002A3D5B">
          <w:rPr>
            <w:rFonts w:ascii="Arial" w:eastAsiaTheme="minorEastAsia" w:hAnsi="Arial" w:cs="Arial"/>
            <w:smallCaps w:val="0"/>
            <w:noProof/>
            <w:kern w:val="2"/>
            <w:sz w:val="24"/>
            <w:szCs w:val="24"/>
            <w14:ligatures w14:val="standardContextual"/>
          </w:rPr>
          <w:tab/>
        </w:r>
        <w:r w:rsidRPr="002A3D5B">
          <w:rPr>
            <w:rStyle w:val="Hyperlink"/>
            <w:rFonts w:ascii="Arial" w:hAnsi="Arial" w:cs="Arial"/>
            <w:noProof/>
          </w:rPr>
          <w:t>Location of Application Files</w:t>
        </w:r>
        <w:r w:rsidRPr="002A3D5B">
          <w:rPr>
            <w:rFonts w:ascii="Arial" w:hAnsi="Arial" w:cs="Arial"/>
            <w:noProof/>
            <w:webHidden/>
          </w:rPr>
          <w:tab/>
        </w:r>
        <w:r w:rsidRPr="002A3D5B">
          <w:rPr>
            <w:rFonts w:ascii="Arial" w:hAnsi="Arial" w:cs="Arial"/>
            <w:noProof/>
            <w:webHidden/>
          </w:rPr>
          <w:fldChar w:fldCharType="begin"/>
        </w:r>
        <w:r w:rsidRPr="002A3D5B">
          <w:rPr>
            <w:rFonts w:ascii="Arial" w:hAnsi="Arial" w:cs="Arial"/>
            <w:noProof/>
            <w:webHidden/>
          </w:rPr>
          <w:instrText xml:space="preserve"> PAGEREF _Toc198026166 \h </w:instrText>
        </w:r>
        <w:r w:rsidRPr="002A3D5B">
          <w:rPr>
            <w:rFonts w:ascii="Arial" w:hAnsi="Arial" w:cs="Arial"/>
            <w:noProof/>
            <w:webHidden/>
          </w:rPr>
        </w:r>
        <w:r w:rsidRPr="002A3D5B">
          <w:rPr>
            <w:rFonts w:ascii="Arial" w:hAnsi="Arial" w:cs="Arial"/>
            <w:noProof/>
            <w:webHidden/>
          </w:rPr>
          <w:fldChar w:fldCharType="separate"/>
        </w:r>
        <w:r w:rsidRPr="002A3D5B">
          <w:rPr>
            <w:rFonts w:ascii="Arial" w:hAnsi="Arial" w:cs="Arial"/>
            <w:noProof/>
            <w:webHidden/>
          </w:rPr>
          <w:t>30</w:t>
        </w:r>
        <w:r w:rsidRPr="002A3D5B">
          <w:rPr>
            <w:rFonts w:ascii="Arial" w:hAnsi="Arial" w:cs="Arial"/>
            <w:noProof/>
            <w:webHidden/>
          </w:rPr>
          <w:fldChar w:fldCharType="end"/>
        </w:r>
      </w:hyperlink>
    </w:p>
    <w:p w14:paraId="7EFCDE98" w14:textId="16D422A1" w:rsidR="002A3D5B" w:rsidRPr="002A3D5B" w:rsidRDefault="002A3D5B">
      <w:pPr>
        <w:pStyle w:val="TOC2"/>
        <w:tabs>
          <w:tab w:val="left" w:pos="907"/>
        </w:tabs>
        <w:rPr>
          <w:rFonts w:ascii="Arial" w:eastAsiaTheme="minorEastAsia" w:hAnsi="Arial" w:cs="Arial"/>
          <w:smallCaps w:val="0"/>
          <w:noProof/>
          <w:kern w:val="2"/>
          <w:sz w:val="24"/>
          <w:szCs w:val="24"/>
          <w14:ligatures w14:val="standardContextual"/>
        </w:rPr>
      </w:pPr>
      <w:hyperlink w:anchor="_Toc198026167" w:history="1">
        <w:r w:rsidRPr="002A3D5B">
          <w:rPr>
            <w:rStyle w:val="Hyperlink"/>
            <w:rFonts w:ascii="Arial" w:hAnsi="Arial" w:cs="Arial"/>
            <w:bCs/>
            <w:noProof/>
          </w:rPr>
          <w:t>7.2</w:t>
        </w:r>
        <w:r w:rsidRPr="002A3D5B">
          <w:rPr>
            <w:rFonts w:ascii="Arial" w:eastAsiaTheme="minorEastAsia" w:hAnsi="Arial" w:cs="Arial"/>
            <w:smallCaps w:val="0"/>
            <w:noProof/>
            <w:kern w:val="2"/>
            <w:sz w:val="24"/>
            <w:szCs w:val="24"/>
            <w14:ligatures w14:val="standardContextual"/>
          </w:rPr>
          <w:tab/>
        </w:r>
        <w:r w:rsidRPr="002A3D5B">
          <w:rPr>
            <w:rStyle w:val="Hyperlink"/>
            <w:rFonts w:ascii="Arial" w:hAnsi="Arial" w:cs="Arial"/>
            <w:noProof/>
          </w:rPr>
          <w:t>Location of Oracle Data Tables</w:t>
        </w:r>
        <w:r w:rsidRPr="002A3D5B">
          <w:rPr>
            <w:rFonts w:ascii="Arial" w:hAnsi="Arial" w:cs="Arial"/>
            <w:noProof/>
            <w:webHidden/>
          </w:rPr>
          <w:tab/>
        </w:r>
        <w:r w:rsidRPr="002A3D5B">
          <w:rPr>
            <w:rFonts w:ascii="Arial" w:hAnsi="Arial" w:cs="Arial"/>
            <w:noProof/>
            <w:webHidden/>
          </w:rPr>
          <w:fldChar w:fldCharType="begin"/>
        </w:r>
        <w:r w:rsidRPr="002A3D5B">
          <w:rPr>
            <w:rFonts w:ascii="Arial" w:hAnsi="Arial" w:cs="Arial"/>
            <w:noProof/>
            <w:webHidden/>
          </w:rPr>
          <w:instrText xml:space="preserve"> PAGEREF _Toc198026167 \h </w:instrText>
        </w:r>
        <w:r w:rsidRPr="002A3D5B">
          <w:rPr>
            <w:rFonts w:ascii="Arial" w:hAnsi="Arial" w:cs="Arial"/>
            <w:noProof/>
            <w:webHidden/>
          </w:rPr>
        </w:r>
        <w:r w:rsidRPr="002A3D5B">
          <w:rPr>
            <w:rFonts w:ascii="Arial" w:hAnsi="Arial" w:cs="Arial"/>
            <w:noProof/>
            <w:webHidden/>
          </w:rPr>
          <w:fldChar w:fldCharType="separate"/>
        </w:r>
        <w:r w:rsidRPr="002A3D5B">
          <w:rPr>
            <w:rFonts w:ascii="Arial" w:hAnsi="Arial" w:cs="Arial"/>
            <w:noProof/>
            <w:webHidden/>
          </w:rPr>
          <w:t>30</w:t>
        </w:r>
        <w:r w:rsidRPr="002A3D5B">
          <w:rPr>
            <w:rFonts w:ascii="Arial" w:hAnsi="Arial" w:cs="Arial"/>
            <w:noProof/>
            <w:webHidden/>
          </w:rPr>
          <w:fldChar w:fldCharType="end"/>
        </w:r>
      </w:hyperlink>
    </w:p>
    <w:p w14:paraId="45F463C1" w14:textId="61949AB7" w:rsidR="002A3D5B" w:rsidRPr="002A3D5B" w:rsidRDefault="002A3D5B">
      <w:pPr>
        <w:pStyle w:val="TOC1"/>
        <w:rPr>
          <w:rFonts w:ascii="Arial" w:eastAsiaTheme="minorEastAsia" w:hAnsi="Arial" w:cs="Arial"/>
          <w:b w:val="0"/>
          <w:caps w:val="0"/>
          <w:kern w:val="2"/>
          <w:sz w:val="24"/>
          <w:szCs w:val="24"/>
          <w14:ligatures w14:val="standardContextual"/>
        </w:rPr>
      </w:pPr>
      <w:hyperlink w:anchor="_Toc198026168" w:history="1">
        <w:r w:rsidRPr="002A3D5B">
          <w:rPr>
            <w:rStyle w:val="Hyperlink"/>
            <w:rFonts w:ascii="Arial" w:hAnsi="Arial" w:cs="Arial"/>
          </w:rPr>
          <w:t>8.</w:t>
        </w:r>
        <w:r w:rsidRPr="002A3D5B">
          <w:rPr>
            <w:rFonts w:ascii="Arial" w:eastAsiaTheme="minorEastAsia" w:hAnsi="Arial" w:cs="Arial"/>
            <w:b w:val="0"/>
            <w:caps w:val="0"/>
            <w:kern w:val="2"/>
            <w:sz w:val="24"/>
            <w:szCs w:val="24"/>
            <w14:ligatures w14:val="standardContextual"/>
          </w:rPr>
          <w:tab/>
        </w:r>
        <w:r w:rsidRPr="002A3D5B">
          <w:rPr>
            <w:rStyle w:val="Hyperlink"/>
            <w:rFonts w:ascii="Arial" w:hAnsi="Arial" w:cs="Arial"/>
          </w:rPr>
          <w:t>technical design specifications</w:t>
        </w:r>
        <w:r w:rsidRPr="002A3D5B">
          <w:rPr>
            <w:rFonts w:ascii="Arial" w:hAnsi="Arial" w:cs="Arial"/>
            <w:webHidden/>
          </w:rPr>
          <w:tab/>
        </w:r>
        <w:r w:rsidRPr="002A3D5B">
          <w:rPr>
            <w:rFonts w:ascii="Arial" w:hAnsi="Arial" w:cs="Arial"/>
            <w:webHidden/>
          </w:rPr>
          <w:fldChar w:fldCharType="begin"/>
        </w:r>
        <w:r w:rsidRPr="002A3D5B">
          <w:rPr>
            <w:rFonts w:ascii="Arial" w:hAnsi="Arial" w:cs="Arial"/>
            <w:webHidden/>
          </w:rPr>
          <w:instrText xml:space="preserve"> PAGEREF _Toc198026168 \h </w:instrText>
        </w:r>
        <w:r w:rsidRPr="002A3D5B">
          <w:rPr>
            <w:rFonts w:ascii="Arial" w:hAnsi="Arial" w:cs="Arial"/>
            <w:webHidden/>
          </w:rPr>
        </w:r>
        <w:r w:rsidRPr="002A3D5B">
          <w:rPr>
            <w:rFonts w:ascii="Arial" w:hAnsi="Arial" w:cs="Arial"/>
            <w:webHidden/>
          </w:rPr>
          <w:fldChar w:fldCharType="separate"/>
        </w:r>
        <w:r w:rsidRPr="002A3D5B">
          <w:rPr>
            <w:rFonts w:ascii="Arial" w:hAnsi="Arial" w:cs="Arial"/>
            <w:webHidden/>
          </w:rPr>
          <w:t>34</w:t>
        </w:r>
        <w:r w:rsidRPr="002A3D5B">
          <w:rPr>
            <w:rFonts w:ascii="Arial" w:hAnsi="Arial" w:cs="Arial"/>
            <w:webHidden/>
          </w:rPr>
          <w:fldChar w:fldCharType="end"/>
        </w:r>
      </w:hyperlink>
    </w:p>
    <w:p w14:paraId="4BA3CABD" w14:textId="00E63DC1" w:rsidR="002A3D5B" w:rsidRPr="002A3D5B" w:rsidRDefault="002A3D5B">
      <w:pPr>
        <w:pStyle w:val="TOC2"/>
        <w:tabs>
          <w:tab w:val="left" w:pos="907"/>
        </w:tabs>
        <w:rPr>
          <w:rFonts w:ascii="Arial" w:eastAsiaTheme="minorEastAsia" w:hAnsi="Arial" w:cs="Arial"/>
          <w:smallCaps w:val="0"/>
          <w:noProof/>
          <w:kern w:val="2"/>
          <w:sz w:val="24"/>
          <w:szCs w:val="24"/>
          <w14:ligatures w14:val="standardContextual"/>
        </w:rPr>
      </w:pPr>
      <w:hyperlink w:anchor="_Toc198026169" w:history="1">
        <w:r w:rsidRPr="002A3D5B">
          <w:rPr>
            <w:rStyle w:val="Hyperlink"/>
            <w:rFonts w:ascii="Arial" w:hAnsi="Arial" w:cs="Arial"/>
            <w:bCs/>
            <w:noProof/>
          </w:rPr>
          <w:t>8.1</w:t>
        </w:r>
        <w:r w:rsidRPr="002A3D5B">
          <w:rPr>
            <w:rFonts w:ascii="Arial" w:eastAsiaTheme="minorEastAsia" w:hAnsi="Arial" w:cs="Arial"/>
            <w:smallCaps w:val="0"/>
            <w:noProof/>
            <w:kern w:val="2"/>
            <w:sz w:val="24"/>
            <w:szCs w:val="24"/>
            <w14:ligatures w14:val="standardContextual"/>
          </w:rPr>
          <w:tab/>
        </w:r>
        <w:r w:rsidRPr="002A3D5B">
          <w:rPr>
            <w:rStyle w:val="Hyperlink"/>
            <w:rFonts w:ascii="Arial" w:hAnsi="Arial" w:cs="Arial"/>
            <w:noProof/>
          </w:rPr>
          <w:t>SMART SDV ALGORITHM requirements</w:t>
        </w:r>
        <w:r w:rsidRPr="002A3D5B">
          <w:rPr>
            <w:rFonts w:ascii="Arial" w:hAnsi="Arial" w:cs="Arial"/>
            <w:noProof/>
            <w:webHidden/>
          </w:rPr>
          <w:tab/>
        </w:r>
        <w:r w:rsidRPr="002A3D5B">
          <w:rPr>
            <w:rFonts w:ascii="Arial" w:hAnsi="Arial" w:cs="Arial"/>
            <w:noProof/>
            <w:webHidden/>
          </w:rPr>
          <w:fldChar w:fldCharType="begin"/>
        </w:r>
        <w:r w:rsidRPr="002A3D5B">
          <w:rPr>
            <w:rFonts w:ascii="Arial" w:hAnsi="Arial" w:cs="Arial"/>
            <w:noProof/>
            <w:webHidden/>
          </w:rPr>
          <w:instrText xml:space="preserve"> PAGEREF _Toc198026169 \h </w:instrText>
        </w:r>
        <w:r w:rsidRPr="002A3D5B">
          <w:rPr>
            <w:rFonts w:ascii="Arial" w:hAnsi="Arial" w:cs="Arial"/>
            <w:noProof/>
            <w:webHidden/>
          </w:rPr>
        </w:r>
        <w:r w:rsidRPr="002A3D5B">
          <w:rPr>
            <w:rFonts w:ascii="Arial" w:hAnsi="Arial" w:cs="Arial"/>
            <w:noProof/>
            <w:webHidden/>
          </w:rPr>
          <w:fldChar w:fldCharType="separate"/>
        </w:r>
        <w:r w:rsidRPr="002A3D5B">
          <w:rPr>
            <w:rFonts w:ascii="Arial" w:hAnsi="Arial" w:cs="Arial"/>
            <w:noProof/>
            <w:webHidden/>
          </w:rPr>
          <w:t>34</w:t>
        </w:r>
        <w:r w:rsidRPr="002A3D5B">
          <w:rPr>
            <w:rFonts w:ascii="Arial" w:hAnsi="Arial" w:cs="Arial"/>
            <w:noProof/>
            <w:webHidden/>
          </w:rPr>
          <w:fldChar w:fldCharType="end"/>
        </w:r>
      </w:hyperlink>
    </w:p>
    <w:p w14:paraId="2035CC9B" w14:textId="65A59684" w:rsidR="00683192" w:rsidRPr="002238AD" w:rsidRDefault="006A0001" w:rsidP="006A0001">
      <w:pPr>
        <w:jc w:val="both"/>
        <w:rPr>
          <w:rStyle w:val="Hyperlink"/>
          <w:rFonts w:ascii="Arial" w:hAnsi="Arial" w:cs="Arial"/>
          <w:b/>
          <w:noProof/>
          <w:color w:val="auto"/>
          <w:u w:val="none"/>
        </w:rPr>
      </w:pPr>
      <w:r w:rsidRPr="002A3D5B">
        <w:rPr>
          <w:rFonts w:ascii="Arial" w:hAnsi="Arial" w:cs="Arial"/>
          <w:b/>
          <w:noProof/>
          <w:szCs w:val="24"/>
        </w:rPr>
        <w:fldChar w:fldCharType="end"/>
      </w:r>
    </w:p>
    <w:p w14:paraId="686927C7" w14:textId="775EADEE" w:rsidR="002E2C30" w:rsidRPr="002238AD" w:rsidRDefault="002E2C30" w:rsidP="002E2C30">
      <w:pPr>
        <w:pStyle w:val="TOC2"/>
        <w:ind w:left="0" w:firstLine="0"/>
        <w:jc w:val="both"/>
        <w:rPr>
          <w:rStyle w:val="Hyperlink"/>
          <w:rFonts w:ascii="Arial" w:hAnsi="Arial" w:cs="Arial"/>
          <w:b/>
          <w:noProof/>
          <w:color w:val="auto"/>
          <w:u w:val="none"/>
        </w:rPr>
      </w:pPr>
    </w:p>
    <w:p w14:paraId="7E376179" w14:textId="3FC5357D" w:rsidR="31FE73A1" w:rsidRDefault="00F52818" w:rsidP="31FE73A1">
      <w:pPr>
        <w:jc w:val="both"/>
        <w:rPr>
          <w:rStyle w:val="Hyperlink"/>
          <w:rFonts w:ascii="Arial" w:hAnsi="Arial" w:cs="Arial"/>
          <w:b/>
          <w:bCs/>
          <w:noProof/>
          <w:color w:val="auto"/>
          <w:u w:val="none"/>
        </w:rPr>
      </w:pPr>
      <w:r w:rsidRPr="00CA1607">
        <w:br w:type="page"/>
      </w:r>
      <w:bookmarkStart w:id="21" w:name="_Toc516274273"/>
      <w:bookmarkStart w:id="22" w:name="_Toc534612565"/>
      <w:bookmarkStart w:id="23" w:name="_Toc173238609"/>
    </w:p>
    <w:p w14:paraId="4E95C0AC" w14:textId="775EADEE" w:rsidR="31FE73A1" w:rsidRDefault="31FE73A1" w:rsidP="31FE73A1">
      <w:pPr>
        <w:pStyle w:val="TOC2"/>
        <w:ind w:left="0" w:firstLine="0"/>
        <w:jc w:val="both"/>
        <w:rPr>
          <w:rStyle w:val="Hyperlink"/>
          <w:rFonts w:ascii="Arial" w:hAnsi="Arial" w:cs="Arial"/>
          <w:b/>
          <w:bCs/>
          <w:noProof/>
          <w:color w:val="auto"/>
          <w:u w:val="none"/>
        </w:rPr>
      </w:pPr>
    </w:p>
    <w:p w14:paraId="307B2E4F" w14:textId="3F3C1F3D" w:rsidR="00F52818" w:rsidRPr="00EC54ED" w:rsidRDefault="003A6D8F" w:rsidP="31FE73A1">
      <w:pPr>
        <w:pStyle w:val="Heading1"/>
        <w:rPr>
          <w:rStyle w:val="Heading1Char"/>
          <w:b/>
          <w:bCs/>
          <w:caps/>
          <w:sz w:val="24"/>
          <w:szCs w:val="24"/>
        </w:rPr>
      </w:pPr>
      <w:bookmarkStart w:id="24" w:name="_Toc198026149"/>
      <w:r w:rsidRPr="00EC54ED">
        <w:rPr>
          <w:rStyle w:val="Heading1Char"/>
          <w:b/>
          <w:bCs/>
          <w:caps/>
          <w:sz w:val="24"/>
          <w:szCs w:val="24"/>
        </w:rPr>
        <w:t>Purpose</w:t>
      </w:r>
      <w:bookmarkEnd w:id="24"/>
    </w:p>
    <w:p w14:paraId="43C537DB" w14:textId="490E5F74" w:rsidR="00B80280" w:rsidRPr="00EC54ED" w:rsidRDefault="00B80280" w:rsidP="31FE73A1">
      <w:pPr>
        <w:ind w:left="360"/>
        <w:rPr>
          <w:rFonts w:ascii="Arial" w:hAnsi="Arial" w:cs="Arial"/>
          <w:szCs w:val="24"/>
        </w:rPr>
      </w:pPr>
      <w:r w:rsidRPr="00EC54ED">
        <w:rPr>
          <w:rFonts w:ascii="Arial" w:hAnsi="Arial" w:cs="Arial"/>
          <w:szCs w:val="24"/>
        </w:rPr>
        <w:t>T</w:t>
      </w:r>
      <w:r w:rsidR="003A6D8F" w:rsidRPr="00EC54ED">
        <w:rPr>
          <w:rFonts w:ascii="Arial" w:hAnsi="Arial" w:cs="Arial"/>
          <w:szCs w:val="24"/>
        </w:rPr>
        <w:t xml:space="preserve">his document outlines the system specification for the </w:t>
      </w:r>
      <w:r w:rsidR="003F07F7" w:rsidRPr="00EC54ED">
        <w:rPr>
          <w:rFonts w:ascii="Arial" w:hAnsi="Arial" w:cs="Arial"/>
          <w:szCs w:val="24"/>
        </w:rPr>
        <w:t>Site Monitoring Application</w:t>
      </w:r>
      <w:r w:rsidR="00EF715D" w:rsidRPr="00EC54ED">
        <w:rPr>
          <w:rFonts w:ascii="Arial" w:hAnsi="Arial" w:cs="Arial"/>
          <w:szCs w:val="24"/>
        </w:rPr>
        <w:t xml:space="preserve"> (SMA</w:t>
      </w:r>
      <w:r w:rsidR="00A56118" w:rsidRPr="00EC54ED">
        <w:rPr>
          <w:rFonts w:ascii="Arial" w:hAnsi="Arial" w:cs="Arial"/>
          <w:szCs w:val="24"/>
        </w:rPr>
        <w:t>)</w:t>
      </w:r>
      <w:r w:rsidR="00E03DEB" w:rsidRPr="00EC54ED">
        <w:rPr>
          <w:rFonts w:ascii="Arial" w:hAnsi="Arial" w:cs="Arial"/>
          <w:szCs w:val="24"/>
        </w:rPr>
        <w:t xml:space="preserve">. </w:t>
      </w:r>
      <w:r w:rsidR="003F07F7" w:rsidRPr="00EC54ED">
        <w:rPr>
          <w:rFonts w:ascii="Arial" w:hAnsi="Arial" w:cs="Arial"/>
          <w:szCs w:val="24"/>
        </w:rPr>
        <w:t>T</w:t>
      </w:r>
      <w:r w:rsidR="00B24DC0" w:rsidRPr="00EC54ED">
        <w:rPr>
          <w:rFonts w:ascii="Arial" w:hAnsi="Arial" w:cs="Arial"/>
          <w:szCs w:val="24"/>
        </w:rPr>
        <w:t>he</w:t>
      </w:r>
      <w:r w:rsidR="003F07F7" w:rsidRPr="00EC54ED">
        <w:rPr>
          <w:rFonts w:ascii="Arial" w:hAnsi="Arial" w:cs="Arial"/>
          <w:szCs w:val="24"/>
        </w:rPr>
        <w:t xml:space="preserve"> application </w:t>
      </w:r>
      <w:r w:rsidR="00DB51F2" w:rsidRPr="00EC54ED">
        <w:rPr>
          <w:rFonts w:ascii="Arial" w:hAnsi="Arial" w:cs="Arial"/>
          <w:szCs w:val="24"/>
        </w:rPr>
        <w:t>enables Monitors of clinical studies to schedule their Monitoring Visits and other related activities, prepare for scheduled periodic site monitoring visits, enter findings from these</w:t>
      </w:r>
      <w:r w:rsidR="005D56BC" w:rsidRPr="00EC54ED">
        <w:rPr>
          <w:rFonts w:ascii="Arial" w:hAnsi="Arial" w:cs="Arial"/>
          <w:szCs w:val="24"/>
        </w:rPr>
        <w:t xml:space="preserve"> visits, generate and track monitoring visit reports</w:t>
      </w:r>
      <w:r w:rsidR="00737EBB" w:rsidRPr="00EC54ED">
        <w:rPr>
          <w:rFonts w:ascii="Arial" w:hAnsi="Arial" w:cs="Arial"/>
          <w:szCs w:val="24"/>
        </w:rPr>
        <w:t>, upload monitoring follow-up letters</w:t>
      </w:r>
      <w:r w:rsidR="00B47CD0" w:rsidRPr="00EC54ED">
        <w:rPr>
          <w:rFonts w:ascii="Arial" w:hAnsi="Arial" w:cs="Arial"/>
          <w:szCs w:val="24"/>
        </w:rPr>
        <w:t>,</w:t>
      </w:r>
      <w:r w:rsidR="00AA64E2" w:rsidRPr="00EC54ED">
        <w:rPr>
          <w:rFonts w:ascii="Arial" w:hAnsi="Arial" w:cs="Arial"/>
          <w:szCs w:val="24"/>
        </w:rPr>
        <w:t xml:space="preserve"> and</w:t>
      </w:r>
      <w:r w:rsidR="00B24DC0" w:rsidRPr="00EC54ED">
        <w:rPr>
          <w:rFonts w:ascii="Arial" w:hAnsi="Arial" w:cs="Arial"/>
          <w:szCs w:val="24"/>
        </w:rPr>
        <w:t xml:space="preserve"> </w:t>
      </w:r>
      <w:r w:rsidR="005D56BC" w:rsidRPr="00EC54ED">
        <w:rPr>
          <w:rFonts w:ascii="Arial" w:hAnsi="Arial" w:cs="Arial"/>
          <w:szCs w:val="24"/>
        </w:rPr>
        <w:t>set visit statuses</w:t>
      </w:r>
      <w:r w:rsidR="00AA64E2" w:rsidRPr="00EC54ED">
        <w:rPr>
          <w:rFonts w:ascii="Arial" w:hAnsi="Arial" w:cs="Arial"/>
          <w:szCs w:val="24"/>
        </w:rPr>
        <w:t>.</w:t>
      </w:r>
      <w:r w:rsidR="00B24DC0" w:rsidRPr="00EC54ED">
        <w:rPr>
          <w:rFonts w:ascii="Arial" w:hAnsi="Arial" w:cs="Arial"/>
          <w:szCs w:val="24"/>
        </w:rPr>
        <w:t xml:space="preserve"> </w:t>
      </w:r>
      <w:r w:rsidR="00380A0B" w:rsidRPr="00EC54ED">
        <w:rPr>
          <w:rFonts w:ascii="Arial" w:hAnsi="Arial" w:cs="Arial"/>
          <w:szCs w:val="24"/>
        </w:rPr>
        <w:t xml:space="preserve">The application also provides visibility of study monitoring activities to the project team, from scheduling a monitoring visit </w:t>
      </w:r>
      <w:r w:rsidR="00B47CD0" w:rsidRPr="00EC54ED">
        <w:rPr>
          <w:rFonts w:ascii="Arial" w:hAnsi="Arial" w:cs="Arial"/>
          <w:szCs w:val="24"/>
        </w:rPr>
        <w:t>to the final report being</w:t>
      </w:r>
      <w:r w:rsidR="00380A0B" w:rsidRPr="00EC54ED">
        <w:rPr>
          <w:rFonts w:ascii="Arial" w:hAnsi="Arial" w:cs="Arial"/>
          <w:szCs w:val="24"/>
        </w:rPr>
        <w:t xml:space="preserve"> sent to the site</w:t>
      </w:r>
      <w:r w:rsidR="00C352DF" w:rsidRPr="00EC54ED">
        <w:rPr>
          <w:rFonts w:ascii="Arial" w:hAnsi="Arial" w:cs="Arial"/>
          <w:szCs w:val="24"/>
        </w:rPr>
        <w:t>.</w:t>
      </w:r>
      <w:r w:rsidR="00AC215A" w:rsidRPr="00EC54ED">
        <w:rPr>
          <w:rFonts w:ascii="Arial" w:hAnsi="Arial" w:cs="Arial"/>
          <w:szCs w:val="24"/>
        </w:rPr>
        <w:t xml:space="preserve"> </w:t>
      </w:r>
    </w:p>
    <w:p w14:paraId="51129934" w14:textId="4A50C74F" w:rsidR="31FE73A1" w:rsidRPr="00EC54ED" w:rsidRDefault="31FE73A1" w:rsidP="31FE73A1">
      <w:pPr>
        <w:ind w:left="360"/>
        <w:rPr>
          <w:rFonts w:ascii="Arial" w:hAnsi="Arial" w:cs="Arial"/>
          <w:szCs w:val="24"/>
        </w:rPr>
      </w:pPr>
    </w:p>
    <w:p w14:paraId="248064DE" w14:textId="53F4D05C" w:rsidR="003A6D8F" w:rsidRPr="00EC54ED" w:rsidRDefault="003A6D8F" w:rsidP="31FE73A1">
      <w:pPr>
        <w:pStyle w:val="Heading1"/>
        <w:rPr>
          <w:sz w:val="24"/>
          <w:szCs w:val="24"/>
        </w:rPr>
      </w:pPr>
      <w:bookmarkStart w:id="25" w:name="_Toc198026150"/>
      <w:r w:rsidRPr="00EC54ED">
        <w:rPr>
          <w:sz w:val="24"/>
          <w:szCs w:val="24"/>
        </w:rPr>
        <w:t>Scope</w:t>
      </w:r>
      <w:bookmarkEnd w:id="25"/>
    </w:p>
    <w:p w14:paraId="26C3D7DA" w14:textId="7CE21119" w:rsidR="001C5267" w:rsidRPr="00EC54ED" w:rsidRDefault="001C5267" w:rsidP="31FE73A1">
      <w:pPr>
        <w:tabs>
          <w:tab w:val="left" w:pos="10800"/>
        </w:tabs>
        <w:ind w:left="360"/>
        <w:rPr>
          <w:rFonts w:ascii="Arial" w:hAnsi="Arial" w:cs="Arial"/>
          <w:szCs w:val="24"/>
        </w:rPr>
      </w:pPr>
      <w:r w:rsidRPr="00EC54ED">
        <w:rPr>
          <w:rFonts w:ascii="Arial" w:hAnsi="Arial" w:cs="Arial"/>
          <w:szCs w:val="24"/>
        </w:rPr>
        <w:t xml:space="preserve">This document applies to clinical </w:t>
      </w:r>
      <w:r w:rsidR="00F00A26" w:rsidRPr="00EC54ED">
        <w:rPr>
          <w:rFonts w:ascii="Arial" w:hAnsi="Arial" w:cs="Arial"/>
          <w:szCs w:val="24"/>
        </w:rPr>
        <w:t xml:space="preserve">software </w:t>
      </w:r>
      <w:r w:rsidRPr="00EC54ED">
        <w:rPr>
          <w:rFonts w:ascii="Arial" w:hAnsi="Arial" w:cs="Arial"/>
          <w:szCs w:val="24"/>
        </w:rPr>
        <w:t xml:space="preserve">engineers </w:t>
      </w:r>
      <w:r w:rsidR="00F96254" w:rsidRPr="00EC54ED">
        <w:rPr>
          <w:rFonts w:ascii="Arial" w:hAnsi="Arial" w:cs="Arial"/>
          <w:szCs w:val="24"/>
        </w:rPr>
        <w:t>(</w:t>
      </w:r>
      <w:r w:rsidR="00DB51F2" w:rsidRPr="00EC54ED">
        <w:rPr>
          <w:rFonts w:ascii="Arial" w:hAnsi="Arial" w:cs="Arial"/>
          <w:szCs w:val="24"/>
        </w:rPr>
        <w:t xml:space="preserve">CSEs) and clinical data systems analysts (CDSAs) responsible for maintaining the application and </w:t>
      </w:r>
      <w:r w:rsidR="006E47CC" w:rsidRPr="00EC54ED">
        <w:rPr>
          <w:rFonts w:ascii="Arial" w:hAnsi="Arial" w:cs="Arial"/>
          <w:szCs w:val="24"/>
        </w:rPr>
        <w:t>the associated data generated by it</w:t>
      </w:r>
      <w:r w:rsidR="00B37422" w:rsidRPr="00EC54ED">
        <w:rPr>
          <w:rFonts w:ascii="Arial" w:hAnsi="Arial" w:cs="Arial"/>
          <w:szCs w:val="24"/>
        </w:rPr>
        <w:t>.</w:t>
      </w:r>
    </w:p>
    <w:p w14:paraId="27220035" w14:textId="449DF558" w:rsidR="31FE73A1" w:rsidRPr="00EC54ED" w:rsidRDefault="31FE73A1" w:rsidP="31FE73A1">
      <w:pPr>
        <w:tabs>
          <w:tab w:val="left" w:pos="10800"/>
        </w:tabs>
        <w:ind w:left="360"/>
        <w:rPr>
          <w:rFonts w:ascii="Arial" w:hAnsi="Arial" w:cs="Arial"/>
          <w:szCs w:val="24"/>
        </w:rPr>
      </w:pPr>
    </w:p>
    <w:p w14:paraId="788E5A70" w14:textId="4A274E4B" w:rsidR="003A6D8F" w:rsidRPr="00EC54ED" w:rsidRDefault="003A6D8F" w:rsidP="31FE73A1">
      <w:pPr>
        <w:pStyle w:val="Heading1"/>
        <w:rPr>
          <w:sz w:val="24"/>
          <w:szCs w:val="24"/>
        </w:rPr>
      </w:pPr>
      <w:bookmarkStart w:id="26" w:name="_Toc198026151"/>
      <w:r w:rsidRPr="00EC54ED">
        <w:rPr>
          <w:sz w:val="24"/>
          <w:szCs w:val="24"/>
        </w:rPr>
        <w:t xml:space="preserve">ASSOCIATED </w:t>
      </w:r>
      <w:r w:rsidR="00683192" w:rsidRPr="00EC54ED">
        <w:rPr>
          <w:sz w:val="24"/>
          <w:szCs w:val="24"/>
        </w:rPr>
        <w:t>DOCUMENTS</w:t>
      </w:r>
      <w:bookmarkEnd w:id="26"/>
    </w:p>
    <w:p w14:paraId="4F8A59C4" w14:textId="68B74067" w:rsidR="31FE73A1" w:rsidRPr="00EC54ED" w:rsidRDefault="31FE73A1">
      <w:pPr>
        <w:rPr>
          <w:rFonts w:ascii="Arial" w:hAnsi="Arial" w:cs="Arial"/>
          <w:szCs w:val="24"/>
        </w:rPr>
      </w:pPr>
    </w:p>
    <w:p w14:paraId="68CF7576" w14:textId="4C380914" w:rsidR="00683192" w:rsidRPr="00EC54ED" w:rsidRDefault="00462C96" w:rsidP="31FE73A1">
      <w:pPr>
        <w:pStyle w:val="Heading2"/>
        <w:rPr>
          <w:sz w:val="24"/>
          <w:szCs w:val="24"/>
        </w:rPr>
      </w:pPr>
      <w:bookmarkStart w:id="27" w:name="_Toc198026152"/>
      <w:r w:rsidRPr="00EC54ED">
        <w:rPr>
          <w:sz w:val="24"/>
          <w:szCs w:val="24"/>
        </w:rPr>
        <w:t xml:space="preserve">Applicable </w:t>
      </w:r>
      <w:r w:rsidR="00B574E2" w:rsidRPr="00EC54ED">
        <w:rPr>
          <w:sz w:val="24"/>
          <w:szCs w:val="24"/>
        </w:rPr>
        <w:t>Documents</w:t>
      </w:r>
      <w:bookmarkEnd w:id="27"/>
    </w:p>
    <w:p w14:paraId="4203B9C0" w14:textId="4465DBBF" w:rsidR="31FE73A1" w:rsidRPr="00EC54ED" w:rsidRDefault="31FE73A1">
      <w:pPr>
        <w:rPr>
          <w:rFonts w:ascii="Arial" w:hAnsi="Arial" w:cs="Arial"/>
          <w:szCs w:val="24"/>
        </w:rPr>
      </w:pPr>
    </w:p>
    <w:tbl>
      <w:tblPr>
        <w:tblW w:w="7740" w:type="dxa"/>
        <w:tblInd w:w="93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2790"/>
        <w:gridCol w:w="4950"/>
      </w:tblGrid>
      <w:tr w:rsidR="00BD4B74" w:rsidRPr="004F58DF" w14:paraId="3473E87F" w14:textId="77777777" w:rsidTr="1E50DFF0">
        <w:tc>
          <w:tcPr>
            <w:tcW w:w="2790" w:type="dxa"/>
          </w:tcPr>
          <w:p w14:paraId="3E44C97A" w14:textId="77777777" w:rsidR="00BD4B74" w:rsidRPr="00EC54ED" w:rsidRDefault="00BD4B74" w:rsidP="003546CC">
            <w:pPr>
              <w:ind w:left="220" w:hanging="220"/>
              <w:jc w:val="both"/>
              <w:rPr>
                <w:rFonts w:ascii="Arial" w:hAnsi="Arial" w:cs="Arial"/>
                <w:b/>
                <w:szCs w:val="24"/>
              </w:rPr>
            </w:pPr>
            <w:r w:rsidRPr="00EC54ED">
              <w:rPr>
                <w:rFonts w:ascii="Arial" w:hAnsi="Arial" w:cs="Arial"/>
                <w:b/>
                <w:szCs w:val="24"/>
              </w:rPr>
              <w:t>Number</w:t>
            </w:r>
          </w:p>
        </w:tc>
        <w:tc>
          <w:tcPr>
            <w:tcW w:w="4950" w:type="dxa"/>
          </w:tcPr>
          <w:p w14:paraId="6FF2109A" w14:textId="77777777" w:rsidR="00BD4B74" w:rsidRPr="00EC54ED" w:rsidRDefault="00BD4B74" w:rsidP="0036090B">
            <w:pPr>
              <w:jc w:val="both"/>
              <w:rPr>
                <w:rFonts w:ascii="Arial" w:hAnsi="Arial" w:cs="Arial"/>
                <w:b/>
                <w:szCs w:val="24"/>
              </w:rPr>
            </w:pPr>
            <w:r w:rsidRPr="00EC54ED">
              <w:rPr>
                <w:rFonts w:ascii="Arial" w:hAnsi="Arial" w:cs="Arial"/>
                <w:b/>
                <w:szCs w:val="24"/>
              </w:rPr>
              <w:t>Title</w:t>
            </w:r>
          </w:p>
        </w:tc>
      </w:tr>
      <w:tr w:rsidR="005B2B9B" w:rsidRPr="004F58DF" w14:paraId="6790F5FE" w14:textId="77777777" w:rsidTr="1E50DFF0">
        <w:tc>
          <w:tcPr>
            <w:tcW w:w="2790" w:type="dxa"/>
          </w:tcPr>
          <w:p w14:paraId="5DAB100D" w14:textId="1C3DE6DC" w:rsidR="005B2B9B" w:rsidRPr="00EC54ED" w:rsidRDefault="005B2B9B" w:rsidP="003546CC">
            <w:pPr>
              <w:ind w:left="220" w:hanging="220"/>
              <w:rPr>
                <w:rFonts w:ascii="Arial" w:hAnsi="Arial" w:cs="Arial"/>
                <w:szCs w:val="24"/>
              </w:rPr>
            </w:pPr>
            <w:r w:rsidRPr="00EC54ED">
              <w:rPr>
                <w:rFonts w:ascii="Arial" w:hAnsi="Arial" w:cs="Arial"/>
                <w:szCs w:val="24"/>
              </w:rPr>
              <w:t>CL1008183</w:t>
            </w:r>
          </w:p>
        </w:tc>
        <w:tc>
          <w:tcPr>
            <w:tcW w:w="4950" w:type="dxa"/>
          </w:tcPr>
          <w:p w14:paraId="06939A3E" w14:textId="0DCE416B" w:rsidR="005B2B9B" w:rsidRPr="00EC54ED" w:rsidRDefault="005B2B9B" w:rsidP="0036090B">
            <w:pPr>
              <w:rPr>
                <w:rFonts w:ascii="Arial" w:hAnsi="Arial" w:cs="Arial"/>
                <w:szCs w:val="24"/>
              </w:rPr>
            </w:pPr>
            <w:r w:rsidRPr="00EC54ED">
              <w:rPr>
                <w:rFonts w:ascii="Arial" w:hAnsi="Arial" w:cs="Arial"/>
                <w:szCs w:val="24"/>
              </w:rPr>
              <w:t>Risk Assessment and Categorization Tool (RACT) Specification</w:t>
            </w:r>
          </w:p>
        </w:tc>
      </w:tr>
      <w:tr w:rsidR="005B2B9B" w:rsidRPr="004F58DF" w14:paraId="6F5AFBD2" w14:textId="77777777" w:rsidTr="1E50DFF0">
        <w:tc>
          <w:tcPr>
            <w:tcW w:w="2790" w:type="dxa"/>
          </w:tcPr>
          <w:p w14:paraId="3F39F753" w14:textId="55A82E42" w:rsidR="005B2B9B" w:rsidRPr="00EC54ED" w:rsidRDefault="005B2B9B" w:rsidP="003546CC">
            <w:pPr>
              <w:ind w:left="220" w:hanging="220"/>
              <w:rPr>
                <w:rFonts w:ascii="Arial" w:hAnsi="Arial" w:cs="Arial"/>
                <w:szCs w:val="24"/>
              </w:rPr>
            </w:pPr>
            <w:r w:rsidRPr="00EC54ED">
              <w:rPr>
                <w:rFonts w:ascii="Arial" w:hAnsi="Arial" w:cs="Arial"/>
                <w:szCs w:val="24"/>
              </w:rPr>
              <w:t>CL1011948</w:t>
            </w:r>
          </w:p>
        </w:tc>
        <w:tc>
          <w:tcPr>
            <w:tcW w:w="4950" w:type="dxa"/>
          </w:tcPr>
          <w:p w14:paraId="2DD21421" w14:textId="13C33975" w:rsidR="005B2B9B" w:rsidRPr="00EC54ED" w:rsidRDefault="005B2B9B" w:rsidP="0036090B">
            <w:pPr>
              <w:rPr>
                <w:rFonts w:ascii="Arial" w:hAnsi="Arial" w:cs="Arial"/>
                <w:szCs w:val="24"/>
              </w:rPr>
            </w:pPr>
            <w:r w:rsidRPr="00EC54ED">
              <w:rPr>
                <w:rFonts w:ascii="Arial" w:hAnsi="Arial" w:cs="Arial"/>
                <w:szCs w:val="24"/>
              </w:rPr>
              <w:t>Risk Based Monitoring Position Paper</w:t>
            </w:r>
          </w:p>
        </w:tc>
      </w:tr>
      <w:tr w:rsidR="005B2B9B" w:rsidRPr="004F58DF" w14:paraId="017D9ADC" w14:textId="77777777" w:rsidTr="1E50DFF0">
        <w:tc>
          <w:tcPr>
            <w:tcW w:w="2790" w:type="dxa"/>
          </w:tcPr>
          <w:p w14:paraId="40D75E8B" w14:textId="1F43D3BC" w:rsidR="005B2B9B" w:rsidRPr="00EC54ED" w:rsidRDefault="005B2B9B" w:rsidP="003546CC">
            <w:pPr>
              <w:ind w:left="220" w:hanging="220"/>
              <w:rPr>
                <w:rFonts w:ascii="Arial" w:hAnsi="Arial" w:cs="Arial"/>
                <w:szCs w:val="24"/>
              </w:rPr>
            </w:pPr>
            <w:r w:rsidRPr="00EC54ED">
              <w:rPr>
                <w:rFonts w:ascii="Arial" w:hAnsi="Arial" w:cs="Arial"/>
                <w:szCs w:val="24"/>
              </w:rPr>
              <w:t>60040446</w:t>
            </w:r>
          </w:p>
        </w:tc>
        <w:tc>
          <w:tcPr>
            <w:tcW w:w="4950" w:type="dxa"/>
          </w:tcPr>
          <w:p w14:paraId="2152D337" w14:textId="2DD67040" w:rsidR="005B2B9B" w:rsidRPr="00EC54ED" w:rsidRDefault="005B2B9B" w:rsidP="0036090B">
            <w:pPr>
              <w:rPr>
                <w:rFonts w:ascii="Arial" w:hAnsi="Arial" w:cs="Arial"/>
                <w:szCs w:val="24"/>
              </w:rPr>
            </w:pPr>
            <w:r w:rsidRPr="00EC54ED">
              <w:rPr>
                <w:rFonts w:ascii="Arial" w:hAnsi="Arial" w:cs="Arial"/>
                <w:szCs w:val="24"/>
              </w:rPr>
              <w:t xml:space="preserve">Clinical Data Systems Access Control Application </w:t>
            </w:r>
          </w:p>
        </w:tc>
      </w:tr>
      <w:tr w:rsidR="005B2B9B" w:rsidRPr="004F58DF" w14:paraId="536100BC" w14:textId="77777777" w:rsidTr="1E50DFF0">
        <w:tc>
          <w:tcPr>
            <w:tcW w:w="2790" w:type="dxa"/>
          </w:tcPr>
          <w:p w14:paraId="5532D0AD" w14:textId="27BADB55" w:rsidR="005B2B9B" w:rsidRPr="00EC54ED" w:rsidRDefault="005B2B9B" w:rsidP="003546CC">
            <w:pPr>
              <w:ind w:left="220" w:hanging="220"/>
              <w:rPr>
                <w:rFonts w:ascii="Arial" w:hAnsi="Arial" w:cs="Arial"/>
                <w:szCs w:val="24"/>
              </w:rPr>
            </w:pPr>
            <w:r w:rsidRPr="00EC54ED">
              <w:rPr>
                <w:rFonts w:ascii="Arial" w:hAnsi="Arial" w:cs="Arial"/>
                <w:szCs w:val="24"/>
              </w:rPr>
              <w:t>CL1013805</w:t>
            </w:r>
          </w:p>
        </w:tc>
        <w:tc>
          <w:tcPr>
            <w:tcW w:w="4950" w:type="dxa"/>
          </w:tcPr>
          <w:p w14:paraId="197C5F4E" w14:textId="46907E62" w:rsidR="005B2B9B" w:rsidRPr="00EC54ED" w:rsidRDefault="005B2B9B" w:rsidP="0036090B">
            <w:pPr>
              <w:rPr>
                <w:rFonts w:ascii="Arial" w:hAnsi="Arial" w:cs="Arial"/>
                <w:szCs w:val="24"/>
              </w:rPr>
            </w:pPr>
            <w:r w:rsidRPr="00EC54ED">
              <w:rPr>
                <w:rFonts w:ascii="Arial" w:hAnsi="Arial" w:cs="Arial"/>
                <w:szCs w:val="24"/>
              </w:rPr>
              <w:t>Electronic Logs Specification</w:t>
            </w:r>
          </w:p>
        </w:tc>
      </w:tr>
      <w:tr w:rsidR="005B2B9B" w:rsidRPr="004F58DF" w14:paraId="32796479" w14:textId="77777777" w:rsidTr="1E50DFF0">
        <w:tc>
          <w:tcPr>
            <w:tcW w:w="2790" w:type="dxa"/>
          </w:tcPr>
          <w:p w14:paraId="107B8C39" w14:textId="208BB81F" w:rsidR="005B2B9B" w:rsidRPr="00EC54ED" w:rsidRDefault="005B2B9B" w:rsidP="003546CC">
            <w:pPr>
              <w:ind w:left="220" w:hanging="220"/>
              <w:rPr>
                <w:rFonts w:ascii="Arial" w:hAnsi="Arial" w:cs="Arial"/>
                <w:szCs w:val="24"/>
              </w:rPr>
            </w:pPr>
            <w:r w:rsidRPr="00EC54ED">
              <w:rPr>
                <w:rFonts w:ascii="Arial" w:hAnsi="Arial" w:cs="Arial"/>
                <w:szCs w:val="24"/>
              </w:rPr>
              <w:t>60087900</w:t>
            </w:r>
          </w:p>
        </w:tc>
        <w:tc>
          <w:tcPr>
            <w:tcW w:w="4950" w:type="dxa"/>
          </w:tcPr>
          <w:p w14:paraId="6EBF0D98" w14:textId="03C069EB" w:rsidR="005B2B9B" w:rsidRPr="00EC54ED" w:rsidRDefault="005B2B9B" w:rsidP="0036090B">
            <w:pPr>
              <w:rPr>
                <w:rFonts w:ascii="Arial" w:hAnsi="Arial" w:cs="Arial"/>
                <w:szCs w:val="24"/>
              </w:rPr>
            </w:pPr>
            <w:r w:rsidRPr="00EC54ED">
              <w:rPr>
                <w:rFonts w:ascii="Arial" w:hAnsi="Arial" w:cs="Arial"/>
                <w:szCs w:val="24"/>
              </w:rPr>
              <w:t>Monitoring Visit Compliance Report Specification</w:t>
            </w:r>
          </w:p>
        </w:tc>
      </w:tr>
      <w:tr w:rsidR="005B2B9B" w:rsidRPr="004F58DF" w14:paraId="1E6D3A2B" w14:textId="77777777" w:rsidTr="1E50DFF0">
        <w:tc>
          <w:tcPr>
            <w:tcW w:w="2790" w:type="dxa"/>
          </w:tcPr>
          <w:p w14:paraId="0988C805" w14:textId="6D7E99CC" w:rsidR="005B2B9B" w:rsidRPr="00EC54ED" w:rsidRDefault="005B2B9B" w:rsidP="003546CC">
            <w:pPr>
              <w:ind w:left="220" w:hanging="220"/>
              <w:rPr>
                <w:rFonts w:ascii="Arial" w:hAnsi="Arial" w:cs="Arial"/>
                <w:szCs w:val="24"/>
              </w:rPr>
            </w:pPr>
            <w:r w:rsidRPr="00EC54ED">
              <w:rPr>
                <w:rFonts w:ascii="Arial" w:hAnsi="Arial" w:cs="Arial"/>
                <w:szCs w:val="24"/>
              </w:rPr>
              <w:t>86337</w:t>
            </w:r>
          </w:p>
        </w:tc>
        <w:tc>
          <w:tcPr>
            <w:tcW w:w="4950" w:type="dxa"/>
          </w:tcPr>
          <w:p w14:paraId="5F6E1D77" w14:textId="0536995E" w:rsidR="005B2B9B" w:rsidRPr="00EC54ED" w:rsidRDefault="005B2B9B" w:rsidP="0036090B">
            <w:pPr>
              <w:rPr>
                <w:rFonts w:ascii="Arial" w:hAnsi="Arial" w:cs="Arial"/>
                <w:szCs w:val="24"/>
              </w:rPr>
            </w:pPr>
            <w:r w:rsidRPr="00EC54ED">
              <w:rPr>
                <w:rFonts w:ascii="Arial" w:hAnsi="Arial" w:cs="Arial"/>
                <w:szCs w:val="24"/>
              </w:rPr>
              <w:t>Periodic Monitoring Visit Report</w:t>
            </w:r>
          </w:p>
        </w:tc>
      </w:tr>
      <w:tr w:rsidR="005B2B9B" w:rsidRPr="004F58DF" w14:paraId="4A93E970" w14:textId="77777777" w:rsidTr="1E50DFF0">
        <w:tc>
          <w:tcPr>
            <w:tcW w:w="2790" w:type="dxa"/>
          </w:tcPr>
          <w:p w14:paraId="79F62E74" w14:textId="4D8405E3" w:rsidR="005B2B9B" w:rsidRPr="00EC54ED" w:rsidRDefault="005B2B9B" w:rsidP="003546CC">
            <w:pPr>
              <w:ind w:left="220" w:hanging="220"/>
              <w:rPr>
                <w:rFonts w:ascii="Arial" w:hAnsi="Arial" w:cs="Arial"/>
                <w:szCs w:val="24"/>
              </w:rPr>
            </w:pPr>
            <w:r w:rsidRPr="00EC54ED">
              <w:rPr>
                <w:rFonts w:ascii="Arial" w:hAnsi="Arial" w:cs="Arial"/>
                <w:szCs w:val="24"/>
              </w:rPr>
              <w:t>CL1011418</w:t>
            </w:r>
          </w:p>
        </w:tc>
        <w:tc>
          <w:tcPr>
            <w:tcW w:w="4950" w:type="dxa"/>
          </w:tcPr>
          <w:p w14:paraId="74610F46" w14:textId="1D64C346" w:rsidR="005B2B9B" w:rsidRPr="00EC54ED" w:rsidRDefault="005B2B9B" w:rsidP="0036090B">
            <w:pPr>
              <w:rPr>
                <w:rFonts w:ascii="Arial" w:hAnsi="Arial" w:cs="Arial"/>
                <w:szCs w:val="24"/>
              </w:rPr>
            </w:pPr>
            <w:r w:rsidRPr="00EC54ED">
              <w:rPr>
                <w:rFonts w:ascii="Arial" w:hAnsi="Arial" w:cs="Arial"/>
                <w:szCs w:val="24"/>
              </w:rPr>
              <w:t xml:space="preserve">Study Organizer </w:t>
            </w:r>
          </w:p>
        </w:tc>
      </w:tr>
      <w:tr w:rsidR="005B2B9B" w:rsidRPr="004F58DF" w14:paraId="54CCCB40" w14:textId="77777777" w:rsidTr="1E50DFF0">
        <w:tc>
          <w:tcPr>
            <w:tcW w:w="2790" w:type="dxa"/>
          </w:tcPr>
          <w:p w14:paraId="6B242388" w14:textId="31474604" w:rsidR="005B2B9B" w:rsidRPr="00EC54ED" w:rsidRDefault="005B2B9B" w:rsidP="003546CC">
            <w:pPr>
              <w:ind w:left="220" w:hanging="220"/>
              <w:rPr>
                <w:rFonts w:ascii="Arial" w:hAnsi="Arial" w:cs="Arial"/>
                <w:szCs w:val="24"/>
              </w:rPr>
            </w:pPr>
            <w:r w:rsidRPr="00EC54ED">
              <w:rPr>
                <w:rFonts w:ascii="Arial" w:hAnsi="Arial" w:cs="Arial"/>
                <w:szCs w:val="24"/>
              </w:rPr>
              <w:t>60027904</w:t>
            </w:r>
          </w:p>
        </w:tc>
        <w:tc>
          <w:tcPr>
            <w:tcW w:w="4950" w:type="dxa"/>
          </w:tcPr>
          <w:p w14:paraId="64741815" w14:textId="169D01FF" w:rsidR="005B2B9B" w:rsidRPr="00EC54ED" w:rsidRDefault="005B2B9B" w:rsidP="0036090B">
            <w:pPr>
              <w:rPr>
                <w:rFonts w:ascii="Arial" w:hAnsi="Arial" w:cs="Arial"/>
                <w:szCs w:val="24"/>
              </w:rPr>
            </w:pPr>
            <w:r w:rsidRPr="00EC54ED">
              <w:rPr>
                <w:rFonts w:ascii="Arial" w:hAnsi="Arial" w:cs="Arial"/>
                <w:szCs w:val="24"/>
              </w:rPr>
              <w:t>Clinical Server Production Configuration</w:t>
            </w:r>
          </w:p>
        </w:tc>
      </w:tr>
      <w:tr w:rsidR="005B2B9B" w:rsidRPr="004F58DF" w14:paraId="7E3DD530" w14:textId="77777777" w:rsidTr="1E50DFF0">
        <w:tc>
          <w:tcPr>
            <w:tcW w:w="2790" w:type="dxa"/>
          </w:tcPr>
          <w:p w14:paraId="276F5504" w14:textId="2C125506" w:rsidR="005B2B9B" w:rsidRPr="00EC54ED" w:rsidRDefault="005B2B9B" w:rsidP="003546CC">
            <w:pPr>
              <w:ind w:left="220" w:hanging="220"/>
              <w:rPr>
                <w:rFonts w:ascii="Arial" w:hAnsi="Arial" w:cs="Arial"/>
                <w:szCs w:val="24"/>
              </w:rPr>
            </w:pPr>
            <w:r w:rsidRPr="00EC54ED">
              <w:rPr>
                <w:rFonts w:ascii="Arial" w:hAnsi="Arial" w:cs="Arial"/>
                <w:szCs w:val="24"/>
              </w:rPr>
              <w:t>60016407 Rev. B</w:t>
            </w:r>
            <w:r w:rsidR="00E10E89" w:rsidRPr="00EC54ED">
              <w:rPr>
                <w:rFonts w:ascii="Arial" w:hAnsi="Arial" w:cs="Arial"/>
                <w:szCs w:val="24"/>
              </w:rPr>
              <w:t>M</w:t>
            </w:r>
          </w:p>
        </w:tc>
        <w:tc>
          <w:tcPr>
            <w:tcW w:w="4950" w:type="dxa"/>
          </w:tcPr>
          <w:p w14:paraId="751D406F" w14:textId="206256B3" w:rsidR="005B2B9B" w:rsidRPr="00EC54ED" w:rsidRDefault="005B2B9B" w:rsidP="0036090B">
            <w:pPr>
              <w:rPr>
                <w:rFonts w:ascii="Arial" w:hAnsi="Arial" w:cs="Arial"/>
                <w:szCs w:val="24"/>
              </w:rPr>
            </w:pPr>
            <w:r w:rsidRPr="00EC54ED">
              <w:rPr>
                <w:rFonts w:ascii="Arial" w:hAnsi="Arial" w:cs="Arial"/>
                <w:szCs w:val="24"/>
              </w:rPr>
              <w:t>NPS Assessment Form</w:t>
            </w:r>
          </w:p>
        </w:tc>
      </w:tr>
      <w:tr w:rsidR="005B2B9B" w:rsidRPr="004F58DF" w14:paraId="52DAA5E8" w14:textId="77777777" w:rsidTr="1E50DFF0">
        <w:tc>
          <w:tcPr>
            <w:tcW w:w="2790" w:type="dxa"/>
          </w:tcPr>
          <w:p w14:paraId="25287DD0" w14:textId="06507E66" w:rsidR="005B2B9B" w:rsidRPr="00EC54ED" w:rsidRDefault="005B2B9B" w:rsidP="003546CC">
            <w:pPr>
              <w:ind w:left="220" w:hanging="220"/>
              <w:rPr>
                <w:rFonts w:ascii="Arial" w:hAnsi="Arial" w:cs="Arial"/>
                <w:szCs w:val="24"/>
              </w:rPr>
            </w:pPr>
            <w:r w:rsidRPr="00EC54ED">
              <w:rPr>
                <w:rFonts w:ascii="Arial" w:hAnsi="Arial" w:cs="Arial"/>
                <w:szCs w:val="24"/>
              </w:rPr>
              <w:t>60016407 Rev. B</w:t>
            </w:r>
            <w:r w:rsidR="00E10E89" w:rsidRPr="00EC54ED">
              <w:rPr>
                <w:rFonts w:ascii="Arial" w:hAnsi="Arial" w:cs="Arial"/>
                <w:szCs w:val="24"/>
              </w:rPr>
              <w:t>M</w:t>
            </w:r>
          </w:p>
        </w:tc>
        <w:tc>
          <w:tcPr>
            <w:tcW w:w="4950" w:type="dxa"/>
          </w:tcPr>
          <w:p w14:paraId="1D6F5348" w14:textId="77A4DA4E" w:rsidR="005B2B9B" w:rsidRPr="00EC54ED" w:rsidRDefault="005B2B9B" w:rsidP="0036090B">
            <w:pPr>
              <w:rPr>
                <w:rFonts w:ascii="Arial" w:hAnsi="Arial" w:cs="Arial"/>
                <w:szCs w:val="24"/>
              </w:rPr>
            </w:pPr>
            <w:r w:rsidRPr="00EC54ED">
              <w:rPr>
                <w:rFonts w:ascii="Arial" w:hAnsi="Arial" w:cs="Arial"/>
                <w:szCs w:val="24"/>
              </w:rPr>
              <w:t>21 CFR Part 11 Form</w:t>
            </w:r>
          </w:p>
        </w:tc>
      </w:tr>
      <w:tr w:rsidR="005B2B9B" w:rsidRPr="004F58DF" w14:paraId="46A85636" w14:textId="77777777" w:rsidTr="1E50DFF0">
        <w:tc>
          <w:tcPr>
            <w:tcW w:w="2790" w:type="dxa"/>
          </w:tcPr>
          <w:p w14:paraId="291B8A54" w14:textId="7EDA5FCD" w:rsidR="005B2B9B" w:rsidRPr="00EC54ED" w:rsidRDefault="005B2B9B" w:rsidP="003546CC">
            <w:pPr>
              <w:ind w:left="220" w:hanging="220"/>
              <w:rPr>
                <w:rFonts w:ascii="Arial" w:hAnsi="Arial" w:cs="Arial"/>
                <w:szCs w:val="24"/>
              </w:rPr>
            </w:pPr>
            <w:commentRangeStart w:id="28"/>
            <w:r w:rsidRPr="00EC54ED">
              <w:rPr>
                <w:rFonts w:ascii="Arial" w:hAnsi="Arial" w:cs="Arial"/>
                <w:szCs w:val="24"/>
              </w:rPr>
              <w:t>60016407 Rev. B</w:t>
            </w:r>
            <w:r w:rsidR="00E10E89" w:rsidRPr="00EC54ED">
              <w:rPr>
                <w:rFonts w:ascii="Arial" w:hAnsi="Arial" w:cs="Arial"/>
                <w:szCs w:val="24"/>
              </w:rPr>
              <w:t>M</w:t>
            </w:r>
          </w:p>
        </w:tc>
        <w:tc>
          <w:tcPr>
            <w:tcW w:w="4950" w:type="dxa"/>
          </w:tcPr>
          <w:p w14:paraId="20967236" w14:textId="0A57D4E8" w:rsidR="005B2B9B" w:rsidRPr="00EC54ED" w:rsidRDefault="005B2B9B" w:rsidP="0036090B">
            <w:pPr>
              <w:rPr>
                <w:rFonts w:ascii="Arial" w:hAnsi="Arial" w:cs="Arial"/>
                <w:szCs w:val="24"/>
              </w:rPr>
            </w:pPr>
            <w:r w:rsidRPr="00EC54ED">
              <w:rPr>
                <w:rFonts w:ascii="Arial" w:hAnsi="Arial" w:cs="Arial"/>
                <w:szCs w:val="24"/>
              </w:rPr>
              <w:t>Data Integrity Form</w:t>
            </w:r>
            <w:commentRangeEnd w:id="28"/>
            <w:r w:rsidR="00D470DE">
              <w:rPr>
                <w:rStyle w:val="CommentReference"/>
              </w:rPr>
              <w:commentReference w:id="28"/>
            </w:r>
          </w:p>
        </w:tc>
      </w:tr>
      <w:tr w:rsidR="1E50DFF0" w14:paraId="5F55DCF8" w14:textId="77777777" w:rsidTr="1E50DFF0">
        <w:trPr>
          <w:trHeight w:val="300"/>
        </w:trPr>
        <w:tc>
          <w:tcPr>
            <w:tcW w:w="2790" w:type="dxa"/>
          </w:tcPr>
          <w:p w14:paraId="109914C3" w14:textId="6D2BABCB" w:rsidR="1E50DFF0" w:rsidRDefault="277DC2A7" w:rsidP="1E50DFF0">
            <w:pPr>
              <w:rPr>
                <w:rFonts w:ascii="Arial" w:hAnsi="Arial" w:cs="Arial"/>
              </w:rPr>
            </w:pPr>
            <w:r w:rsidRPr="299379A1">
              <w:rPr>
                <w:rFonts w:ascii="Arial" w:hAnsi="Arial" w:cs="Arial"/>
              </w:rPr>
              <w:t>CL1011948</w:t>
            </w:r>
          </w:p>
        </w:tc>
        <w:tc>
          <w:tcPr>
            <w:tcW w:w="4950" w:type="dxa"/>
          </w:tcPr>
          <w:p w14:paraId="2B7C16E0" w14:textId="642BFA4D" w:rsidR="1E50DFF0" w:rsidRDefault="277DC2A7" w:rsidP="1E50DFF0">
            <w:pPr>
              <w:rPr>
                <w:rFonts w:ascii="Arial" w:hAnsi="Arial" w:cs="Arial"/>
              </w:rPr>
            </w:pPr>
            <w:r w:rsidRPr="0BB9994B">
              <w:rPr>
                <w:rFonts w:ascii="Arial" w:hAnsi="Arial" w:cs="Arial"/>
              </w:rPr>
              <w:t>Risk Based Monitoring Position Paper</w:t>
            </w:r>
          </w:p>
        </w:tc>
      </w:tr>
    </w:tbl>
    <w:p w14:paraId="5DB82889" w14:textId="77777777" w:rsidR="005006A1" w:rsidRPr="00EC54ED" w:rsidRDefault="005006A1" w:rsidP="00061C2B">
      <w:pPr>
        <w:rPr>
          <w:rFonts w:ascii="Arial" w:hAnsi="Arial" w:cs="Arial"/>
          <w:szCs w:val="24"/>
          <w:lang w:eastAsia="x-none"/>
        </w:rPr>
      </w:pPr>
    </w:p>
    <w:p w14:paraId="513C4FA4" w14:textId="2C611851" w:rsidR="005006A1" w:rsidRPr="00EC54ED" w:rsidRDefault="00462C96" w:rsidP="008A19C6">
      <w:pPr>
        <w:pStyle w:val="Heading2"/>
        <w:rPr>
          <w:sz w:val="24"/>
          <w:szCs w:val="24"/>
        </w:rPr>
      </w:pPr>
      <w:bookmarkStart w:id="29" w:name="_Toc198026153"/>
      <w:r w:rsidRPr="00EC54ED">
        <w:rPr>
          <w:sz w:val="24"/>
          <w:szCs w:val="24"/>
        </w:rPr>
        <w:t>External References</w:t>
      </w:r>
      <w:bookmarkEnd w:id="29"/>
    </w:p>
    <w:p w14:paraId="28709407" w14:textId="77777777" w:rsidR="006E47CC" w:rsidRPr="00EC54ED" w:rsidRDefault="006E47CC" w:rsidP="006E47CC">
      <w:pPr>
        <w:rPr>
          <w:rFonts w:ascii="Arial" w:hAnsi="Arial" w:cs="Arial"/>
          <w:szCs w:val="24"/>
        </w:rPr>
      </w:pPr>
    </w:p>
    <w:tbl>
      <w:tblPr>
        <w:tblW w:w="7740" w:type="dxa"/>
        <w:tblInd w:w="88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790"/>
        <w:gridCol w:w="4950"/>
      </w:tblGrid>
      <w:tr w:rsidR="005006A1" w:rsidRPr="004F58DF" w14:paraId="68607B3A" w14:textId="77777777" w:rsidTr="00D76765">
        <w:tc>
          <w:tcPr>
            <w:tcW w:w="2790" w:type="dxa"/>
            <w:shd w:val="pct10" w:color="auto" w:fill="auto"/>
          </w:tcPr>
          <w:p w14:paraId="11C820DF" w14:textId="77777777" w:rsidR="005006A1" w:rsidRPr="00EC54ED" w:rsidRDefault="005006A1" w:rsidP="00B07A12">
            <w:pPr>
              <w:jc w:val="both"/>
              <w:rPr>
                <w:rFonts w:ascii="Arial" w:hAnsi="Arial" w:cs="Arial"/>
                <w:b/>
                <w:szCs w:val="24"/>
              </w:rPr>
            </w:pPr>
            <w:r w:rsidRPr="00EC54ED">
              <w:rPr>
                <w:rFonts w:ascii="Arial" w:hAnsi="Arial" w:cs="Arial"/>
                <w:b/>
                <w:szCs w:val="24"/>
              </w:rPr>
              <w:t>Number</w:t>
            </w:r>
          </w:p>
        </w:tc>
        <w:tc>
          <w:tcPr>
            <w:tcW w:w="4950" w:type="dxa"/>
            <w:shd w:val="pct10" w:color="auto" w:fill="auto"/>
          </w:tcPr>
          <w:p w14:paraId="45A1B9C4" w14:textId="77777777" w:rsidR="005006A1" w:rsidRPr="00EC54ED" w:rsidRDefault="005006A1" w:rsidP="00B07A12">
            <w:pPr>
              <w:jc w:val="both"/>
              <w:rPr>
                <w:rFonts w:ascii="Arial" w:hAnsi="Arial" w:cs="Arial"/>
                <w:b/>
                <w:szCs w:val="24"/>
              </w:rPr>
            </w:pPr>
            <w:r w:rsidRPr="00EC54ED">
              <w:rPr>
                <w:rFonts w:ascii="Arial" w:hAnsi="Arial" w:cs="Arial"/>
                <w:b/>
                <w:szCs w:val="24"/>
              </w:rPr>
              <w:t>Title</w:t>
            </w:r>
          </w:p>
        </w:tc>
      </w:tr>
      <w:tr w:rsidR="005006A1" w:rsidRPr="004F58DF" w14:paraId="31901D81" w14:textId="77777777" w:rsidTr="00D76765">
        <w:tc>
          <w:tcPr>
            <w:tcW w:w="2790" w:type="dxa"/>
          </w:tcPr>
          <w:p w14:paraId="586456E8" w14:textId="77777777" w:rsidR="005006A1" w:rsidRPr="00EC54ED" w:rsidRDefault="005006A1" w:rsidP="00B07A12">
            <w:pPr>
              <w:jc w:val="both"/>
              <w:rPr>
                <w:rFonts w:ascii="Arial" w:hAnsi="Arial" w:cs="Arial"/>
                <w:szCs w:val="24"/>
              </w:rPr>
            </w:pPr>
            <w:r w:rsidRPr="00EC54ED">
              <w:rPr>
                <w:rFonts w:ascii="Arial" w:hAnsi="Arial" w:cs="Arial"/>
                <w:szCs w:val="24"/>
              </w:rPr>
              <w:t>N/A</w:t>
            </w:r>
          </w:p>
        </w:tc>
        <w:tc>
          <w:tcPr>
            <w:tcW w:w="4950" w:type="dxa"/>
          </w:tcPr>
          <w:p w14:paraId="1C66DF45" w14:textId="77777777" w:rsidR="005006A1" w:rsidRPr="00EC54ED" w:rsidRDefault="005006A1" w:rsidP="00B07A12">
            <w:pPr>
              <w:jc w:val="both"/>
              <w:rPr>
                <w:rFonts w:ascii="Arial" w:hAnsi="Arial" w:cs="Arial"/>
                <w:szCs w:val="24"/>
              </w:rPr>
            </w:pPr>
            <w:r w:rsidRPr="00EC54ED">
              <w:rPr>
                <w:rFonts w:ascii="Arial" w:hAnsi="Arial" w:cs="Arial"/>
                <w:szCs w:val="24"/>
              </w:rPr>
              <w:t>N/A</w:t>
            </w:r>
          </w:p>
        </w:tc>
      </w:tr>
    </w:tbl>
    <w:p w14:paraId="7FBF7D67" w14:textId="77777777" w:rsidR="008F6905" w:rsidRPr="00EC54ED" w:rsidRDefault="008F6905" w:rsidP="00CA1607">
      <w:pPr>
        <w:pStyle w:val="Heading1"/>
        <w:numPr>
          <w:ilvl w:val="0"/>
          <w:numId w:val="0"/>
        </w:numPr>
        <w:ind w:left="360"/>
        <w:rPr>
          <w:sz w:val="24"/>
          <w:szCs w:val="24"/>
        </w:rPr>
      </w:pPr>
    </w:p>
    <w:p w14:paraId="00C8A3A0" w14:textId="7E96F199" w:rsidR="003A6D8F" w:rsidRPr="00EC54ED" w:rsidRDefault="003A6D8F" w:rsidP="00CA1607">
      <w:pPr>
        <w:pStyle w:val="Heading1"/>
        <w:rPr>
          <w:sz w:val="24"/>
          <w:szCs w:val="24"/>
        </w:rPr>
      </w:pPr>
      <w:bookmarkStart w:id="30" w:name="_Toc194686583"/>
      <w:bookmarkStart w:id="31" w:name="_Toc194687846"/>
      <w:bookmarkStart w:id="32" w:name="_Toc195008589"/>
      <w:bookmarkStart w:id="33" w:name="_Toc198026154"/>
      <w:r w:rsidRPr="00EC54ED">
        <w:rPr>
          <w:sz w:val="24"/>
          <w:szCs w:val="24"/>
        </w:rPr>
        <w:t>R</w:t>
      </w:r>
      <w:r w:rsidR="008F6905" w:rsidRPr="00EC54ED">
        <w:rPr>
          <w:sz w:val="24"/>
          <w:szCs w:val="24"/>
        </w:rPr>
        <w:t>E</w:t>
      </w:r>
      <w:r w:rsidRPr="00EC54ED">
        <w:rPr>
          <w:sz w:val="24"/>
          <w:szCs w:val="24"/>
        </w:rPr>
        <w:t>QUIREMENTS</w:t>
      </w:r>
      <w:bookmarkEnd w:id="21"/>
      <w:bookmarkEnd w:id="22"/>
      <w:bookmarkEnd w:id="23"/>
      <w:bookmarkEnd w:id="30"/>
      <w:bookmarkEnd w:id="31"/>
      <w:bookmarkEnd w:id="32"/>
      <w:bookmarkEnd w:id="33"/>
    </w:p>
    <w:p w14:paraId="712590E7" w14:textId="77777777" w:rsidR="00DC6F12" w:rsidRPr="00EC54ED" w:rsidRDefault="00DC6F12" w:rsidP="00DC6F12">
      <w:pPr>
        <w:rPr>
          <w:rFonts w:ascii="Arial" w:hAnsi="Arial" w:cs="Arial"/>
          <w:szCs w:val="24"/>
        </w:rPr>
      </w:pPr>
    </w:p>
    <w:p w14:paraId="2C39E8B9" w14:textId="55B9BED6" w:rsidR="00982779" w:rsidRPr="00EC54ED" w:rsidRDefault="00701A04" w:rsidP="008A19C6">
      <w:pPr>
        <w:pStyle w:val="Heading2"/>
        <w:rPr>
          <w:sz w:val="24"/>
          <w:szCs w:val="24"/>
        </w:rPr>
      </w:pPr>
      <w:bookmarkStart w:id="34" w:name="_Toc194686584"/>
      <w:bookmarkStart w:id="35" w:name="_Toc194687847"/>
      <w:bookmarkStart w:id="36" w:name="_Toc195008590"/>
      <w:bookmarkStart w:id="37" w:name="_Toc198026155"/>
      <w:r w:rsidRPr="00EC54ED">
        <w:rPr>
          <w:sz w:val="24"/>
          <w:szCs w:val="24"/>
        </w:rPr>
        <w:t>General Requirements</w:t>
      </w:r>
      <w:bookmarkEnd w:id="34"/>
      <w:bookmarkEnd w:id="35"/>
      <w:bookmarkEnd w:id="36"/>
      <w:bookmarkEnd w:id="37"/>
    </w:p>
    <w:p w14:paraId="08A63448" w14:textId="3613A0FB" w:rsidR="0024736E" w:rsidRPr="00EC54ED" w:rsidRDefault="0013320F" w:rsidP="001B4D78">
      <w:pPr>
        <w:pStyle w:val="Heading3"/>
        <w:rPr>
          <w:b w:val="0"/>
          <w:bCs w:val="0"/>
          <w:sz w:val="24"/>
          <w:szCs w:val="24"/>
        </w:rPr>
      </w:pPr>
      <w:r w:rsidRPr="00EC54ED">
        <w:rPr>
          <w:b w:val="0"/>
          <w:bCs w:val="0"/>
          <w:sz w:val="24"/>
          <w:szCs w:val="24"/>
        </w:rPr>
        <w:lastRenderedPageBreak/>
        <w:t>The Site Monitoring Application shall provide the tracking of monitoring activities, including</w:t>
      </w:r>
      <w:r w:rsidR="00A53DCC" w:rsidRPr="00EC54ED">
        <w:rPr>
          <w:b w:val="0"/>
          <w:bCs w:val="0"/>
          <w:sz w:val="24"/>
          <w:szCs w:val="24"/>
        </w:rPr>
        <w:t xml:space="preserve"> (ADO PBI 11799.1)</w:t>
      </w:r>
      <w:r w:rsidRPr="00EC54ED">
        <w:rPr>
          <w:b w:val="0"/>
          <w:bCs w:val="0"/>
          <w:sz w:val="24"/>
          <w:szCs w:val="24"/>
        </w:rPr>
        <w:t>:</w:t>
      </w:r>
    </w:p>
    <w:p w14:paraId="0F158747" w14:textId="77777777" w:rsidR="0013320F" w:rsidRPr="00EC54ED" w:rsidRDefault="0013320F" w:rsidP="001424B8">
      <w:pPr>
        <w:pStyle w:val="NormalBullet"/>
        <w:rPr>
          <w:sz w:val="24"/>
          <w:szCs w:val="24"/>
        </w:rPr>
      </w:pPr>
      <w:r w:rsidRPr="00EC54ED">
        <w:rPr>
          <w:sz w:val="24"/>
          <w:szCs w:val="24"/>
        </w:rPr>
        <w:t>Scheduling visits and other monitor activities,</w:t>
      </w:r>
    </w:p>
    <w:p w14:paraId="1F14CAF6" w14:textId="1BF7CF24" w:rsidR="00AC215A" w:rsidRPr="00EC54ED" w:rsidRDefault="00AC215A" w:rsidP="001424B8">
      <w:pPr>
        <w:pStyle w:val="NormalBullet"/>
        <w:rPr>
          <w:sz w:val="24"/>
          <w:szCs w:val="24"/>
        </w:rPr>
      </w:pPr>
      <w:r w:rsidRPr="00EC54ED">
        <w:rPr>
          <w:sz w:val="24"/>
          <w:szCs w:val="24"/>
        </w:rPr>
        <w:t>I</w:t>
      </w:r>
      <w:r w:rsidR="2592B9E4" w:rsidRPr="00EC54ED">
        <w:rPr>
          <w:sz w:val="24"/>
          <w:szCs w:val="24"/>
        </w:rPr>
        <w:t xml:space="preserve">nformed </w:t>
      </w:r>
      <w:r w:rsidRPr="00EC54ED">
        <w:rPr>
          <w:sz w:val="24"/>
          <w:szCs w:val="24"/>
        </w:rPr>
        <w:t>C</w:t>
      </w:r>
      <w:r w:rsidR="6B426603" w:rsidRPr="00EC54ED">
        <w:rPr>
          <w:sz w:val="24"/>
          <w:szCs w:val="24"/>
        </w:rPr>
        <w:t xml:space="preserve">onsent </w:t>
      </w:r>
      <w:r w:rsidRPr="00EC54ED">
        <w:rPr>
          <w:sz w:val="24"/>
          <w:szCs w:val="24"/>
        </w:rPr>
        <w:t>F</w:t>
      </w:r>
      <w:r w:rsidR="2055CFF1" w:rsidRPr="00EC54ED">
        <w:rPr>
          <w:sz w:val="24"/>
          <w:szCs w:val="24"/>
        </w:rPr>
        <w:t>orm</w:t>
      </w:r>
      <w:r w:rsidRPr="00EC54ED">
        <w:rPr>
          <w:sz w:val="24"/>
          <w:szCs w:val="24"/>
        </w:rPr>
        <w:t xml:space="preserve"> </w:t>
      </w:r>
      <w:r w:rsidR="2055CFF1" w:rsidRPr="00EC54ED">
        <w:rPr>
          <w:sz w:val="24"/>
          <w:szCs w:val="24"/>
        </w:rPr>
        <w:t>(ICF)</w:t>
      </w:r>
      <w:r w:rsidRPr="00EC54ED">
        <w:rPr>
          <w:sz w:val="24"/>
          <w:szCs w:val="24"/>
        </w:rPr>
        <w:t xml:space="preserve"> Review,</w:t>
      </w:r>
    </w:p>
    <w:p w14:paraId="249AD309" w14:textId="1434327B" w:rsidR="00AC215A" w:rsidRPr="00EC54ED" w:rsidRDefault="00AC215A" w:rsidP="001424B8">
      <w:pPr>
        <w:pStyle w:val="NormalBullet"/>
        <w:rPr>
          <w:sz w:val="24"/>
          <w:szCs w:val="24"/>
        </w:rPr>
      </w:pPr>
      <w:r w:rsidRPr="00EC54ED">
        <w:rPr>
          <w:sz w:val="24"/>
          <w:szCs w:val="24"/>
        </w:rPr>
        <w:t>S</w:t>
      </w:r>
      <w:r w:rsidR="002A0B83" w:rsidRPr="00EC54ED">
        <w:rPr>
          <w:sz w:val="24"/>
          <w:szCs w:val="24"/>
        </w:rPr>
        <w:t xml:space="preserve">ource </w:t>
      </w:r>
      <w:r w:rsidRPr="00EC54ED">
        <w:rPr>
          <w:sz w:val="24"/>
          <w:szCs w:val="24"/>
        </w:rPr>
        <w:t>D</w:t>
      </w:r>
      <w:r w:rsidR="002A0B83" w:rsidRPr="00EC54ED">
        <w:rPr>
          <w:sz w:val="24"/>
          <w:szCs w:val="24"/>
        </w:rPr>
        <w:t xml:space="preserve">ocument </w:t>
      </w:r>
      <w:r w:rsidRPr="00EC54ED">
        <w:rPr>
          <w:sz w:val="24"/>
          <w:szCs w:val="24"/>
        </w:rPr>
        <w:t>R</w:t>
      </w:r>
      <w:r w:rsidR="002A0B83" w:rsidRPr="00EC54ED">
        <w:rPr>
          <w:sz w:val="24"/>
          <w:szCs w:val="24"/>
        </w:rPr>
        <w:t>eview</w:t>
      </w:r>
      <w:r w:rsidR="005A0C19" w:rsidRPr="00EC54ED">
        <w:rPr>
          <w:sz w:val="24"/>
          <w:szCs w:val="24"/>
        </w:rPr>
        <w:t xml:space="preserve"> (SDR)</w:t>
      </w:r>
      <w:r w:rsidRPr="00EC54ED">
        <w:rPr>
          <w:sz w:val="24"/>
          <w:szCs w:val="24"/>
        </w:rPr>
        <w:t>,</w:t>
      </w:r>
    </w:p>
    <w:p w14:paraId="5578C2EE" w14:textId="28F7E997" w:rsidR="00091124" w:rsidRPr="00EC54ED" w:rsidRDefault="00091124" w:rsidP="001424B8">
      <w:pPr>
        <w:pStyle w:val="NormalBullet"/>
        <w:rPr>
          <w:sz w:val="24"/>
          <w:szCs w:val="24"/>
        </w:rPr>
      </w:pPr>
      <w:r w:rsidRPr="00EC54ED">
        <w:rPr>
          <w:sz w:val="24"/>
          <w:szCs w:val="24"/>
        </w:rPr>
        <w:t>S</w:t>
      </w:r>
      <w:r w:rsidR="006F502F" w:rsidRPr="00EC54ED">
        <w:rPr>
          <w:sz w:val="24"/>
          <w:szCs w:val="24"/>
        </w:rPr>
        <w:t xml:space="preserve">ource </w:t>
      </w:r>
      <w:r w:rsidRPr="00EC54ED">
        <w:rPr>
          <w:sz w:val="24"/>
          <w:szCs w:val="24"/>
        </w:rPr>
        <w:t>D</w:t>
      </w:r>
      <w:r w:rsidR="006F502F" w:rsidRPr="00EC54ED">
        <w:rPr>
          <w:sz w:val="24"/>
          <w:szCs w:val="24"/>
        </w:rPr>
        <w:t xml:space="preserve">ata </w:t>
      </w:r>
      <w:r w:rsidRPr="00EC54ED">
        <w:rPr>
          <w:sz w:val="24"/>
          <w:szCs w:val="24"/>
        </w:rPr>
        <w:t>V</w:t>
      </w:r>
      <w:r w:rsidR="006F502F" w:rsidRPr="00EC54ED">
        <w:rPr>
          <w:sz w:val="24"/>
          <w:szCs w:val="24"/>
        </w:rPr>
        <w:t>erification (SDV)</w:t>
      </w:r>
      <w:r w:rsidR="000B3552" w:rsidRPr="00EC54ED">
        <w:rPr>
          <w:sz w:val="24"/>
          <w:szCs w:val="24"/>
        </w:rPr>
        <w:t>,</w:t>
      </w:r>
    </w:p>
    <w:p w14:paraId="62973A00" w14:textId="3B7BFFE5" w:rsidR="0013320F" w:rsidRPr="00EC54ED" w:rsidRDefault="00EA3DE2" w:rsidP="001424B8">
      <w:pPr>
        <w:pStyle w:val="NormalBullet"/>
        <w:rPr>
          <w:sz w:val="24"/>
          <w:szCs w:val="24"/>
        </w:rPr>
      </w:pPr>
      <w:r w:rsidRPr="00EC54ED">
        <w:rPr>
          <w:sz w:val="24"/>
          <w:szCs w:val="24"/>
        </w:rPr>
        <w:t>Findings</w:t>
      </w:r>
      <w:r w:rsidR="0013320F" w:rsidRPr="00EC54ED">
        <w:rPr>
          <w:sz w:val="24"/>
          <w:szCs w:val="24"/>
        </w:rPr>
        <w:t xml:space="preserve"> and Resolutions, and</w:t>
      </w:r>
    </w:p>
    <w:p w14:paraId="5E98F19B" w14:textId="3A6389CD" w:rsidR="0013320F" w:rsidRPr="00EC54ED" w:rsidRDefault="0013320F" w:rsidP="001424B8">
      <w:pPr>
        <w:pStyle w:val="NormalBullet"/>
        <w:rPr>
          <w:sz w:val="24"/>
          <w:szCs w:val="24"/>
        </w:rPr>
      </w:pPr>
      <w:r w:rsidRPr="00EC54ED">
        <w:rPr>
          <w:sz w:val="24"/>
          <w:szCs w:val="24"/>
        </w:rPr>
        <w:t>Tracking the visit report approval proces</w:t>
      </w:r>
      <w:r w:rsidR="000B3552" w:rsidRPr="00EC54ED">
        <w:rPr>
          <w:sz w:val="24"/>
          <w:szCs w:val="24"/>
        </w:rPr>
        <w:t>s</w:t>
      </w:r>
      <w:r w:rsidR="0035798C" w:rsidRPr="00EC54ED">
        <w:rPr>
          <w:sz w:val="24"/>
          <w:szCs w:val="24"/>
        </w:rPr>
        <w:t>.</w:t>
      </w:r>
    </w:p>
    <w:p w14:paraId="6ED121A3" w14:textId="4A398053" w:rsidR="0013320F" w:rsidRPr="00EC54ED" w:rsidRDefault="002938EA" w:rsidP="001B4D78">
      <w:pPr>
        <w:pStyle w:val="Heading3"/>
        <w:rPr>
          <w:b w:val="0"/>
          <w:bCs w:val="0"/>
          <w:sz w:val="24"/>
          <w:szCs w:val="24"/>
        </w:rPr>
      </w:pPr>
      <w:r w:rsidRPr="00EC54ED">
        <w:rPr>
          <w:b w:val="0"/>
          <w:bCs w:val="0"/>
          <w:sz w:val="24"/>
          <w:szCs w:val="24"/>
        </w:rPr>
        <w:t>The system shall</w:t>
      </w:r>
      <w:r w:rsidR="0013320F" w:rsidRPr="00EC54ED">
        <w:rPr>
          <w:b w:val="0"/>
          <w:bCs w:val="0"/>
          <w:sz w:val="24"/>
          <w:szCs w:val="24"/>
        </w:rPr>
        <w:t xml:space="preserve"> automatically carry forward any u</w:t>
      </w:r>
      <w:r w:rsidR="00EE69D4" w:rsidRPr="00EC54ED">
        <w:rPr>
          <w:b w:val="0"/>
          <w:bCs w:val="0"/>
          <w:sz w:val="24"/>
          <w:szCs w:val="24"/>
        </w:rPr>
        <w:t>nmonitored CRFs</w:t>
      </w:r>
      <w:r w:rsidR="0042325F" w:rsidRPr="00EC54ED">
        <w:rPr>
          <w:b w:val="0"/>
          <w:bCs w:val="0"/>
          <w:sz w:val="24"/>
          <w:szCs w:val="24"/>
        </w:rPr>
        <w:t xml:space="preserve">, </w:t>
      </w:r>
      <w:r w:rsidR="00EE69D4" w:rsidRPr="00EC54ED">
        <w:rPr>
          <w:b w:val="0"/>
          <w:bCs w:val="0"/>
          <w:sz w:val="24"/>
          <w:szCs w:val="24"/>
        </w:rPr>
        <w:t>unresolved findings</w:t>
      </w:r>
      <w:r w:rsidR="000B3552" w:rsidRPr="00EC54ED">
        <w:rPr>
          <w:b w:val="0"/>
          <w:bCs w:val="0"/>
          <w:sz w:val="24"/>
          <w:szCs w:val="24"/>
        </w:rPr>
        <w:t xml:space="preserve">, and findings created and/or resolved </w:t>
      </w:r>
      <w:r w:rsidR="00253DF5" w:rsidRPr="00EC54ED">
        <w:rPr>
          <w:b w:val="0"/>
          <w:bCs w:val="0"/>
          <w:sz w:val="24"/>
          <w:szCs w:val="24"/>
        </w:rPr>
        <w:t xml:space="preserve">between monitoring visits into the </w:t>
      </w:r>
      <w:r w:rsidR="00C736CE" w:rsidRPr="00EC54ED">
        <w:rPr>
          <w:b w:val="0"/>
          <w:bCs w:val="0"/>
          <w:sz w:val="24"/>
          <w:szCs w:val="24"/>
        </w:rPr>
        <w:t>following</w:t>
      </w:r>
      <w:r w:rsidR="00253DF5" w:rsidRPr="00EC54ED">
        <w:rPr>
          <w:b w:val="0"/>
          <w:bCs w:val="0"/>
          <w:sz w:val="24"/>
          <w:szCs w:val="24"/>
        </w:rPr>
        <w:t xml:space="preserve"> periodic monitoring visit report until they are </w:t>
      </w:r>
      <w:r w:rsidR="0013320F" w:rsidRPr="00EC54ED">
        <w:rPr>
          <w:b w:val="0"/>
          <w:bCs w:val="0"/>
          <w:sz w:val="24"/>
          <w:szCs w:val="24"/>
        </w:rPr>
        <w:t>resolved.</w:t>
      </w:r>
      <w:r w:rsidR="0071557E" w:rsidRPr="00EC54ED">
        <w:rPr>
          <w:b w:val="0"/>
          <w:bCs w:val="0"/>
          <w:sz w:val="24"/>
          <w:szCs w:val="24"/>
        </w:rPr>
        <w:t xml:space="preserve"> </w:t>
      </w:r>
      <w:r w:rsidR="00DA05CA" w:rsidRPr="00EC54ED">
        <w:rPr>
          <w:b w:val="0"/>
          <w:bCs w:val="0"/>
          <w:sz w:val="24"/>
          <w:szCs w:val="24"/>
        </w:rPr>
        <w:t xml:space="preserve"> (ADO PBI 11799.</w:t>
      </w:r>
      <w:r w:rsidR="00577A9B" w:rsidRPr="00EC54ED">
        <w:rPr>
          <w:b w:val="0"/>
          <w:bCs w:val="0"/>
          <w:sz w:val="24"/>
          <w:szCs w:val="24"/>
        </w:rPr>
        <w:t>2</w:t>
      </w:r>
      <w:r w:rsidR="00DA05CA" w:rsidRPr="00EC54ED">
        <w:rPr>
          <w:b w:val="0"/>
          <w:bCs w:val="0"/>
          <w:sz w:val="24"/>
          <w:szCs w:val="24"/>
        </w:rPr>
        <w:t>)</w:t>
      </w:r>
    </w:p>
    <w:p w14:paraId="73EC67B8" w14:textId="1AFCD6E2" w:rsidR="00F014F3" w:rsidRPr="00EC54ED" w:rsidRDefault="0013320F" w:rsidP="001B4D78">
      <w:pPr>
        <w:pStyle w:val="Heading3"/>
        <w:rPr>
          <w:b w:val="0"/>
          <w:bCs w:val="0"/>
          <w:sz w:val="24"/>
          <w:szCs w:val="24"/>
        </w:rPr>
      </w:pPr>
      <w:r w:rsidRPr="00EC54ED">
        <w:rPr>
          <w:b w:val="0"/>
          <w:bCs w:val="0"/>
          <w:sz w:val="24"/>
          <w:szCs w:val="24"/>
        </w:rPr>
        <w:t xml:space="preserve">Each visit shall have a status assigned for use in tracking </w:t>
      </w:r>
      <w:r w:rsidR="00C736CE" w:rsidRPr="00EC54ED">
        <w:rPr>
          <w:b w:val="0"/>
          <w:bCs w:val="0"/>
          <w:sz w:val="24"/>
          <w:szCs w:val="24"/>
        </w:rPr>
        <w:t>its progress through</w:t>
      </w:r>
      <w:r w:rsidRPr="00EC54ED">
        <w:rPr>
          <w:b w:val="0"/>
          <w:bCs w:val="0"/>
          <w:sz w:val="24"/>
          <w:szCs w:val="24"/>
        </w:rPr>
        <w:t xml:space="preserve"> the monitoring </w:t>
      </w:r>
      <w:r w:rsidR="61B67DB4" w:rsidRPr="00EC54ED">
        <w:rPr>
          <w:b w:val="0"/>
          <w:bCs w:val="0"/>
          <w:sz w:val="24"/>
          <w:szCs w:val="24"/>
        </w:rPr>
        <w:t>visit</w:t>
      </w:r>
      <w:r w:rsidRPr="00EC54ED">
        <w:rPr>
          <w:b w:val="0"/>
          <w:bCs w:val="0"/>
          <w:sz w:val="24"/>
          <w:szCs w:val="24"/>
        </w:rPr>
        <w:t xml:space="preserve">.  </w:t>
      </w:r>
      <w:r w:rsidR="00DA05CA" w:rsidRPr="00EC54ED">
        <w:rPr>
          <w:b w:val="0"/>
          <w:bCs w:val="0"/>
          <w:sz w:val="24"/>
          <w:szCs w:val="24"/>
        </w:rPr>
        <w:t xml:space="preserve"> (ADO PBI 11799.</w:t>
      </w:r>
      <w:r w:rsidR="00577A9B" w:rsidRPr="00EC54ED">
        <w:rPr>
          <w:b w:val="0"/>
          <w:bCs w:val="0"/>
          <w:sz w:val="24"/>
          <w:szCs w:val="24"/>
        </w:rPr>
        <w:t>3</w:t>
      </w:r>
      <w:r w:rsidR="00DA05CA" w:rsidRPr="00EC54ED">
        <w:rPr>
          <w:b w:val="0"/>
          <w:bCs w:val="0"/>
          <w:sz w:val="24"/>
          <w:szCs w:val="24"/>
        </w:rPr>
        <w:t>)</w:t>
      </w:r>
    </w:p>
    <w:p w14:paraId="7F880E82" w14:textId="572937A6" w:rsidR="00361FB7" w:rsidRPr="00EC54ED" w:rsidRDefault="000679C0" w:rsidP="001B4D78">
      <w:pPr>
        <w:pStyle w:val="Heading3"/>
        <w:rPr>
          <w:b w:val="0"/>
          <w:bCs w:val="0"/>
          <w:sz w:val="24"/>
          <w:szCs w:val="24"/>
        </w:rPr>
      </w:pPr>
      <w:r w:rsidRPr="00EC54ED">
        <w:rPr>
          <w:b w:val="0"/>
          <w:bCs w:val="0"/>
          <w:sz w:val="24"/>
          <w:szCs w:val="24"/>
        </w:rPr>
        <w:t xml:space="preserve">Non-manager users shall </w:t>
      </w:r>
      <w:r w:rsidR="00361FB7" w:rsidRPr="00EC54ED">
        <w:rPr>
          <w:b w:val="0"/>
          <w:bCs w:val="0"/>
          <w:sz w:val="24"/>
          <w:szCs w:val="24"/>
        </w:rPr>
        <w:t xml:space="preserve">be </w:t>
      </w:r>
      <w:r w:rsidR="003B0A51" w:rsidRPr="00EC54ED">
        <w:rPr>
          <w:b w:val="0"/>
          <w:bCs w:val="0"/>
          <w:sz w:val="24"/>
          <w:szCs w:val="24"/>
        </w:rPr>
        <w:t>un</w:t>
      </w:r>
      <w:r w:rsidR="00361FB7" w:rsidRPr="00EC54ED">
        <w:rPr>
          <w:b w:val="0"/>
          <w:bCs w:val="0"/>
          <w:sz w:val="24"/>
          <w:szCs w:val="24"/>
        </w:rPr>
        <w:t xml:space="preserve">able to edit once the report has been </w:t>
      </w:r>
      <w:r w:rsidR="007473B2" w:rsidRPr="00EC54ED">
        <w:rPr>
          <w:b w:val="0"/>
          <w:bCs w:val="0"/>
          <w:sz w:val="24"/>
          <w:szCs w:val="24"/>
        </w:rPr>
        <w:t>sent for review</w:t>
      </w:r>
      <w:r w:rsidR="003B0A51" w:rsidRPr="00EC54ED">
        <w:rPr>
          <w:b w:val="0"/>
          <w:bCs w:val="0"/>
          <w:sz w:val="24"/>
          <w:szCs w:val="24"/>
        </w:rPr>
        <w:t xml:space="preserve">, so </w:t>
      </w:r>
      <w:r w:rsidRPr="00EC54ED">
        <w:rPr>
          <w:b w:val="0"/>
          <w:bCs w:val="0"/>
          <w:sz w:val="24"/>
          <w:szCs w:val="24"/>
        </w:rPr>
        <w:t>no changes can be made when a report is under review</w:t>
      </w:r>
      <w:r w:rsidR="00A77332" w:rsidRPr="00EC54ED">
        <w:rPr>
          <w:b w:val="0"/>
          <w:bCs w:val="0"/>
          <w:sz w:val="24"/>
          <w:szCs w:val="24"/>
        </w:rPr>
        <w:t>.</w:t>
      </w:r>
      <w:r w:rsidR="00361FB7" w:rsidRPr="00EC54ED">
        <w:rPr>
          <w:b w:val="0"/>
          <w:bCs w:val="0"/>
          <w:sz w:val="24"/>
          <w:szCs w:val="24"/>
        </w:rPr>
        <w:t xml:space="preserve"> </w:t>
      </w:r>
      <w:r w:rsidR="00DA05CA" w:rsidRPr="00EC54ED">
        <w:rPr>
          <w:b w:val="0"/>
          <w:bCs w:val="0"/>
          <w:sz w:val="24"/>
          <w:szCs w:val="24"/>
        </w:rPr>
        <w:t>(ADO PBI 11799.</w:t>
      </w:r>
      <w:r w:rsidR="00577A9B" w:rsidRPr="00EC54ED">
        <w:rPr>
          <w:b w:val="0"/>
          <w:bCs w:val="0"/>
          <w:sz w:val="24"/>
          <w:szCs w:val="24"/>
        </w:rPr>
        <w:t>4</w:t>
      </w:r>
      <w:r w:rsidR="00DA05CA" w:rsidRPr="00EC54ED">
        <w:rPr>
          <w:b w:val="0"/>
          <w:bCs w:val="0"/>
          <w:sz w:val="24"/>
          <w:szCs w:val="24"/>
        </w:rPr>
        <w:t>)</w:t>
      </w:r>
    </w:p>
    <w:p w14:paraId="21A18DD6" w14:textId="6940D07F" w:rsidR="00361FB7" w:rsidRPr="00EC54ED" w:rsidRDefault="000679C0" w:rsidP="001B4D78">
      <w:pPr>
        <w:pStyle w:val="Heading3"/>
        <w:rPr>
          <w:b w:val="0"/>
          <w:bCs w:val="0"/>
          <w:sz w:val="24"/>
          <w:szCs w:val="24"/>
        </w:rPr>
      </w:pPr>
      <w:r w:rsidRPr="00EC54ED">
        <w:rPr>
          <w:b w:val="0"/>
          <w:bCs w:val="0"/>
          <w:sz w:val="24"/>
          <w:szCs w:val="24"/>
        </w:rPr>
        <w:t>All users shall</w:t>
      </w:r>
      <w:r w:rsidR="003B0A51" w:rsidRPr="00EC54ED">
        <w:rPr>
          <w:b w:val="0"/>
          <w:bCs w:val="0"/>
          <w:sz w:val="24"/>
          <w:szCs w:val="24"/>
        </w:rPr>
        <w:t xml:space="preserve"> </w:t>
      </w:r>
      <w:r w:rsidR="00361FB7" w:rsidRPr="00EC54ED">
        <w:rPr>
          <w:b w:val="0"/>
          <w:bCs w:val="0"/>
          <w:sz w:val="24"/>
          <w:szCs w:val="24"/>
        </w:rPr>
        <w:t xml:space="preserve">be </w:t>
      </w:r>
      <w:r w:rsidR="003B0A51" w:rsidRPr="00EC54ED">
        <w:rPr>
          <w:b w:val="0"/>
          <w:bCs w:val="0"/>
          <w:sz w:val="24"/>
          <w:szCs w:val="24"/>
        </w:rPr>
        <w:t>un</w:t>
      </w:r>
      <w:r w:rsidR="00361FB7" w:rsidRPr="00EC54ED">
        <w:rPr>
          <w:b w:val="0"/>
          <w:bCs w:val="0"/>
          <w:sz w:val="24"/>
          <w:szCs w:val="24"/>
        </w:rPr>
        <w:t xml:space="preserve">able to edit once the report is </w:t>
      </w:r>
      <w:r w:rsidR="00A77332" w:rsidRPr="00EC54ED">
        <w:rPr>
          <w:b w:val="0"/>
          <w:bCs w:val="0"/>
          <w:sz w:val="24"/>
          <w:szCs w:val="24"/>
        </w:rPr>
        <w:t xml:space="preserve">put to </w:t>
      </w:r>
      <w:r w:rsidR="00361FB7" w:rsidRPr="00EC54ED">
        <w:rPr>
          <w:b w:val="0"/>
          <w:bCs w:val="0"/>
          <w:sz w:val="24"/>
          <w:szCs w:val="24"/>
        </w:rPr>
        <w:t>“Sent to Site” status</w:t>
      </w:r>
      <w:r w:rsidR="00A77332" w:rsidRPr="00EC54ED">
        <w:rPr>
          <w:b w:val="0"/>
          <w:bCs w:val="0"/>
          <w:sz w:val="24"/>
          <w:szCs w:val="24"/>
        </w:rPr>
        <w:t xml:space="preserve"> so</w:t>
      </w:r>
      <w:r w:rsidRPr="00EC54ED">
        <w:rPr>
          <w:b w:val="0"/>
          <w:bCs w:val="0"/>
          <w:sz w:val="24"/>
          <w:szCs w:val="24"/>
        </w:rPr>
        <w:t xml:space="preserve"> that the report will be locked</w:t>
      </w:r>
      <w:r w:rsidR="00361FB7" w:rsidRPr="00EC54ED">
        <w:rPr>
          <w:b w:val="0"/>
          <w:bCs w:val="0"/>
          <w:sz w:val="24"/>
          <w:szCs w:val="24"/>
        </w:rPr>
        <w:t>.</w:t>
      </w:r>
      <w:r w:rsidR="00DA05CA" w:rsidRPr="00EC54ED">
        <w:rPr>
          <w:b w:val="0"/>
          <w:bCs w:val="0"/>
          <w:sz w:val="24"/>
          <w:szCs w:val="24"/>
        </w:rPr>
        <w:t xml:space="preserve"> (ADO PBI 11799.</w:t>
      </w:r>
      <w:r w:rsidR="00577A9B" w:rsidRPr="00EC54ED">
        <w:rPr>
          <w:b w:val="0"/>
          <w:bCs w:val="0"/>
          <w:sz w:val="24"/>
          <w:szCs w:val="24"/>
        </w:rPr>
        <w:t>5</w:t>
      </w:r>
      <w:r w:rsidR="00DA05CA" w:rsidRPr="00EC54ED">
        <w:rPr>
          <w:b w:val="0"/>
          <w:bCs w:val="0"/>
          <w:sz w:val="24"/>
          <w:szCs w:val="24"/>
        </w:rPr>
        <w:t>)</w:t>
      </w:r>
    </w:p>
    <w:p w14:paraId="6FD3E542" w14:textId="768B8082" w:rsidR="00A77332" w:rsidRPr="00EC54ED" w:rsidRDefault="00A77332" w:rsidP="001B4D78">
      <w:pPr>
        <w:pStyle w:val="Heading3"/>
        <w:rPr>
          <w:b w:val="0"/>
          <w:bCs w:val="0"/>
          <w:sz w:val="24"/>
          <w:szCs w:val="24"/>
        </w:rPr>
      </w:pPr>
      <w:r w:rsidRPr="00EC54ED">
        <w:rPr>
          <w:b w:val="0"/>
          <w:bCs w:val="0"/>
          <w:sz w:val="24"/>
          <w:szCs w:val="24"/>
        </w:rPr>
        <w:t>As a user of the Site Monitoring Application (SMA)</w:t>
      </w:r>
      <w:r w:rsidR="00361FB7" w:rsidRPr="00EC54ED">
        <w:rPr>
          <w:b w:val="0"/>
          <w:bCs w:val="0"/>
          <w:sz w:val="24"/>
          <w:szCs w:val="24"/>
        </w:rPr>
        <w:t xml:space="preserve">, </w:t>
      </w:r>
      <w:r w:rsidR="00D87350" w:rsidRPr="00EC54ED">
        <w:rPr>
          <w:b w:val="0"/>
          <w:bCs w:val="0"/>
          <w:sz w:val="24"/>
          <w:szCs w:val="24"/>
        </w:rPr>
        <w:t xml:space="preserve">an </w:t>
      </w:r>
      <w:r w:rsidR="00361FB7" w:rsidRPr="00EC54ED">
        <w:rPr>
          <w:b w:val="0"/>
          <w:bCs w:val="0"/>
          <w:sz w:val="24"/>
          <w:szCs w:val="24"/>
        </w:rPr>
        <w:t>indicator</w:t>
      </w:r>
      <w:r w:rsidR="00D87350" w:rsidRPr="00EC54ED">
        <w:rPr>
          <w:b w:val="0"/>
          <w:bCs w:val="0"/>
          <w:sz w:val="24"/>
          <w:szCs w:val="24"/>
        </w:rPr>
        <w:t xml:space="preserve"> shall display</w:t>
      </w:r>
      <w:r w:rsidR="00361FB7" w:rsidRPr="00EC54ED">
        <w:rPr>
          <w:b w:val="0"/>
          <w:bCs w:val="0"/>
          <w:sz w:val="24"/>
          <w:szCs w:val="24"/>
        </w:rPr>
        <w:t xml:space="preserve"> if there is an Open Level 3 Monitoring Visit Action within </w:t>
      </w:r>
      <w:r w:rsidR="00AE62C8" w:rsidRPr="00EC54ED">
        <w:rPr>
          <w:b w:val="0"/>
          <w:bCs w:val="0"/>
          <w:sz w:val="24"/>
          <w:szCs w:val="24"/>
        </w:rPr>
        <w:t xml:space="preserve">the </w:t>
      </w:r>
      <w:r w:rsidR="00790A4D" w:rsidRPr="00EC54ED">
        <w:rPr>
          <w:b w:val="0"/>
          <w:bCs w:val="0"/>
          <w:sz w:val="24"/>
          <w:szCs w:val="24"/>
        </w:rPr>
        <w:t>Quality Command Center Application (</w:t>
      </w:r>
      <w:r w:rsidR="00361FB7" w:rsidRPr="00EC54ED">
        <w:rPr>
          <w:b w:val="0"/>
          <w:bCs w:val="0"/>
          <w:sz w:val="24"/>
          <w:szCs w:val="24"/>
        </w:rPr>
        <w:t>QCC</w:t>
      </w:r>
      <w:r w:rsidR="00790A4D" w:rsidRPr="00EC54ED">
        <w:rPr>
          <w:b w:val="0"/>
          <w:bCs w:val="0"/>
          <w:sz w:val="24"/>
          <w:szCs w:val="24"/>
        </w:rPr>
        <w:t>)</w:t>
      </w:r>
      <w:r w:rsidR="00D87350" w:rsidRPr="00EC54ED">
        <w:rPr>
          <w:b w:val="0"/>
          <w:bCs w:val="0"/>
          <w:sz w:val="24"/>
          <w:szCs w:val="24"/>
        </w:rPr>
        <w:t xml:space="preserve"> </w:t>
      </w:r>
      <w:r w:rsidR="00361FB7" w:rsidRPr="00EC54ED">
        <w:rPr>
          <w:b w:val="0"/>
          <w:bCs w:val="0"/>
          <w:sz w:val="24"/>
          <w:szCs w:val="24"/>
        </w:rPr>
        <w:t>for the study/site</w:t>
      </w:r>
      <w:r w:rsidRPr="00EC54ED">
        <w:rPr>
          <w:b w:val="0"/>
          <w:bCs w:val="0"/>
          <w:sz w:val="24"/>
          <w:szCs w:val="24"/>
        </w:rPr>
        <w:t>.</w:t>
      </w:r>
      <w:r w:rsidR="001139E1" w:rsidRPr="00EC54ED">
        <w:rPr>
          <w:b w:val="0"/>
          <w:bCs w:val="0"/>
          <w:sz w:val="24"/>
          <w:szCs w:val="24"/>
        </w:rPr>
        <w:t xml:space="preserve"> </w:t>
      </w:r>
      <w:r w:rsidR="00DA05CA" w:rsidRPr="00EC54ED">
        <w:rPr>
          <w:b w:val="0"/>
          <w:bCs w:val="0"/>
          <w:sz w:val="24"/>
          <w:szCs w:val="24"/>
        </w:rPr>
        <w:t>(ADO PBI 11799.</w:t>
      </w:r>
      <w:r w:rsidR="00577A9B" w:rsidRPr="00EC54ED">
        <w:rPr>
          <w:b w:val="0"/>
          <w:bCs w:val="0"/>
          <w:sz w:val="24"/>
          <w:szCs w:val="24"/>
        </w:rPr>
        <w:t>6</w:t>
      </w:r>
      <w:r w:rsidR="00DA05CA" w:rsidRPr="00EC54ED">
        <w:rPr>
          <w:b w:val="0"/>
          <w:bCs w:val="0"/>
          <w:sz w:val="24"/>
          <w:szCs w:val="24"/>
        </w:rPr>
        <w:t>)</w:t>
      </w:r>
    </w:p>
    <w:p w14:paraId="483678F8" w14:textId="60CDFC67" w:rsidR="000A3911" w:rsidRPr="00EC54ED" w:rsidRDefault="000A3911" w:rsidP="001B4D78">
      <w:pPr>
        <w:pStyle w:val="Heading3"/>
        <w:rPr>
          <w:b w:val="0"/>
          <w:bCs w:val="0"/>
          <w:sz w:val="24"/>
          <w:szCs w:val="24"/>
        </w:rPr>
      </w:pPr>
      <w:r w:rsidRPr="00EC54ED">
        <w:rPr>
          <w:b w:val="0"/>
          <w:bCs w:val="0"/>
          <w:sz w:val="24"/>
          <w:szCs w:val="24"/>
        </w:rPr>
        <w:t xml:space="preserve">Smart SDV shall be </w:t>
      </w:r>
      <w:r w:rsidR="0088579E" w:rsidRPr="00EC54ED">
        <w:rPr>
          <w:b w:val="0"/>
          <w:bCs w:val="0"/>
          <w:sz w:val="24"/>
          <w:szCs w:val="24"/>
        </w:rPr>
        <w:t xml:space="preserve">enabled at the study level and shall only be used if the study has an active study RACT and critical variables have been </w:t>
      </w:r>
      <w:r w:rsidRPr="00EC54ED">
        <w:rPr>
          <w:b w:val="0"/>
          <w:bCs w:val="0"/>
          <w:sz w:val="24"/>
          <w:szCs w:val="24"/>
        </w:rPr>
        <w:t>identified.</w:t>
      </w:r>
      <w:r w:rsidR="00DA05CA" w:rsidRPr="00EC54ED">
        <w:rPr>
          <w:b w:val="0"/>
          <w:bCs w:val="0"/>
          <w:sz w:val="24"/>
          <w:szCs w:val="24"/>
        </w:rPr>
        <w:t xml:space="preserve"> (ADO PBI 11799.</w:t>
      </w:r>
      <w:r w:rsidR="00577A9B" w:rsidRPr="00EC54ED">
        <w:rPr>
          <w:b w:val="0"/>
          <w:bCs w:val="0"/>
          <w:sz w:val="24"/>
          <w:szCs w:val="24"/>
        </w:rPr>
        <w:t>7</w:t>
      </w:r>
      <w:r w:rsidR="00DA05CA" w:rsidRPr="00EC54ED">
        <w:rPr>
          <w:b w:val="0"/>
          <w:bCs w:val="0"/>
          <w:sz w:val="24"/>
          <w:szCs w:val="24"/>
        </w:rPr>
        <w:t>)</w:t>
      </w:r>
    </w:p>
    <w:p w14:paraId="12055B3E" w14:textId="5958DAF3" w:rsidR="00573420" w:rsidRPr="00EC54ED" w:rsidRDefault="002238C4" w:rsidP="001B4D78">
      <w:pPr>
        <w:pStyle w:val="Heading3"/>
        <w:rPr>
          <w:b w:val="0"/>
          <w:bCs w:val="0"/>
          <w:sz w:val="24"/>
          <w:szCs w:val="24"/>
        </w:rPr>
      </w:pPr>
      <w:r w:rsidRPr="00EC54ED">
        <w:rPr>
          <w:b w:val="0"/>
          <w:bCs w:val="0"/>
          <w:sz w:val="24"/>
          <w:szCs w:val="24"/>
        </w:rPr>
        <w:t xml:space="preserve">For </w:t>
      </w:r>
      <w:r w:rsidR="003508D3" w:rsidRPr="00EC54ED">
        <w:rPr>
          <w:b w:val="0"/>
          <w:bCs w:val="0"/>
          <w:sz w:val="24"/>
          <w:szCs w:val="24"/>
        </w:rPr>
        <w:t xml:space="preserve">Smart SDV </w:t>
      </w:r>
      <w:r w:rsidRPr="00EC54ED">
        <w:rPr>
          <w:b w:val="0"/>
          <w:bCs w:val="0"/>
          <w:sz w:val="24"/>
          <w:szCs w:val="24"/>
        </w:rPr>
        <w:t xml:space="preserve">studies classified as Tier 1, Tier 2, Tier 3, or Tier 4, sites with at least one </w:t>
      </w:r>
      <w:r w:rsidR="00084870" w:rsidRPr="00EC54ED">
        <w:rPr>
          <w:b w:val="0"/>
          <w:bCs w:val="0"/>
          <w:sz w:val="24"/>
          <w:szCs w:val="24"/>
        </w:rPr>
        <w:t>patient</w:t>
      </w:r>
      <w:r w:rsidRPr="00EC54ED">
        <w:rPr>
          <w:b w:val="0"/>
          <w:bCs w:val="0"/>
          <w:sz w:val="24"/>
          <w:szCs w:val="24"/>
        </w:rPr>
        <w:t xml:space="preserve"> with a populated monitor trigger date shall be included for </w:t>
      </w:r>
      <w:r w:rsidR="00934CC6" w:rsidRPr="00EC54ED">
        <w:rPr>
          <w:b w:val="0"/>
          <w:bCs w:val="0"/>
          <w:sz w:val="24"/>
          <w:szCs w:val="24"/>
        </w:rPr>
        <w:t xml:space="preserve">ICF Review, SDR, and </w:t>
      </w:r>
      <w:r w:rsidRPr="00EC54ED">
        <w:rPr>
          <w:b w:val="0"/>
          <w:bCs w:val="0"/>
          <w:sz w:val="24"/>
          <w:szCs w:val="24"/>
        </w:rPr>
        <w:t xml:space="preserve">SDV. </w:t>
      </w:r>
      <w:r w:rsidR="00DA05CA" w:rsidRPr="00EC54ED">
        <w:rPr>
          <w:b w:val="0"/>
          <w:bCs w:val="0"/>
          <w:sz w:val="24"/>
          <w:szCs w:val="24"/>
        </w:rPr>
        <w:t>(ADO PBI 11799.</w:t>
      </w:r>
      <w:r w:rsidR="00577A9B" w:rsidRPr="00EC54ED">
        <w:rPr>
          <w:b w:val="0"/>
          <w:bCs w:val="0"/>
          <w:sz w:val="24"/>
          <w:szCs w:val="24"/>
        </w:rPr>
        <w:t>8</w:t>
      </w:r>
      <w:r w:rsidR="00DA05CA" w:rsidRPr="00EC54ED">
        <w:rPr>
          <w:b w:val="0"/>
          <w:bCs w:val="0"/>
          <w:sz w:val="24"/>
          <w:szCs w:val="24"/>
        </w:rPr>
        <w:t>)</w:t>
      </w:r>
    </w:p>
    <w:p w14:paraId="7316EF3B" w14:textId="40D48CD2" w:rsidR="00AF73B3" w:rsidRPr="00EC54ED" w:rsidRDefault="00AF73B3" w:rsidP="001B4D78">
      <w:pPr>
        <w:pStyle w:val="Heading3"/>
        <w:rPr>
          <w:b w:val="0"/>
          <w:bCs w:val="0"/>
          <w:sz w:val="24"/>
          <w:szCs w:val="24"/>
        </w:rPr>
      </w:pPr>
      <w:r w:rsidRPr="00EC54ED">
        <w:rPr>
          <w:b w:val="0"/>
          <w:bCs w:val="0"/>
          <w:sz w:val="24"/>
          <w:szCs w:val="24"/>
        </w:rPr>
        <w:t>For those Smart SDV study sites that require 100% monitoring</w:t>
      </w:r>
      <w:r w:rsidR="000A4F97" w:rsidRPr="00EC54ED">
        <w:rPr>
          <w:b w:val="0"/>
          <w:bCs w:val="0"/>
          <w:sz w:val="24"/>
          <w:szCs w:val="24"/>
        </w:rPr>
        <w:t xml:space="preserve"> for ICF Review, SDR, and </w:t>
      </w:r>
      <w:proofErr w:type="gramStart"/>
      <w:r w:rsidR="000A4F97" w:rsidRPr="00EC54ED">
        <w:rPr>
          <w:b w:val="0"/>
          <w:bCs w:val="0"/>
          <w:sz w:val="24"/>
          <w:szCs w:val="24"/>
        </w:rPr>
        <w:t>SDV</w:t>
      </w:r>
      <w:r w:rsidRPr="00EC54ED">
        <w:rPr>
          <w:b w:val="0"/>
          <w:bCs w:val="0"/>
          <w:sz w:val="24"/>
          <w:szCs w:val="24"/>
        </w:rPr>
        <w:t>(</w:t>
      </w:r>
      <w:proofErr w:type="gramEnd"/>
      <w:r w:rsidRPr="00EC54ED">
        <w:rPr>
          <w:b w:val="0"/>
          <w:bCs w:val="0"/>
          <w:sz w:val="24"/>
          <w:szCs w:val="24"/>
        </w:rPr>
        <w:t>e.g.</w:t>
      </w:r>
      <w:r w:rsidR="00E51F85" w:rsidRPr="00EC54ED">
        <w:rPr>
          <w:b w:val="0"/>
          <w:bCs w:val="0"/>
          <w:sz w:val="24"/>
          <w:szCs w:val="24"/>
        </w:rPr>
        <w:t>, including all qualified patients and all non-internal and non-CLAB CRFs), these sites shall be manually configurable</w:t>
      </w:r>
      <w:r w:rsidRPr="00EC54ED">
        <w:rPr>
          <w:b w:val="0"/>
          <w:bCs w:val="0"/>
          <w:sz w:val="24"/>
          <w:szCs w:val="24"/>
        </w:rPr>
        <w:t xml:space="preserve"> in a database table and shall override Smart SDV </w:t>
      </w:r>
      <w:r w:rsidR="001F662A" w:rsidRPr="00EC54ED">
        <w:rPr>
          <w:b w:val="0"/>
          <w:bCs w:val="0"/>
          <w:sz w:val="24"/>
          <w:szCs w:val="24"/>
        </w:rPr>
        <w:t xml:space="preserve">acceptance sampling </w:t>
      </w:r>
      <w:r w:rsidRPr="00EC54ED">
        <w:rPr>
          <w:b w:val="0"/>
          <w:bCs w:val="0"/>
          <w:sz w:val="24"/>
          <w:szCs w:val="24"/>
        </w:rPr>
        <w:t xml:space="preserve">selection functionality. </w:t>
      </w:r>
      <w:r w:rsidR="00A961F3" w:rsidRPr="00EC54ED">
        <w:rPr>
          <w:b w:val="0"/>
          <w:bCs w:val="0"/>
          <w:sz w:val="24"/>
          <w:szCs w:val="24"/>
        </w:rPr>
        <w:t>(ADO PBI 11799.</w:t>
      </w:r>
      <w:r w:rsidR="00577A9B" w:rsidRPr="00EC54ED">
        <w:rPr>
          <w:b w:val="0"/>
          <w:bCs w:val="0"/>
          <w:sz w:val="24"/>
          <w:szCs w:val="24"/>
        </w:rPr>
        <w:t>9</w:t>
      </w:r>
      <w:r w:rsidR="00A961F3" w:rsidRPr="00EC54ED">
        <w:rPr>
          <w:b w:val="0"/>
          <w:bCs w:val="0"/>
          <w:sz w:val="24"/>
          <w:szCs w:val="24"/>
        </w:rPr>
        <w:t>)</w:t>
      </w:r>
    </w:p>
    <w:p w14:paraId="3D6EB655" w14:textId="352B2763" w:rsidR="00E37498" w:rsidRPr="00EC54ED" w:rsidRDefault="00597FE3" w:rsidP="001B4D78">
      <w:pPr>
        <w:pStyle w:val="Heading3"/>
        <w:rPr>
          <w:b w:val="0"/>
          <w:bCs w:val="0"/>
          <w:sz w:val="24"/>
          <w:szCs w:val="24"/>
        </w:rPr>
      </w:pPr>
      <w:r w:rsidRPr="00EC54ED">
        <w:rPr>
          <w:b w:val="0"/>
          <w:bCs w:val="0"/>
          <w:sz w:val="24"/>
          <w:szCs w:val="24"/>
        </w:rPr>
        <w:t>For Smart SDV studies, a</w:t>
      </w:r>
      <w:r w:rsidR="00F64F7F" w:rsidRPr="00EC54ED">
        <w:rPr>
          <w:b w:val="0"/>
          <w:bCs w:val="0"/>
          <w:sz w:val="24"/>
          <w:szCs w:val="24"/>
        </w:rPr>
        <w:t xml:space="preserve"> country and </w:t>
      </w:r>
      <w:r w:rsidR="00E51F85" w:rsidRPr="00EC54ED">
        <w:rPr>
          <w:b w:val="0"/>
          <w:bCs w:val="0"/>
          <w:sz w:val="24"/>
          <w:szCs w:val="24"/>
        </w:rPr>
        <w:t>study-specific configuration shall be available to indicate countries for which 100% of qualifying patients require ICF Review, SDR, and SDV (i.e.,</w:t>
      </w:r>
      <w:r w:rsidR="00022A3A" w:rsidRPr="00EC54ED">
        <w:rPr>
          <w:b w:val="0"/>
          <w:bCs w:val="0"/>
          <w:sz w:val="24"/>
          <w:szCs w:val="24"/>
        </w:rPr>
        <w:t xml:space="preserve"> all sites in China)</w:t>
      </w:r>
      <w:r w:rsidR="00F64F7F" w:rsidRPr="00EC54ED">
        <w:rPr>
          <w:b w:val="0"/>
          <w:bCs w:val="0"/>
          <w:sz w:val="24"/>
          <w:szCs w:val="24"/>
        </w:rPr>
        <w:t>.</w:t>
      </w:r>
      <w:r w:rsidR="00A961F3" w:rsidRPr="00EC54ED">
        <w:rPr>
          <w:b w:val="0"/>
          <w:bCs w:val="0"/>
          <w:sz w:val="24"/>
          <w:szCs w:val="24"/>
        </w:rPr>
        <w:t xml:space="preserve"> (ADO PBI 11799.1</w:t>
      </w:r>
      <w:r w:rsidR="00577A9B" w:rsidRPr="00EC54ED">
        <w:rPr>
          <w:b w:val="0"/>
          <w:bCs w:val="0"/>
          <w:sz w:val="24"/>
          <w:szCs w:val="24"/>
        </w:rPr>
        <w:t>0</w:t>
      </w:r>
      <w:r w:rsidR="00A961F3" w:rsidRPr="00EC54ED">
        <w:rPr>
          <w:b w:val="0"/>
          <w:bCs w:val="0"/>
          <w:sz w:val="24"/>
          <w:szCs w:val="24"/>
        </w:rPr>
        <w:t>)</w:t>
      </w:r>
    </w:p>
    <w:p w14:paraId="5223AB47" w14:textId="5392C54C" w:rsidR="00E37498" w:rsidRPr="00EC54ED" w:rsidRDefault="00160742" w:rsidP="001B4D78">
      <w:pPr>
        <w:pStyle w:val="Heading3"/>
        <w:rPr>
          <w:b w:val="0"/>
          <w:bCs w:val="0"/>
          <w:sz w:val="24"/>
          <w:szCs w:val="24"/>
        </w:rPr>
      </w:pPr>
      <w:r w:rsidRPr="00EC54ED">
        <w:rPr>
          <w:b w:val="0"/>
          <w:bCs w:val="0"/>
          <w:sz w:val="24"/>
          <w:szCs w:val="24"/>
        </w:rPr>
        <w:t>For Smart SDV studies, a</w:t>
      </w:r>
      <w:r w:rsidR="00E37498" w:rsidRPr="00EC54ED">
        <w:rPr>
          <w:b w:val="0"/>
          <w:bCs w:val="0"/>
          <w:sz w:val="24"/>
          <w:szCs w:val="24"/>
        </w:rPr>
        <w:t xml:space="preserve"> sample set of </w:t>
      </w:r>
      <w:r w:rsidR="00084870" w:rsidRPr="00EC54ED">
        <w:rPr>
          <w:b w:val="0"/>
          <w:bCs w:val="0"/>
          <w:sz w:val="24"/>
          <w:szCs w:val="24"/>
        </w:rPr>
        <w:t>patient</w:t>
      </w:r>
      <w:r w:rsidR="00E37498" w:rsidRPr="00EC54ED">
        <w:rPr>
          <w:b w:val="0"/>
          <w:bCs w:val="0"/>
          <w:sz w:val="24"/>
          <w:szCs w:val="24"/>
        </w:rPr>
        <w:t xml:space="preserve">s </w:t>
      </w:r>
      <w:r w:rsidRPr="00EC54ED">
        <w:rPr>
          <w:b w:val="0"/>
          <w:bCs w:val="0"/>
          <w:sz w:val="24"/>
          <w:szCs w:val="24"/>
        </w:rPr>
        <w:t>within a given site shall be selected upon</w:t>
      </w:r>
      <w:r w:rsidR="00E37498" w:rsidRPr="00EC54ED">
        <w:rPr>
          <w:b w:val="0"/>
          <w:bCs w:val="0"/>
          <w:sz w:val="24"/>
          <w:szCs w:val="24"/>
        </w:rPr>
        <w:t xml:space="preserve"> meeting the Monitoring Trigger requirement</w:t>
      </w:r>
      <w:r w:rsidRPr="00EC54ED">
        <w:rPr>
          <w:b w:val="0"/>
          <w:bCs w:val="0"/>
          <w:sz w:val="24"/>
          <w:szCs w:val="24"/>
        </w:rPr>
        <w:t xml:space="preserve">s.  </w:t>
      </w:r>
      <w:r w:rsidR="00E37498" w:rsidRPr="00EC54ED">
        <w:rPr>
          <w:b w:val="0"/>
          <w:bCs w:val="0"/>
          <w:sz w:val="24"/>
          <w:szCs w:val="24"/>
        </w:rPr>
        <w:t xml:space="preserve">Screen failures shall be excluded. </w:t>
      </w:r>
      <w:r w:rsidR="00A961F3" w:rsidRPr="00EC54ED">
        <w:rPr>
          <w:b w:val="0"/>
          <w:bCs w:val="0"/>
          <w:sz w:val="24"/>
          <w:szCs w:val="24"/>
        </w:rPr>
        <w:t xml:space="preserve"> (ADO PBI 11799.1</w:t>
      </w:r>
      <w:r w:rsidR="00577A9B" w:rsidRPr="00EC54ED">
        <w:rPr>
          <w:b w:val="0"/>
          <w:bCs w:val="0"/>
          <w:sz w:val="24"/>
          <w:szCs w:val="24"/>
        </w:rPr>
        <w:t>1</w:t>
      </w:r>
      <w:r w:rsidR="00A961F3" w:rsidRPr="00EC54ED">
        <w:rPr>
          <w:b w:val="0"/>
          <w:bCs w:val="0"/>
          <w:sz w:val="24"/>
          <w:szCs w:val="24"/>
        </w:rPr>
        <w:t>)</w:t>
      </w:r>
    </w:p>
    <w:p w14:paraId="2C3019A3" w14:textId="77777777" w:rsidR="00FD31E2" w:rsidRPr="00EC54ED" w:rsidRDefault="00FD31E2" w:rsidP="00DC7B2B">
      <w:pPr>
        <w:rPr>
          <w:rFonts w:ascii="Arial" w:hAnsi="Arial" w:cs="Arial"/>
          <w:szCs w:val="24"/>
        </w:rPr>
      </w:pPr>
    </w:p>
    <w:p w14:paraId="4C54510A" w14:textId="77777777" w:rsidR="00BE1BCE" w:rsidRPr="00EC54ED" w:rsidRDefault="00470121" w:rsidP="00333010">
      <w:pPr>
        <w:pStyle w:val="Heading2"/>
        <w:rPr>
          <w:sz w:val="24"/>
          <w:szCs w:val="24"/>
        </w:rPr>
      </w:pPr>
      <w:bookmarkStart w:id="38" w:name="_Toc194686585"/>
      <w:bookmarkStart w:id="39" w:name="_Toc194687848"/>
      <w:bookmarkStart w:id="40" w:name="_Toc195008591"/>
      <w:bookmarkStart w:id="41" w:name="_Toc198026156"/>
      <w:r w:rsidRPr="00EC54ED">
        <w:rPr>
          <w:sz w:val="24"/>
          <w:szCs w:val="24"/>
        </w:rPr>
        <w:t>Scheduling Module</w:t>
      </w:r>
      <w:bookmarkEnd w:id="38"/>
      <w:bookmarkEnd w:id="39"/>
      <w:bookmarkEnd w:id="40"/>
      <w:bookmarkEnd w:id="41"/>
    </w:p>
    <w:p w14:paraId="2F0AA3FE" w14:textId="77777777" w:rsidR="00DC6F12" w:rsidRPr="00EC54ED" w:rsidRDefault="00DC6F12" w:rsidP="00DC6F12">
      <w:pPr>
        <w:rPr>
          <w:rFonts w:ascii="Arial" w:hAnsi="Arial" w:cs="Arial"/>
          <w:szCs w:val="24"/>
        </w:rPr>
      </w:pPr>
    </w:p>
    <w:p w14:paraId="6CA16CE2" w14:textId="724F6260" w:rsidR="004E4BCD" w:rsidRPr="00EC54ED" w:rsidRDefault="004E4BCD" w:rsidP="001B4D78">
      <w:pPr>
        <w:pStyle w:val="Heading3"/>
        <w:rPr>
          <w:sz w:val="24"/>
          <w:szCs w:val="24"/>
        </w:rPr>
      </w:pPr>
      <w:bookmarkStart w:id="42" w:name="_Toc194687849"/>
      <w:r w:rsidRPr="00EC54ED">
        <w:rPr>
          <w:sz w:val="24"/>
          <w:szCs w:val="24"/>
        </w:rPr>
        <w:t xml:space="preserve">Global </w:t>
      </w:r>
      <w:r w:rsidR="00875B44" w:rsidRPr="00EC54ED">
        <w:rPr>
          <w:sz w:val="24"/>
          <w:szCs w:val="24"/>
        </w:rPr>
        <w:t>Criteria</w:t>
      </w:r>
      <w:bookmarkEnd w:id="42"/>
    </w:p>
    <w:p w14:paraId="010F7409" w14:textId="5C854D05" w:rsidR="000B3552" w:rsidRPr="00EC54ED" w:rsidRDefault="00090D39" w:rsidP="001B4D78">
      <w:pPr>
        <w:pStyle w:val="Heading4"/>
        <w:rPr>
          <w:sz w:val="24"/>
          <w:szCs w:val="24"/>
        </w:rPr>
      </w:pPr>
      <w:r w:rsidRPr="00EC54ED">
        <w:rPr>
          <w:sz w:val="24"/>
          <w:szCs w:val="24"/>
        </w:rPr>
        <w:lastRenderedPageBreak/>
        <w:t xml:space="preserve">The </w:t>
      </w:r>
      <w:r w:rsidR="00597FE3" w:rsidRPr="00EC54ED">
        <w:rPr>
          <w:sz w:val="24"/>
          <w:szCs w:val="24"/>
        </w:rPr>
        <w:t xml:space="preserve">system </w:t>
      </w:r>
      <w:r w:rsidRPr="00EC54ED">
        <w:rPr>
          <w:sz w:val="24"/>
          <w:szCs w:val="24"/>
        </w:rPr>
        <w:t xml:space="preserve">shall provide the ability to filter </w:t>
      </w:r>
      <w:r w:rsidR="00097836" w:rsidRPr="00EC54ED">
        <w:rPr>
          <w:sz w:val="24"/>
          <w:szCs w:val="24"/>
        </w:rPr>
        <w:t>monitoring visits and activities globally</w:t>
      </w:r>
      <w:r w:rsidR="00645A3B" w:rsidRPr="00EC54ED">
        <w:rPr>
          <w:sz w:val="24"/>
          <w:szCs w:val="24"/>
        </w:rPr>
        <w:t xml:space="preserve"> by </w:t>
      </w:r>
      <w:r w:rsidR="00DB741A" w:rsidRPr="00EC54ED">
        <w:rPr>
          <w:sz w:val="24"/>
          <w:szCs w:val="24"/>
        </w:rPr>
        <w:t xml:space="preserve">criteria such as </w:t>
      </w:r>
      <w:r w:rsidR="0078027C" w:rsidRPr="00EC54ED">
        <w:rPr>
          <w:sz w:val="24"/>
          <w:szCs w:val="24"/>
        </w:rPr>
        <w:t xml:space="preserve">User, Manager, Division, Study Stage, Study, Geography, Country, Site, Start Date, </w:t>
      </w:r>
      <w:r w:rsidR="00744973" w:rsidRPr="00EC54ED">
        <w:rPr>
          <w:sz w:val="24"/>
          <w:szCs w:val="24"/>
        </w:rPr>
        <w:t xml:space="preserve">and </w:t>
      </w:r>
      <w:r w:rsidR="0078027C" w:rsidRPr="00EC54ED">
        <w:rPr>
          <w:sz w:val="24"/>
          <w:szCs w:val="24"/>
        </w:rPr>
        <w:t>End Date</w:t>
      </w:r>
      <w:r w:rsidR="00744973" w:rsidRPr="00EC54ED">
        <w:rPr>
          <w:sz w:val="24"/>
          <w:szCs w:val="24"/>
        </w:rPr>
        <w:t xml:space="preserve">. (ADO PBI </w:t>
      </w:r>
      <w:r w:rsidR="00D24A3E" w:rsidRPr="00EC54ED">
        <w:rPr>
          <w:sz w:val="24"/>
          <w:szCs w:val="24"/>
        </w:rPr>
        <w:t>11800</w:t>
      </w:r>
      <w:r w:rsidR="00744973" w:rsidRPr="00EC54ED">
        <w:rPr>
          <w:sz w:val="24"/>
          <w:szCs w:val="24"/>
        </w:rPr>
        <w:t>.1)</w:t>
      </w:r>
    </w:p>
    <w:p w14:paraId="6408026B" w14:textId="57DEB249" w:rsidR="44F724DE" w:rsidRPr="00EC54ED" w:rsidRDefault="009802F2" w:rsidP="00883EB7">
      <w:pPr>
        <w:pStyle w:val="Heading4"/>
        <w:spacing w:line="259" w:lineRule="auto"/>
        <w:rPr>
          <w:sz w:val="24"/>
          <w:szCs w:val="24"/>
        </w:rPr>
      </w:pPr>
      <w:r w:rsidRPr="00EC54ED">
        <w:rPr>
          <w:sz w:val="24"/>
          <w:szCs w:val="24"/>
        </w:rPr>
        <w:t xml:space="preserve">The system shall provide </w:t>
      </w:r>
      <w:r w:rsidR="00737163" w:rsidRPr="00EC54ED">
        <w:rPr>
          <w:sz w:val="24"/>
          <w:szCs w:val="24"/>
        </w:rPr>
        <w:t xml:space="preserve">the ability for a user to select time zone for a monitoring visit; setting time zone shall </w:t>
      </w:r>
      <w:r w:rsidR="00B16428" w:rsidRPr="00EC54ED">
        <w:rPr>
          <w:sz w:val="24"/>
          <w:szCs w:val="24"/>
        </w:rPr>
        <w:t>statically be set any time a visit is scheduled so manual entry is not required each time.</w:t>
      </w:r>
      <w:r w:rsidR="0026342D" w:rsidRPr="00EC54ED">
        <w:rPr>
          <w:sz w:val="24"/>
          <w:szCs w:val="24"/>
        </w:rPr>
        <w:t xml:space="preserve"> (ADO PBI 11800.2)</w:t>
      </w:r>
    </w:p>
    <w:p w14:paraId="2D6E264F" w14:textId="3DC78020" w:rsidR="00202FAB" w:rsidRPr="00EC54ED" w:rsidRDefault="002938EA" w:rsidP="001B4D78">
      <w:pPr>
        <w:pStyle w:val="Heading4"/>
        <w:rPr>
          <w:sz w:val="24"/>
          <w:szCs w:val="24"/>
        </w:rPr>
      </w:pPr>
      <w:r w:rsidRPr="00EC54ED">
        <w:rPr>
          <w:sz w:val="24"/>
          <w:szCs w:val="24"/>
        </w:rPr>
        <w:t>The system shall</w:t>
      </w:r>
      <w:r w:rsidR="00202FAB" w:rsidRPr="00EC54ED">
        <w:rPr>
          <w:sz w:val="24"/>
          <w:szCs w:val="24"/>
        </w:rPr>
        <w:t xml:space="preserve"> provide the ability to launch the following options as applicable</w:t>
      </w:r>
      <w:r w:rsidR="0026342D" w:rsidRPr="00EC54ED">
        <w:rPr>
          <w:sz w:val="24"/>
          <w:szCs w:val="24"/>
        </w:rPr>
        <w:t xml:space="preserve"> (ADO PBI 11800.3)</w:t>
      </w:r>
      <w:r w:rsidR="00202FAB" w:rsidRPr="00EC54ED">
        <w:rPr>
          <w:sz w:val="24"/>
          <w:szCs w:val="24"/>
        </w:rPr>
        <w:t>:</w:t>
      </w:r>
    </w:p>
    <w:p w14:paraId="75C07000" w14:textId="77777777" w:rsidR="00202FAB" w:rsidRPr="00EC54ED" w:rsidRDefault="00202FAB" w:rsidP="001424B8">
      <w:pPr>
        <w:pStyle w:val="NormalBullet"/>
        <w:rPr>
          <w:sz w:val="24"/>
          <w:szCs w:val="24"/>
        </w:rPr>
      </w:pPr>
      <w:r w:rsidRPr="00EC54ED">
        <w:rPr>
          <w:sz w:val="24"/>
          <w:szCs w:val="24"/>
        </w:rPr>
        <w:t>Dashboard</w:t>
      </w:r>
    </w:p>
    <w:p w14:paraId="72959EE4" w14:textId="77777777" w:rsidR="00202FAB" w:rsidRPr="00EC54ED" w:rsidRDefault="00202FAB" w:rsidP="001424B8">
      <w:pPr>
        <w:pStyle w:val="NormalBullet"/>
        <w:rPr>
          <w:sz w:val="24"/>
          <w:szCs w:val="24"/>
        </w:rPr>
      </w:pPr>
      <w:r w:rsidRPr="00EC54ED">
        <w:rPr>
          <w:sz w:val="24"/>
          <w:szCs w:val="24"/>
        </w:rPr>
        <w:t>Activity Manager</w:t>
      </w:r>
    </w:p>
    <w:p w14:paraId="70FD8A6F" w14:textId="77777777" w:rsidR="00202FAB" w:rsidRPr="00EC54ED" w:rsidRDefault="00202FAB" w:rsidP="001424B8">
      <w:pPr>
        <w:pStyle w:val="NormalBullet"/>
        <w:rPr>
          <w:sz w:val="24"/>
          <w:szCs w:val="24"/>
        </w:rPr>
      </w:pPr>
      <w:r w:rsidRPr="00EC54ED">
        <w:rPr>
          <w:sz w:val="24"/>
          <w:szCs w:val="24"/>
        </w:rPr>
        <w:t>Findings Maintenance</w:t>
      </w:r>
    </w:p>
    <w:p w14:paraId="49B4BD09" w14:textId="77777777" w:rsidR="00202FAB" w:rsidRPr="00EC54ED" w:rsidRDefault="00202FAB" w:rsidP="001424B8">
      <w:pPr>
        <w:pStyle w:val="NormalBullet"/>
        <w:rPr>
          <w:sz w:val="24"/>
          <w:szCs w:val="24"/>
        </w:rPr>
      </w:pPr>
      <w:r w:rsidRPr="00EC54ED">
        <w:rPr>
          <w:sz w:val="24"/>
          <w:szCs w:val="24"/>
        </w:rPr>
        <w:t>Approval Hierarchy</w:t>
      </w:r>
    </w:p>
    <w:p w14:paraId="3438A411" w14:textId="4DD04D13" w:rsidR="007B1820" w:rsidRPr="00EC54ED" w:rsidRDefault="007B1820" w:rsidP="001424B8">
      <w:pPr>
        <w:pStyle w:val="NormalBullet"/>
        <w:rPr>
          <w:sz w:val="24"/>
          <w:szCs w:val="24"/>
        </w:rPr>
      </w:pPr>
      <w:r w:rsidRPr="00EC54ED">
        <w:rPr>
          <w:sz w:val="24"/>
          <w:szCs w:val="24"/>
        </w:rPr>
        <w:t>Setup Visit Frequency</w:t>
      </w:r>
    </w:p>
    <w:p w14:paraId="35C4CDB9" w14:textId="77777777" w:rsidR="00202FAB" w:rsidRPr="00EC54ED" w:rsidRDefault="00202FAB" w:rsidP="001424B8">
      <w:pPr>
        <w:pStyle w:val="NormalBullet"/>
        <w:rPr>
          <w:sz w:val="24"/>
          <w:szCs w:val="24"/>
        </w:rPr>
      </w:pPr>
      <w:r w:rsidRPr="00EC54ED">
        <w:rPr>
          <w:sz w:val="24"/>
          <w:szCs w:val="24"/>
        </w:rPr>
        <w:t>Report Questions</w:t>
      </w:r>
    </w:p>
    <w:p w14:paraId="4373BB9F" w14:textId="5BD923D0" w:rsidR="00202FAB" w:rsidRPr="00EC54ED" w:rsidRDefault="00202FAB" w:rsidP="001424B8">
      <w:pPr>
        <w:pStyle w:val="NormalBullet"/>
        <w:rPr>
          <w:sz w:val="24"/>
          <w:szCs w:val="24"/>
        </w:rPr>
      </w:pPr>
      <w:r w:rsidRPr="00EC54ED">
        <w:rPr>
          <w:sz w:val="24"/>
          <w:szCs w:val="24"/>
        </w:rPr>
        <w:t>Report Templates</w:t>
      </w:r>
    </w:p>
    <w:p w14:paraId="50BB8CAA" w14:textId="77777777" w:rsidR="005B2B9B" w:rsidRPr="00EC54ED" w:rsidRDefault="005B2B9B" w:rsidP="005B2B9B">
      <w:pPr>
        <w:rPr>
          <w:rFonts w:ascii="Arial" w:hAnsi="Arial" w:cs="Arial"/>
          <w:szCs w:val="24"/>
        </w:rPr>
      </w:pPr>
    </w:p>
    <w:p w14:paraId="66E9F95D" w14:textId="706E4D77" w:rsidR="00B263A0" w:rsidRPr="00EC54ED" w:rsidRDefault="00361926" w:rsidP="001B4D78">
      <w:pPr>
        <w:pStyle w:val="Heading3"/>
        <w:rPr>
          <w:sz w:val="24"/>
          <w:szCs w:val="24"/>
        </w:rPr>
      </w:pPr>
      <w:bookmarkStart w:id="43" w:name="_Toc194687850"/>
      <w:r w:rsidRPr="00EC54ED">
        <w:rPr>
          <w:sz w:val="24"/>
          <w:szCs w:val="24"/>
        </w:rPr>
        <w:t>Dashboard</w:t>
      </w:r>
      <w:bookmarkEnd w:id="43"/>
      <w:r w:rsidR="00E56DB5" w:rsidRPr="00EC54ED">
        <w:rPr>
          <w:sz w:val="24"/>
          <w:szCs w:val="24"/>
        </w:rPr>
        <w:t xml:space="preserve"> </w:t>
      </w:r>
    </w:p>
    <w:p w14:paraId="1CE1FB33" w14:textId="508D96ED" w:rsidR="00DE518D" w:rsidRPr="00EC54ED" w:rsidRDefault="00E36747" w:rsidP="001B4D78">
      <w:pPr>
        <w:pStyle w:val="Heading4"/>
        <w:rPr>
          <w:sz w:val="24"/>
          <w:szCs w:val="24"/>
        </w:rPr>
      </w:pPr>
      <w:r w:rsidRPr="00EC54ED">
        <w:rPr>
          <w:sz w:val="24"/>
          <w:szCs w:val="24"/>
        </w:rPr>
        <w:t xml:space="preserve">The </w:t>
      </w:r>
      <w:r w:rsidR="00764EBB" w:rsidRPr="00EC54ED">
        <w:rPr>
          <w:sz w:val="24"/>
          <w:szCs w:val="24"/>
        </w:rPr>
        <w:t xml:space="preserve">system </w:t>
      </w:r>
      <w:r w:rsidR="001478A8" w:rsidRPr="00EC54ED">
        <w:rPr>
          <w:sz w:val="24"/>
          <w:szCs w:val="24"/>
        </w:rPr>
        <w:t xml:space="preserve">dashboard </w:t>
      </w:r>
      <w:r w:rsidR="00764EBB" w:rsidRPr="00EC54ED">
        <w:rPr>
          <w:sz w:val="24"/>
          <w:szCs w:val="24"/>
        </w:rPr>
        <w:t xml:space="preserve">shall display </w:t>
      </w:r>
      <w:r w:rsidR="00D87235" w:rsidRPr="00EC54ED">
        <w:rPr>
          <w:sz w:val="24"/>
          <w:szCs w:val="24"/>
        </w:rPr>
        <w:t xml:space="preserve">an </w:t>
      </w:r>
      <w:r w:rsidR="00100F9A" w:rsidRPr="00EC54ED">
        <w:rPr>
          <w:sz w:val="24"/>
          <w:szCs w:val="24"/>
        </w:rPr>
        <w:t>“</w:t>
      </w:r>
      <w:r w:rsidR="00D87235" w:rsidRPr="00EC54ED">
        <w:rPr>
          <w:sz w:val="24"/>
          <w:szCs w:val="24"/>
        </w:rPr>
        <w:t>Activity Summary</w:t>
      </w:r>
      <w:r w:rsidR="00100F9A" w:rsidRPr="00EC54ED">
        <w:rPr>
          <w:sz w:val="24"/>
          <w:szCs w:val="24"/>
        </w:rPr>
        <w:t>”</w:t>
      </w:r>
      <w:r w:rsidR="00D87235" w:rsidRPr="00EC54ED">
        <w:rPr>
          <w:sz w:val="24"/>
          <w:szCs w:val="24"/>
        </w:rPr>
        <w:t xml:space="preserve"> providing </w:t>
      </w:r>
      <w:r w:rsidR="009E0788" w:rsidRPr="00EC54ED">
        <w:rPr>
          <w:sz w:val="24"/>
          <w:szCs w:val="24"/>
        </w:rPr>
        <w:t>a breakdown of activities</w:t>
      </w:r>
      <w:r w:rsidR="001478A8" w:rsidRPr="00EC54ED">
        <w:rPr>
          <w:sz w:val="24"/>
          <w:szCs w:val="24"/>
        </w:rPr>
        <w:t xml:space="preserve">, </w:t>
      </w:r>
      <w:r w:rsidR="00DB36B3" w:rsidRPr="00EC54ED">
        <w:rPr>
          <w:sz w:val="24"/>
          <w:szCs w:val="24"/>
        </w:rPr>
        <w:t xml:space="preserve">e.g., activities within </w:t>
      </w:r>
      <w:r w:rsidR="00D210E4" w:rsidRPr="00EC54ED">
        <w:rPr>
          <w:sz w:val="24"/>
          <w:szCs w:val="24"/>
        </w:rPr>
        <w:t xml:space="preserve">the </w:t>
      </w:r>
      <w:r w:rsidR="00DB36B3" w:rsidRPr="00EC54ED">
        <w:rPr>
          <w:sz w:val="24"/>
          <w:szCs w:val="24"/>
        </w:rPr>
        <w:t>past 4 months for select studies.</w:t>
      </w:r>
      <w:r w:rsidR="0026342D" w:rsidRPr="00EC54ED">
        <w:rPr>
          <w:sz w:val="24"/>
          <w:szCs w:val="24"/>
        </w:rPr>
        <w:t xml:space="preserve"> (ADO PBI </w:t>
      </w:r>
      <w:r w:rsidR="00B53B42" w:rsidRPr="00EC54ED">
        <w:rPr>
          <w:sz w:val="24"/>
          <w:szCs w:val="24"/>
        </w:rPr>
        <w:t>15277</w:t>
      </w:r>
      <w:r w:rsidR="0026342D" w:rsidRPr="00EC54ED">
        <w:rPr>
          <w:sz w:val="24"/>
          <w:szCs w:val="24"/>
        </w:rPr>
        <w:t>.1)</w:t>
      </w:r>
    </w:p>
    <w:p w14:paraId="069EB8BB" w14:textId="73C49AC7" w:rsidR="000A39D9" w:rsidRPr="00EC54ED" w:rsidRDefault="000A39D9" w:rsidP="001B4D78">
      <w:pPr>
        <w:pStyle w:val="Heading4"/>
        <w:rPr>
          <w:sz w:val="24"/>
          <w:szCs w:val="24"/>
        </w:rPr>
      </w:pPr>
      <w:r w:rsidRPr="00EC54ED">
        <w:rPr>
          <w:sz w:val="24"/>
          <w:szCs w:val="24"/>
        </w:rPr>
        <w:t xml:space="preserve">The </w:t>
      </w:r>
      <w:r w:rsidR="00DB36B3" w:rsidRPr="00EC54ED">
        <w:rPr>
          <w:sz w:val="24"/>
          <w:szCs w:val="24"/>
        </w:rPr>
        <w:t>system</w:t>
      </w:r>
      <w:r w:rsidR="001478A8" w:rsidRPr="00EC54ED">
        <w:rPr>
          <w:sz w:val="24"/>
          <w:szCs w:val="24"/>
        </w:rPr>
        <w:t xml:space="preserve"> dashboard</w:t>
      </w:r>
      <w:r w:rsidR="00DB36B3" w:rsidRPr="00EC54ED">
        <w:rPr>
          <w:sz w:val="24"/>
          <w:szCs w:val="24"/>
        </w:rPr>
        <w:t xml:space="preserve"> </w:t>
      </w:r>
      <w:r w:rsidRPr="00EC54ED">
        <w:rPr>
          <w:sz w:val="24"/>
          <w:szCs w:val="24"/>
        </w:rPr>
        <w:t xml:space="preserve">shall display </w:t>
      </w:r>
      <w:r w:rsidR="00100F9A" w:rsidRPr="00EC54ED">
        <w:rPr>
          <w:sz w:val="24"/>
          <w:szCs w:val="24"/>
        </w:rPr>
        <w:t xml:space="preserve">“Monitoring Visits by Study” </w:t>
      </w:r>
      <w:r w:rsidR="003A53D1" w:rsidRPr="00EC54ED">
        <w:rPr>
          <w:sz w:val="24"/>
          <w:szCs w:val="24"/>
        </w:rPr>
        <w:t xml:space="preserve">with </w:t>
      </w:r>
      <w:r w:rsidRPr="00EC54ED">
        <w:rPr>
          <w:sz w:val="24"/>
          <w:szCs w:val="24"/>
        </w:rPr>
        <w:t xml:space="preserve">all monitoring visits broken down by type (Site Initiation, Periodic, Close Out) </w:t>
      </w:r>
      <w:r w:rsidR="003A53D1" w:rsidRPr="00EC54ED">
        <w:rPr>
          <w:sz w:val="24"/>
          <w:szCs w:val="24"/>
        </w:rPr>
        <w:t xml:space="preserve">and </w:t>
      </w:r>
      <w:r w:rsidRPr="00EC54ED">
        <w:rPr>
          <w:sz w:val="24"/>
          <w:szCs w:val="24"/>
        </w:rPr>
        <w:t>study</w:t>
      </w:r>
      <w:r w:rsidR="003A53D1" w:rsidRPr="00EC54ED">
        <w:rPr>
          <w:sz w:val="24"/>
          <w:szCs w:val="24"/>
        </w:rPr>
        <w:t xml:space="preserve">, e.g., </w:t>
      </w:r>
      <w:r w:rsidR="000D1C0D" w:rsidRPr="00EC54ED">
        <w:rPr>
          <w:sz w:val="24"/>
          <w:szCs w:val="24"/>
        </w:rPr>
        <w:t>monitoring visit</w:t>
      </w:r>
      <w:r w:rsidR="00D02207" w:rsidRPr="00EC54ED">
        <w:rPr>
          <w:sz w:val="24"/>
          <w:szCs w:val="24"/>
        </w:rPr>
        <w:t xml:space="preserve">s within </w:t>
      </w:r>
      <w:r w:rsidR="00D210E4" w:rsidRPr="00EC54ED">
        <w:rPr>
          <w:sz w:val="24"/>
          <w:szCs w:val="24"/>
        </w:rPr>
        <w:t xml:space="preserve">the </w:t>
      </w:r>
      <w:r w:rsidR="00D02207" w:rsidRPr="00EC54ED">
        <w:rPr>
          <w:sz w:val="24"/>
          <w:szCs w:val="24"/>
        </w:rPr>
        <w:t>past 4 months for select studies</w:t>
      </w:r>
      <w:r w:rsidRPr="00EC54ED">
        <w:rPr>
          <w:sz w:val="24"/>
          <w:szCs w:val="24"/>
        </w:rPr>
        <w:t>.</w:t>
      </w:r>
      <w:r w:rsidR="00B53B42" w:rsidRPr="00EC54ED">
        <w:rPr>
          <w:sz w:val="24"/>
          <w:szCs w:val="24"/>
        </w:rPr>
        <w:t xml:space="preserve"> (ADO PBI 15277.2)</w:t>
      </w:r>
    </w:p>
    <w:p w14:paraId="0470F190" w14:textId="68964C34" w:rsidR="000273FB" w:rsidRPr="00EC54ED" w:rsidRDefault="00646895" w:rsidP="001B4D78">
      <w:pPr>
        <w:pStyle w:val="Heading4"/>
        <w:rPr>
          <w:sz w:val="24"/>
          <w:szCs w:val="24"/>
        </w:rPr>
      </w:pPr>
      <w:r w:rsidRPr="00EC54ED">
        <w:rPr>
          <w:sz w:val="24"/>
          <w:szCs w:val="24"/>
        </w:rPr>
        <w:t xml:space="preserve">The </w:t>
      </w:r>
      <w:r w:rsidR="00F73B7A" w:rsidRPr="00EC54ED">
        <w:rPr>
          <w:sz w:val="24"/>
          <w:szCs w:val="24"/>
        </w:rPr>
        <w:t>system</w:t>
      </w:r>
      <w:r w:rsidRPr="00EC54ED">
        <w:rPr>
          <w:sz w:val="24"/>
          <w:szCs w:val="24"/>
        </w:rPr>
        <w:t xml:space="preserve"> shall display </w:t>
      </w:r>
      <w:r w:rsidR="00A817D1" w:rsidRPr="00EC54ED">
        <w:rPr>
          <w:sz w:val="24"/>
          <w:szCs w:val="24"/>
        </w:rPr>
        <w:t xml:space="preserve">a list of Upcoming and Scheduled Monitoring Visits, </w:t>
      </w:r>
      <w:r w:rsidR="002B3899" w:rsidRPr="00EC54ED">
        <w:rPr>
          <w:sz w:val="24"/>
          <w:szCs w:val="24"/>
        </w:rPr>
        <w:t>including</w:t>
      </w:r>
      <w:r w:rsidRPr="00EC54ED">
        <w:rPr>
          <w:sz w:val="24"/>
          <w:szCs w:val="24"/>
        </w:rPr>
        <w:t xml:space="preserve"> all open monitoring visits</w:t>
      </w:r>
      <w:r w:rsidR="00357C0D" w:rsidRPr="00EC54ED">
        <w:rPr>
          <w:sz w:val="24"/>
          <w:szCs w:val="24"/>
        </w:rPr>
        <w:t>. The list shall include</w:t>
      </w:r>
      <w:r w:rsidR="004038E8" w:rsidRPr="00EC54ED">
        <w:rPr>
          <w:sz w:val="24"/>
          <w:szCs w:val="24"/>
        </w:rPr>
        <w:t xml:space="preserve"> details such </w:t>
      </w:r>
      <w:r w:rsidR="00D74DD7" w:rsidRPr="00EC54ED">
        <w:rPr>
          <w:sz w:val="24"/>
          <w:szCs w:val="24"/>
        </w:rPr>
        <w:t>as visit date, study, site, site status, monitor, visit type, visit status, and visit id.</w:t>
      </w:r>
      <w:r w:rsidR="00B53B42" w:rsidRPr="00EC54ED">
        <w:rPr>
          <w:sz w:val="24"/>
          <w:szCs w:val="24"/>
        </w:rPr>
        <w:t xml:space="preserve"> (ADO PBI 15277.3)</w:t>
      </w:r>
    </w:p>
    <w:p w14:paraId="12219D53" w14:textId="3776D5E3" w:rsidR="000A39D9" w:rsidRPr="00EC54ED" w:rsidRDefault="00F73B7A" w:rsidP="001B4D78">
      <w:pPr>
        <w:pStyle w:val="Heading4"/>
        <w:rPr>
          <w:sz w:val="24"/>
          <w:szCs w:val="24"/>
        </w:rPr>
      </w:pPr>
      <w:r w:rsidRPr="00EC54ED">
        <w:rPr>
          <w:sz w:val="24"/>
          <w:szCs w:val="24"/>
        </w:rPr>
        <w:t>Th</w:t>
      </w:r>
      <w:r w:rsidR="00A817D1" w:rsidRPr="00EC54ED">
        <w:rPr>
          <w:sz w:val="24"/>
          <w:szCs w:val="24"/>
        </w:rPr>
        <w:t xml:space="preserve">e system shall provide the option to </w:t>
      </w:r>
      <w:r w:rsidR="00D74DD7" w:rsidRPr="00EC54ED">
        <w:rPr>
          <w:sz w:val="24"/>
          <w:szCs w:val="24"/>
        </w:rPr>
        <w:t>enter, view, copy, revert, or delete a monitoring visit.</w:t>
      </w:r>
      <w:r w:rsidR="00B53B42" w:rsidRPr="00EC54ED">
        <w:rPr>
          <w:sz w:val="24"/>
          <w:szCs w:val="24"/>
        </w:rPr>
        <w:t xml:space="preserve"> (ADO PBI 15277.4)</w:t>
      </w:r>
    </w:p>
    <w:p w14:paraId="6E4B5B57" w14:textId="3E744CEA" w:rsidR="00706EE8" w:rsidRPr="00EC54ED" w:rsidRDefault="00AB6FD7" w:rsidP="001B4D78">
      <w:pPr>
        <w:pStyle w:val="Heading4"/>
        <w:rPr>
          <w:sz w:val="24"/>
          <w:szCs w:val="24"/>
        </w:rPr>
      </w:pPr>
      <w:r w:rsidRPr="00EC54ED">
        <w:rPr>
          <w:sz w:val="24"/>
          <w:szCs w:val="24"/>
        </w:rPr>
        <w:t xml:space="preserve">The system shall display a list of </w:t>
      </w:r>
      <w:r w:rsidR="00706EE8" w:rsidRPr="00EC54ED">
        <w:rPr>
          <w:sz w:val="24"/>
          <w:szCs w:val="24"/>
        </w:rPr>
        <w:t xml:space="preserve">the first periodic monitoring visits needing to be scheduled </w:t>
      </w:r>
      <w:r w:rsidR="008C4069" w:rsidRPr="00EC54ED">
        <w:rPr>
          <w:sz w:val="24"/>
          <w:szCs w:val="24"/>
        </w:rPr>
        <w:t>with</w:t>
      </w:r>
      <w:r w:rsidR="00684767" w:rsidRPr="00EC54ED">
        <w:rPr>
          <w:sz w:val="24"/>
          <w:szCs w:val="24"/>
        </w:rPr>
        <w:t xml:space="preserve">in the next 180 days. </w:t>
      </w:r>
      <w:r w:rsidR="008C4069" w:rsidRPr="00EC54ED">
        <w:rPr>
          <w:sz w:val="24"/>
          <w:szCs w:val="24"/>
        </w:rPr>
        <w:t xml:space="preserve">The list shall include </w:t>
      </w:r>
      <w:r w:rsidR="00D74DD7" w:rsidRPr="00EC54ED">
        <w:rPr>
          <w:sz w:val="24"/>
          <w:szCs w:val="24"/>
        </w:rPr>
        <w:t xml:space="preserve">details such as </w:t>
      </w:r>
      <w:r w:rsidR="001478A8" w:rsidRPr="00EC54ED">
        <w:rPr>
          <w:sz w:val="24"/>
          <w:szCs w:val="24"/>
        </w:rPr>
        <w:t xml:space="preserve">the </w:t>
      </w:r>
      <w:r w:rsidR="00D74DD7" w:rsidRPr="00EC54ED">
        <w:rPr>
          <w:sz w:val="24"/>
          <w:szCs w:val="24"/>
        </w:rPr>
        <w:t>study, site, site status, monitor, monitoring trigger date</w:t>
      </w:r>
      <w:r w:rsidR="00A8641D" w:rsidRPr="00EC54ED">
        <w:rPr>
          <w:sz w:val="24"/>
          <w:szCs w:val="24"/>
        </w:rPr>
        <w:t>,</w:t>
      </w:r>
      <w:r w:rsidR="007C106C" w:rsidRPr="00EC54ED">
        <w:rPr>
          <w:sz w:val="24"/>
          <w:szCs w:val="24"/>
        </w:rPr>
        <w:t xml:space="preserve"> and </w:t>
      </w:r>
      <w:r w:rsidR="001478A8" w:rsidRPr="00EC54ED">
        <w:rPr>
          <w:sz w:val="24"/>
          <w:szCs w:val="24"/>
        </w:rPr>
        <w:t xml:space="preserve">the number of </w:t>
      </w:r>
      <w:r w:rsidR="007C106C" w:rsidRPr="00EC54ED">
        <w:rPr>
          <w:sz w:val="24"/>
          <w:szCs w:val="24"/>
        </w:rPr>
        <w:t xml:space="preserve">days past </w:t>
      </w:r>
      <w:r w:rsidR="006A134E" w:rsidRPr="00EC54ED">
        <w:rPr>
          <w:sz w:val="24"/>
          <w:szCs w:val="24"/>
        </w:rPr>
        <w:t>the expected first PMV due date</w:t>
      </w:r>
      <w:r w:rsidR="00D74DD7" w:rsidRPr="00EC54ED">
        <w:rPr>
          <w:sz w:val="24"/>
          <w:szCs w:val="24"/>
        </w:rPr>
        <w:t>.</w:t>
      </w:r>
      <w:r w:rsidR="00B53B42" w:rsidRPr="00EC54ED">
        <w:rPr>
          <w:sz w:val="24"/>
          <w:szCs w:val="24"/>
        </w:rPr>
        <w:t xml:space="preserve"> (ADO PBI 15277.5)</w:t>
      </w:r>
    </w:p>
    <w:p w14:paraId="4540C64F" w14:textId="03DF765C" w:rsidR="00F23CDA" w:rsidRPr="00EC54ED" w:rsidRDefault="00295C12" w:rsidP="001B4D78">
      <w:pPr>
        <w:pStyle w:val="Heading4"/>
        <w:rPr>
          <w:sz w:val="24"/>
          <w:szCs w:val="24"/>
        </w:rPr>
      </w:pPr>
      <w:r w:rsidRPr="00EC54ED">
        <w:rPr>
          <w:sz w:val="24"/>
          <w:szCs w:val="24"/>
        </w:rPr>
        <w:t xml:space="preserve">The system shall display </w:t>
      </w:r>
      <w:r w:rsidR="003055E2" w:rsidRPr="00EC54ED">
        <w:rPr>
          <w:sz w:val="24"/>
          <w:szCs w:val="24"/>
        </w:rPr>
        <w:t xml:space="preserve">subsequent visits due for sites that do not have a scheduled monitoring visit </w:t>
      </w:r>
      <w:r w:rsidR="00997347" w:rsidRPr="00EC54ED">
        <w:rPr>
          <w:sz w:val="24"/>
          <w:szCs w:val="24"/>
        </w:rPr>
        <w:t>within the selected frequency</w:t>
      </w:r>
      <w:r w:rsidR="0043149A" w:rsidRPr="00EC54ED">
        <w:rPr>
          <w:sz w:val="24"/>
          <w:szCs w:val="24"/>
        </w:rPr>
        <w:t xml:space="preserve"> and are due within the next 90 days</w:t>
      </w:r>
      <w:r w:rsidR="00D57D93" w:rsidRPr="00EC54ED">
        <w:rPr>
          <w:sz w:val="24"/>
          <w:szCs w:val="24"/>
        </w:rPr>
        <w:t>. The list shall include details such as the study, site, site status, monitor, monitoring trigger date, and the number of days lapsed</w:t>
      </w:r>
      <w:r w:rsidR="00F23CDA" w:rsidRPr="00EC54ED">
        <w:rPr>
          <w:sz w:val="24"/>
          <w:szCs w:val="24"/>
        </w:rPr>
        <w:t xml:space="preserve"> since the last monitoring visit</w:t>
      </w:r>
      <w:r w:rsidR="001C1CA4" w:rsidRPr="00EC54ED">
        <w:rPr>
          <w:sz w:val="24"/>
          <w:szCs w:val="24"/>
        </w:rPr>
        <w:t>. (ADO PBI 15277.6)</w:t>
      </w:r>
    </w:p>
    <w:p w14:paraId="3225E804" w14:textId="0FFDA267" w:rsidR="002576CB" w:rsidRPr="00EC54ED" w:rsidRDefault="001E3FF2" w:rsidP="001B4D78">
      <w:pPr>
        <w:pStyle w:val="Heading4"/>
        <w:rPr>
          <w:sz w:val="24"/>
          <w:szCs w:val="24"/>
        </w:rPr>
      </w:pPr>
      <w:r w:rsidRPr="00EC54ED">
        <w:rPr>
          <w:sz w:val="24"/>
          <w:szCs w:val="24"/>
        </w:rPr>
        <w:lastRenderedPageBreak/>
        <w:t xml:space="preserve">The system shall provide the option to create a monitoring visit for a </w:t>
      </w:r>
      <w:r w:rsidR="29B31B5C" w:rsidRPr="00EC54ED">
        <w:rPr>
          <w:sz w:val="24"/>
          <w:szCs w:val="24"/>
        </w:rPr>
        <w:t>study/</w:t>
      </w:r>
      <w:r w:rsidRPr="00EC54ED">
        <w:rPr>
          <w:sz w:val="24"/>
          <w:szCs w:val="24"/>
        </w:rPr>
        <w:t xml:space="preserve">site listed </w:t>
      </w:r>
      <w:r w:rsidR="00B8227B" w:rsidRPr="00EC54ED">
        <w:rPr>
          <w:sz w:val="24"/>
          <w:szCs w:val="24"/>
        </w:rPr>
        <w:t>as a</w:t>
      </w:r>
      <w:r w:rsidRPr="00EC54ED">
        <w:rPr>
          <w:sz w:val="24"/>
          <w:szCs w:val="24"/>
        </w:rPr>
        <w:t xml:space="preserve"> </w:t>
      </w:r>
      <w:r w:rsidR="2574C2ED" w:rsidRPr="00EC54ED">
        <w:rPr>
          <w:sz w:val="24"/>
          <w:szCs w:val="24"/>
        </w:rPr>
        <w:t xml:space="preserve">“Due First PMVs” or </w:t>
      </w:r>
      <w:r w:rsidR="009454A6" w:rsidRPr="00EC54ED">
        <w:rPr>
          <w:sz w:val="24"/>
          <w:szCs w:val="24"/>
        </w:rPr>
        <w:t>“</w:t>
      </w:r>
      <w:r w:rsidR="2EA6DC57" w:rsidRPr="00EC54ED">
        <w:rPr>
          <w:sz w:val="24"/>
          <w:szCs w:val="24"/>
        </w:rPr>
        <w:t>D</w:t>
      </w:r>
      <w:r w:rsidRPr="00EC54ED">
        <w:rPr>
          <w:sz w:val="24"/>
          <w:szCs w:val="24"/>
        </w:rPr>
        <w:t xml:space="preserve">ue </w:t>
      </w:r>
      <w:r w:rsidR="30C4B135" w:rsidRPr="00EC54ED">
        <w:rPr>
          <w:sz w:val="24"/>
          <w:szCs w:val="24"/>
        </w:rPr>
        <w:t>S</w:t>
      </w:r>
      <w:r w:rsidRPr="00EC54ED">
        <w:rPr>
          <w:sz w:val="24"/>
          <w:szCs w:val="24"/>
        </w:rPr>
        <w:t xml:space="preserve">ubsequent </w:t>
      </w:r>
      <w:r w:rsidR="35D9D604" w:rsidRPr="00EC54ED">
        <w:rPr>
          <w:sz w:val="24"/>
          <w:szCs w:val="24"/>
        </w:rPr>
        <w:t>V</w:t>
      </w:r>
      <w:r w:rsidRPr="00EC54ED">
        <w:rPr>
          <w:sz w:val="24"/>
          <w:szCs w:val="24"/>
        </w:rPr>
        <w:t>isit</w:t>
      </w:r>
      <w:r w:rsidR="2C038EE7" w:rsidRPr="00EC54ED">
        <w:rPr>
          <w:sz w:val="24"/>
          <w:szCs w:val="24"/>
        </w:rPr>
        <w:t>s</w:t>
      </w:r>
      <w:r w:rsidR="00247F6A" w:rsidRPr="00EC54ED">
        <w:rPr>
          <w:sz w:val="24"/>
          <w:szCs w:val="24"/>
        </w:rPr>
        <w:t>.”</w:t>
      </w:r>
      <w:r w:rsidR="001C1CA4" w:rsidRPr="00EC54ED">
        <w:rPr>
          <w:sz w:val="24"/>
          <w:szCs w:val="24"/>
        </w:rPr>
        <w:t xml:space="preserve"> (ADO PBI 15277.7)</w:t>
      </w:r>
    </w:p>
    <w:p w14:paraId="0746E4B1" w14:textId="1DDAB226" w:rsidR="00A8641D" w:rsidRPr="00EC54ED" w:rsidRDefault="002576CB" w:rsidP="001B4D78">
      <w:pPr>
        <w:pStyle w:val="Heading4"/>
        <w:rPr>
          <w:sz w:val="24"/>
          <w:szCs w:val="24"/>
        </w:rPr>
      </w:pPr>
      <w:r w:rsidRPr="00EC54ED">
        <w:rPr>
          <w:sz w:val="24"/>
          <w:szCs w:val="24"/>
        </w:rPr>
        <w:t xml:space="preserve">The system shall display </w:t>
      </w:r>
      <w:r w:rsidR="00C24EC1" w:rsidRPr="00EC54ED">
        <w:rPr>
          <w:sz w:val="24"/>
          <w:szCs w:val="24"/>
        </w:rPr>
        <w:t xml:space="preserve">a list of </w:t>
      </w:r>
      <w:r w:rsidR="00A8641D" w:rsidRPr="00EC54ED">
        <w:rPr>
          <w:sz w:val="24"/>
          <w:szCs w:val="24"/>
        </w:rPr>
        <w:t>active non-monitoring visit activities</w:t>
      </w:r>
      <w:r w:rsidR="00BF481D" w:rsidRPr="00EC54ED">
        <w:rPr>
          <w:sz w:val="24"/>
          <w:szCs w:val="24"/>
        </w:rPr>
        <w:t xml:space="preserve">. The list shall include details such as activity date, activity type, </w:t>
      </w:r>
      <w:r w:rsidR="00A8641D" w:rsidRPr="00EC54ED">
        <w:rPr>
          <w:sz w:val="24"/>
          <w:szCs w:val="24"/>
        </w:rPr>
        <w:t>study, site, and monitor.</w:t>
      </w:r>
      <w:r w:rsidR="001C1CA4" w:rsidRPr="00EC54ED">
        <w:rPr>
          <w:sz w:val="24"/>
          <w:szCs w:val="24"/>
        </w:rPr>
        <w:t xml:space="preserve"> (ADO PBI 15277.8)</w:t>
      </w:r>
    </w:p>
    <w:p w14:paraId="636B999F" w14:textId="3AF65996" w:rsidR="00430721" w:rsidRPr="00EC54ED" w:rsidRDefault="00430721" w:rsidP="001B4D78">
      <w:pPr>
        <w:pStyle w:val="Heading4"/>
        <w:rPr>
          <w:sz w:val="24"/>
          <w:szCs w:val="24"/>
        </w:rPr>
      </w:pPr>
      <w:r w:rsidRPr="00EC54ED">
        <w:rPr>
          <w:sz w:val="24"/>
          <w:szCs w:val="24"/>
        </w:rPr>
        <w:t xml:space="preserve">The </w:t>
      </w:r>
      <w:r w:rsidR="002576CB" w:rsidRPr="00EC54ED">
        <w:rPr>
          <w:sz w:val="24"/>
          <w:szCs w:val="24"/>
        </w:rPr>
        <w:t xml:space="preserve">system </w:t>
      </w:r>
      <w:r w:rsidRPr="00EC54ED">
        <w:rPr>
          <w:sz w:val="24"/>
          <w:szCs w:val="24"/>
        </w:rPr>
        <w:t xml:space="preserve">shall display </w:t>
      </w:r>
      <w:r w:rsidR="002576CB" w:rsidRPr="00EC54ED">
        <w:rPr>
          <w:sz w:val="24"/>
          <w:szCs w:val="24"/>
        </w:rPr>
        <w:t xml:space="preserve">a list of </w:t>
      </w:r>
      <w:r w:rsidR="00AA050C" w:rsidRPr="00EC54ED">
        <w:rPr>
          <w:sz w:val="24"/>
          <w:szCs w:val="24"/>
        </w:rPr>
        <w:t xml:space="preserve">closed </w:t>
      </w:r>
      <w:r w:rsidRPr="00EC54ED">
        <w:rPr>
          <w:sz w:val="24"/>
          <w:szCs w:val="24"/>
        </w:rPr>
        <w:t>monitoring visits.</w:t>
      </w:r>
      <w:r w:rsidR="002576CB" w:rsidRPr="00EC54ED">
        <w:rPr>
          <w:sz w:val="24"/>
          <w:szCs w:val="24"/>
        </w:rPr>
        <w:t xml:space="preserve"> The list shall include details such as visit date, study, site, </w:t>
      </w:r>
      <w:r w:rsidR="00C24EC1" w:rsidRPr="00EC54ED">
        <w:rPr>
          <w:sz w:val="24"/>
          <w:szCs w:val="24"/>
        </w:rPr>
        <w:t>visit type, visit status, and visit id.</w:t>
      </w:r>
      <w:r w:rsidR="001C1CA4" w:rsidRPr="00EC54ED">
        <w:rPr>
          <w:sz w:val="24"/>
          <w:szCs w:val="24"/>
        </w:rPr>
        <w:t xml:space="preserve"> (ADO PBI 15277.9)</w:t>
      </w:r>
    </w:p>
    <w:p w14:paraId="3D68B7BA" w14:textId="77777777" w:rsidR="0099496D" w:rsidRPr="00EC54ED" w:rsidRDefault="0099496D" w:rsidP="005B2B9B">
      <w:pPr>
        <w:ind w:left="2520"/>
        <w:rPr>
          <w:rFonts w:ascii="Arial" w:hAnsi="Arial" w:cs="Arial"/>
          <w:szCs w:val="24"/>
        </w:rPr>
      </w:pPr>
    </w:p>
    <w:p w14:paraId="6E9C9617" w14:textId="529EC8F6" w:rsidR="00361926" w:rsidRPr="00EC54ED" w:rsidRDefault="00361926" w:rsidP="001B4D78">
      <w:pPr>
        <w:pStyle w:val="Heading3"/>
        <w:rPr>
          <w:sz w:val="24"/>
          <w:szCs w:val="24"/>
        </w:rPr>
      </w:pPr>
      <w:bookmarkStart w:id="44" w:name="_Toc194687851"/>
      <w:r w:rsidRPr="00EC54ED">
        <w:rPr>
          <w:sz w:val="24"/>
          <w:szCs w:val="24"/>
        </w:rPr>
        <w:t>Activity Manager</w:t>
      </w:r>
      <w:bookmarkEnd w:id="44"/>
      <w:r w:rsidR="00E56DB5" w:rsidRPr="00EC54ED">
        <w:rPr>
          <w:sz w:val="24"/>
          <w:szCs w:val="24"/>
        </w:rPr>
        <w:t xml:space="preserve"> </w:t>
      </w:r>
    </w:p>
    <w:p w14:paraId="491411AE" w14:textId="180E6C2D" w:rsidR="009C4650" w:rsidRPr="00EC54ED" w:rsidRDefault="00DD47F5" w:rsidP="001B4D78">
      <w:pPr>
        <w:pStyle w:val="Heading4"/>
        <w:rPr>
          <w:sz w:val="24"/>
          <w:szCs w:val="24"/>
        </w:rPr>
      </w:pPr>
      <w:r w:rsidRPr="00EC54ED">
        <w:rPr>
          <w:sz w:val="24"/>
          <w:szCs w:val="24"/>
        </w:rPr>
        <w:t xml:space="preserve">The </w:t>
      </w:r>
      <w:r w:rsidR="0009426A" w:rsidRPr="00EC54ED">
        <w:rPr>
          <w:sz w:val="24"/>
          <w:szCs w:val="24"/>
        </w:rPr>
        <w:t xml:space="preserve">system </w:t>
      </w:r>
      <w:r w:rsidRPr="00EC54ED">
        <w:rPr>
          <w:sz w:val="24"/>
          <w:szCs w:val="24"/>
        </w:rPr>
        <w:t>shall provide the ability to create, update</w:t>
      </w:r>
      <w:r w:rsidR="00692A6D" w:rsidRPr="00EC54ED">
        <w:rPr>
          <w:sz w:val="24"/>
          <w:szCs w:val="24"/>
        </w:rPr>
        <w:t>,</w:t>
      </w:r>
      <w:r w:rsidRPr="00EC54ED">
        <w:rPr>
          <w:sz w:val="24"/>
          <w:szCs w:val="24"/>
        </w:rPr>
        <w:t xml:space="preserve"> and delet</w:t>
      </w:r>
      <w:r w:rsidR="0009426A" w:rsidRPr="00EC54ED">
        <w:rPr>
          <w:sz w:val="24"/>
          <w:szCs w:val="24"/>
        </w:rPr>
        <w:t>e monitoring activities</w:t>
      </w:r>
      <w:r w:rsidR="005664C2" w:rsidRPr="00EC54ED">
        <w:rPr>
          <w:sz w:val="24"/>
          <w:szCs w:val="24"/>
        </w:rPr>
        <w:t xml:space="preserve">. </w:t>
      </w:r>
      <w:r w:rsidR="005B6364" w:rsidRPr="00EC54ED">
        <w:rPr>
          <w:sz w:val="24"/>
          <w:szCs w:val="24"/>
        </w:rPr>
        <w:t>Mandatory d</w:t>
      </w:r>
      <w:r w:rsidR="005664C2" w:rsidRPr="00EC54ED">
        <w:rPr>
          <w:sz w:val="24"/>
          <w:szCs w:val="24"/>
        </w:rPr>
        <w:t xml:space="preserve">etails for activities </w:t>
      </w:r>
      <w:r w:rsidR="7036C058" w:rsidRPr="7BBE70BB">
        <w:rPr>
          <w:sz w:val="24"/>
          <w:szCs w:val="24"/>
        </w:rPr>
        <w:t xml:space="preserve">shall </w:t>
      </w:r>
      <w:r w:rsidR="005664C2" w:rsidRPr="00EC54ED">
        <w:rPr>
          <w:sz w:val="24"/>
          <w:szCs w:val="24"/>
        </w:rPr>
        <w:t xml:space="preserve">include the activity type, person, study, site, time zone, visit method, start date, start time, </w:t>
      </w:r>
      <w:r w:rsidR="007B7D41" w:rsidRPr="00EC54ED">
        <w:rPr>
          <w:sz w:val="24"/>
          <w:szCs w:val="24"/>
        </w:rPr>
        <w:t xml:space="preserve">and </w:t>
      </w:r>
      <w:r w:rsidR="005664C2" w:rsidRPr="00EC54ED">
        <w:rPr>
          <w:sz w:val="24"/>
          <w:szCs w:val="24"/>
        </w:rPr>
        <w:t>end time</w:t>
      </w:r>
      <w:r w:rsidR="0009426A" w:rsidRPr="00EC54ED">
        <w:rPr>
          <w:sz w:val="24"/>
          <w:szCs w:val="24"/>
        </w:rPr>
        <w:t>.</w:t>
      </w:r>
      <w:r w:rsidR="005B6364" w:rsidRPr="00EC54ED">
        <w:rPr>
          <w:sz w:val="24"/>
          <w:szCs w:val="24"/>
        </w:rPr>
        <w:t xml:space="preserve"> An optional comment can be provided.</w:t>
      </w:r>
      <w:r w:rsidR="00CA46D8" w:rsidRPr="00EC54ED">
        <w:rPr>
          <w:sz w:val="24"/>
          <w:szCs w:val="24"/>
        </w:rPr>
        <w:t xml:space="preserve"> (ADO PBI 1527</w:t>
      </w:r>
      <w:r w:rsidR="007C03F5" w:rsidRPr="00EC54ED">
        <w:rPr>
          <w:sz w:val="24"/>
          <w:szCs w:val="24"/>
        </w:rPr>
        <w:t>8</w:t>
      </w:r>
      <w:r w:rsidR="00CA46D8" w:rsidRPr="00EC54ED">
        <w:rPr>
          <w:sz w:val="24"/>
          <w:szCs w:val="24"/>
        </w:rPr>
        <w:t>.1)</w:t>
      </w:r>
    </w:p>
    <w:p w14:paraId="4ADF765B" w14:textId="3CBFD67B" w:rsidR="009C4650" w:rsidRPr="00EC54ED" w:rsidRDefault="009C4650" w:rsidP="001B4D78">
      <w:pPr>
        <w:pStyle w:val="Heading4"/>
        <w:rPr>
          <w:sz w:val="24"/>
          <w:szCs w:val="24"/>
        </w:rPr>
      </w:pPr>
      <w:r w:rsidRPr="00EC54ED">
        <w:rPr>
          <w:sz w:val="24"/>
          <w:szCs w:val="24"/>
        </w:rPr>
        <w:t xml:space="preserve">The system shall provide the ability to update and delete a monitoring visit until it reaches Manager Review status. </w:t>
      </w:r>
      <w:r w:rsidR="005B6364" w:rsidRPr="00EC54ED">
        <w:rPr>
          <w:sz w:val="24"/>
          <w:szCs w:val="24"/>
        </w:rPr>
        <w:t>Mandatory d</w:t>
      </w:r>
      <w:r w:rsidRPr="00EC54ED">
        <w:rPr>
          <w:sz w:val="24"/>
          <w:szCs w:val="24"/>
        </w:rPr>
        <w:t xml:space="preserve">etails for monitoring visits </w:t>
      </w:r>
      <w:r w:rsidR="4B9EFAC4" w:rsidRPr="7BBE70BB">
        <w:rPr>
          <w:sz w:val="24"/>
          <w:szCs w:val="24"/>
        </w:rPr>
        <w:t xml:space="preserve">shall </w:t>
      </w:r>
      <w:r w:rsidRPr="00EC54ED">
        <w:rPr>
          <w:sz w:val="24"/>
          <w:szCs w:val="24"/>
        </w:rPr>
        <w:t xml:space="preserve">include the activity type, visit type, primary monitor, secondary monitor, study, site, site contact, </w:t>
      </w:r>
      <w:r w:rsidR="005B6364" w:rsidRPr="00EC54ED">
        <w:rPr>
          <w:sz w:val="24"/>
          <w:szCs w:val="24"/>
        </w:rPr>
        <w:t>risk-based</w:t>
      </w:r>
      <w:r w:rsidRPr="00EC54ED">
        <w:rPr>
          <w:sz w:val="24"/>
          <w:szCs w:val="24"/>
        </w:rPr>
        <w:t xml:space="preserve"> monitoring assessment date</w:t>
      </w:r>
      <w:r w:rsidR="0127FB38" w:rsidRPr="00EC54ED">
        <w:rPr>
          <w:sz w:val="24"/>
          <w:szCs w:val="24"/>
        </w:rPr>
        <w:t xml:space="preserve"> (as applicable)</w:t>
      </w:r>
      <w:r w:rsidRPr="00EC54ED">
        <w:rPr>
          <w:sz w:val="24"/>
          <w:szCs w:val="24"/>
        </w:rPr>
        <w:t>, time zone, comments, visit method, start date, start time, and end time</w:t>
      </w:r>
      <w:r w:rsidR="005B6364" w:rsidRPr="00EC54ED">
        <w:rPr>
          <w:sz w:val="24"/>
          <w:szCs w:val="24"/>
        </w:rPr>
        <w:t xml:space="preserve">. </w:t>
      </w:r>
      <w:r w:rsidR="005844AB" w:rsidRPr="00EC54ED">
        <w:rPr>
          <w:sz w:val="24"/>
          <w:szCs w:val="24"/>
        </w:rPr>
        <w:t>An optional comment can be provided.</w:t>
      </w:r>
      <w:r w:rsidR="007C03F5" w:rsidRPr="00EC54ED">
        <w:rPr>
          <w:sz w:val="24"/>
          <w:szCs w:val="24"/>
        </w:rPr>
        <w:t xml:space="preserve"> (ADO PBI 15278.2)</w:t>
      </w:r>
    </w:p>
    <w:p w14:paraId="2E74507A" w14:textId="406BDDD2" w:rsidR="007168D3" w:rsidRPr="00EC54ED" w:rsidRDefault="002938EA" w:rsidP="001B4D78">
      <w:pPr>
        <w:pStyle w:val="Heading4"/>
        <w:rPr>
          <w:sz w:val="24"/>
          <w:szCs w:val="24"/>
        </w:rPr>
      </w:pPr>
      <w:r w:rsidRPr="00EC54ED">
        <w:rPr>
          <w:sz w:val="24"/>
          <w:szCs w:val="24"/>
        </w:rPr>
        <w:t>The system shall</w:t>
      </w:r>
      <w:r w:rsidR="00A0129F" w:rsidRPr="00EC54ED">
        <w:rPr>
          <w:sz w:val="24"/>
          <w:szCs w:val="24"/>
        </w:rPr>
        <w:t xml:space="preserve"> allow a visit to be </w:t>
      </w:r>
      <w:r w:rsidR="009C4650" w:rsidRPr="00EC54ED">
        <w:rPr>
          <w:sz w:val="24"/>
          <w:szCs w:val="24"/>
        </w:rPr>
        <w:t xml:space="preserve">canceled </w:t>
      </w:r>
      <w:r w:rsidR="00A0129F" w:rsidRPr="00EC54ED">
        <w:rPr>
          <w:sz w:val="24"/>
          <w:szCs w:val="24"/>
        </w:rPr>
        <w:t xml:space="preserve">once it reaches Manager Review </w:t>
      </w:r>
      <w:r w:rsidR="009C4650" w:rsidRPr="00EC54ED">
        <w:rPr>
          <w:sz w:val="24"/>
          <w:szCs w:val="24"/>
        </w:rPr>
        <w:t xml:space="preserve">or </w:t>
      </w:r>
      <w:r w:rsidR="00A0129F" w:rsidRPr="00EC54ED">
        <w:rPr>
          <w:sz w:val="24"/>
          <w:szCs w:val="24"/>
        </w:rPr>
        <w:t>Manager Approved status.</w:t>
      </w:r>
      <w:r w:rsidR="007C03F5" w:rsidRPr="00EC54ED">
        <w:rPr>
          <w:sz w:val="24"/>
          <w:szCs w:val="24"/>
        </w:rPr>
        <w:t xml:space="preserve"> (ADO PBI 15278.3)</w:t>
      </w:r>
    </w:p>
    <w:p w14:paraId="66400DF8" w14:textId="6148BE8F" w:rsidR="002938EA" w:rsidRPr="00EC54ED" w:rsidRDefault="002938EA" w:rsidP="001B4D78">
      <w:pPr>
        <w:pStyle w:val="Heading4"/>
        <w:rPr>
          <w:sz w:val="24"/>
          <w:szCs w:val="24"/>
        </w:rPr>
      </w:pPr>
      <w:r w:rsidRPr="00EC54ED">
        <w:rPr>
          <w:sz w:val="24"/>
          <w:szCs w:val="24"/>
        </w:rPr>
        <w:t>The system shall</w:t>
      </w:r>
      <w:r w:rsidR="00255BD4" w:rsidRPr="00EC54ED">
        <w:rPr>
          <w:sz w:val="24"/>
          <w:szCs w:val="24"/>
        </w:rPr>
        <w:t xml:space="preserve"> delete all associated visit data when a visit has been deleted.</w:t>
      </w:r>
      <w:r w:rsidR="007C03F5" w:rsidRPr="00EC54ED">
        <w:rPr>
          <w:sz w:val="24"/>
          <w:szCs w:val="24"/>
        </w:rPr>
        <w:t xml:space="preserve"> (ADO PBI 15278.4)</w:t>
      </w:r>
    </w:p>
    <w:p w14:paraId="3F40201A" w14:textId="535F5A17" w:rsidR="00255BD4" w:rsidRPr="00EC54ED" w:rsidRDefault="002938EA" w:rsidP="001B4D78">
      <w:pPr>
        <w:pStyle w:val="Heading4"/>
        <w:rPr>
          <w:sz w:val="24"/>
          <w:szCs w:val="24"/>
        </w:rPr>
      </w:pPr>
      <w:r w:rsidRPr="00EC54ED">
        <w:rPr>
          <w:sz w:val="24"/>
          <w:szCs w:val="24"/>
        </w:rPr>
        <w:t>The system shall</w:t>
      </w:r>
      <w:r w:rsidR="00A0129F" w:rsidRPr="00EC54ED">
        <w:rPr>
          <w:sz w:val="24"/>
          <w:szCs w:val="24"/>
        </w:rPr>
        <w:t xml:space="preserve"> retain all associated visit details when a visit </w:t>
      </w:r>
      <w:r w:rsidR="002777A9" w:rsidRPr="00EC54ED">
        <w:rPr>
          <w:sz w:val="24"/>
          <w:szCs w:val="24"/>
        </w:rPr>
        <w:t>is canceled; however, the visit shall be displayed as canceled</w:t>
      </w:r>
      <w:r w:rsidR="00A0129F" w:rsidRPr="00EC54ED">
        <w:rPr>
          <w:sz w:val="24"/>
          <w:szCs w:val="24"/>
        </w:rPr>
        <w:t>.</w:t>
      </w:r>
      <w:r w:rsidR="007C03F5" w:rsidRPr="00EC54ED">
        <w:rPr>
          <w:sz w:val="24"/>
          <w:szCs w:val="24"/>
        </w:rPr>
        <w:t xml:space="preserve"> (ADO PBI 15278.5)</w:t>
      </w:r>
    </w:p>
    <w:p w14:paraId="27D7C01A" w14:textId="3F54085D" w:rsidR="00F80BFE" w:rsidRPr="00EC54ED" w:rsidRDefault="005844AB" w:rsidP="001B4D78">
      <w:pPr>
        <w:pStyle w:val="Heading4"/>
        <w:rPr>
          <w:sz w:val="24"/>
          <w:szCs w:val="24"/>
        </w:rPr>
      </w:pPr>
      <w:r w:rsidRPr="00EC54ED">
        <w:rPr>
          <w:sz w:val="24"/>
          <w:szCs w:val="24"/>
        </w:rPr>
        <w:t>The system shall prevent</w:t>
      </w:r>
      <w:r w:rsidR="00F80BFE" w:rsidRPr="00EC54ED">
        <w:rPr>
          <w:sz w:val="24"/>
          <w:szCs w:val="24"/>
        </w:rPr>
        <w:t xml:space="preserve"> non-manager</w:t>
      </w:r>
      <w:r w:rsidRPr="00EC54ED">
        <w:rPr>
          <w:sz w:val="24"/>
          <w:szCs w:val="24"/>
        </w:rPr>
        <w:t xml:space="preserve"> </w:t>
      </w:r>
      <w:r w:rsidR="00530AA2" w:rsidRPr="00EC54ED">
        <w:rPr>
          <w:sz w:val="24"/>
          <w:szCs w:val="24"/>
        </w:rPr>
        <w:t xml:space="preserve">users from </w:t>
      </w:r>
      <w:r w:rsidR="00AA2724" w:rsidRPr="00EC54ED">
        <w:rPr>
          <w:sz w:val="24"/>
          <w:szCs w:val="24"/>
        </w:rPr>
        <w:t xml:space="preserve">scheduling a periodic monitoring visit </w:t>
      </w:r>
      <w:r w:rsidR="00784650" w:rsidRPr="00EC54ED">
        <w:rPr>
          <w:sz w:val="24"/>
          <w:szCs w:val="24"/>
        </w:rPr>
        <w:t xml:space="preserve">for </w:t>
      </w:r>
      <w:r w:rsidR="000268BE" w:rsidRPr="00EC54ED">
        <w:rPr>
          <w:sz w:val="24"/>
          <w:szCs w:val="24"/>
        </w:rPr>
        <w:t xml:space="preserve">a </w:t>
      </w:r>
      <w:r w:rsidR="00C736CE" w:rsidRPr="00EC54ED">
        <w:rPr>
          <w:sz w:val="24"/>
          <w:szCs w:val="24"/>
        </w:rPr>
        <w:t>date later than the expected number of days from the monitoring trigger date as configured for the study (e.g., when the first PMV flag is set to 'yes'</w:t>
      </w:r>
      <w:r w:rsidR="000268BE" w:rsidRPr="00EC54ED">
        <w:rPr>
          <w:sz w:val="24"/>
          <w:szCs w:val="24"/>
        </w:rPr>
        <w:t xml:space="preserve"> and frequency days are configured).</w:t>
      </w:r>
      <w:r w:rsidR="00530AA2" w:rsidRPr="00EC54ED">
        <w:rPr>
          <w:sz w:val="24"/>
          <w:szCs w:val="24"/>
        </w:rPr>
        <w:t xml:space="preserve"> A manager </w:t>
      </w:r>
      <w:r w:rsidR="00F80BFE" w:rsidRPr="00EC54ED">
        <w:rPr>
          <w:sz w:val="24"/>
          <w:szCs w:val="24"/>
        </w:rPr>
        <w:t xml:space="preserve">user shall be able to </w:t>
      </w:r>
      <w:r w:rsidR="00530AA2" w:rsidRPr="00EC54ED">
        <w:rPr>
          <w:sz w:val="24"/>
          <w:szCs w:val="24"/>
        </w:rPr>
        <w:t>perform this scheduling</w:t>
      </w:r>
      <w:r w:rsidR="00F80BFE" w:rsidRPr="00EC54ED">
        <w:rPr>
          <w:sz w:val="24"/>
          <w:szCs w:val="24"/>
        </w:rPr>
        <w:t xml:space="preserve"> by providing a required reason.</w:t>
      </w:r>
      <w:r w:rsidR="007C03F5" w:rsidRPr="00EC54ED">
        <w:rPr>
          <w:sz w:val="24"/>
          <w:szCs w:val="24"/>
        </w:rPr>
        <w:t xml:space="preserve"> (ADO PBI 15278.6)</w:t>
      </w:r>
    </w:p>
    <w:p w14:paraId="2A9A25E6" w14:textId="20417DFC" w:rsidR="00EA0825" w:rsidRPr="00EC54ED" w:rsidRDefault="002938EA" w:rsidP="001B4D78">
      <w:pPr>
        <w:pStyle w:val="Heading4"/>
        <w:rPr>
          <w:sz w:val="24"/>
          <w:szCs w:val="24"/>
        </w:rPr>
      </w:pPr>
      <w:r w:rsidRPr="00EC54ED">
        <w:rPr>
          <w:sz w:val="24"/>
          <w:szCs w:val="24"/>
        </w:rPr>
        <w:t>The system shall</w:t>
      </w:r>
      <w:r w:rsidR="008927AF" w:rsidRPr="00EC54ED">
        <w:rPr>
          <w:sz w:val="24"/>
          <w:szCs w:val="24"/>
        </w:rPr>
        <w:t xml:space="preserve"> ensure that a</w:t>
      </w:r>
      <w:r w:rsidR="00EA0825" w:rsidRPr="00EC54ED">
        <w:rPr>
          <w:sz w:val="24"/>
          <w:szCs w:val="24"/>
        </w:rPr>
        <w:t>ppropriate members of the study team receive an e-mail notification when a monitoring visit has been scheduled, scheduled dates have been updated</w:t>
      </w:r>
      <w:r w:rsidR="00F80BFE" w:rsidRPr="00EC54ED">
        <w:rPr>
          <w:sz w:val="24"/>
          <w:szCs w:val="24"/>
        </w:rPr>
        <w:t>, or the visit has been canceled</w:t>
      </w:r>
      <w:r w:rsidR="00EA0825" w:rsidRPr="00EC54ED">
        <w:rPr>
          <w:sz w:val="24"/>
          <w:szCs w:val="24"/>
        </w:rPr>
        <w:t>.</w:t>
      </w:r>
      <w:r w:rsidR="007C03F5" w:rsidRPr="00EC54ED">
        <w:rPr>
          <w:sz w:val="24"/>
          <w:szCs w:val="24"/>
        </w:rPr>
        <w:t xml:space="preserve"> (ADO PBI 15278.7)</w:t>
      </w:r>
    </w:p>
    <w:p w14:paraId="76ACC384" w14:textId="14A137CE" w:rsidR="00401749" w:rsidRPr="00EC54ED" w:rsidRDefault="002938EA" w:rsidP="001B4D78">
      <w:pPr>
        <w:pStyle w:val="Heading4"/>
        <w:rPr>
          <w:sz w:val="24"/>
          <w:szCs w:val="24"/>
        </w:rPr>
      </w:pPr>
      <w:r w:rsidRPr="00EC54ED">
        <w:rPr>
          <w:sz w:val="24"/>
          <w:szCs w:val="24"/>
        </w:rPr>
        <w:t>The system shall</w:t>
      </w:r>
      <w:r w:rsidR="00401749" w:rsidRPr="00EC54ED">
        <w:rPr>
          <w:sz w:val="24"/>
          <w:szCs w:val="24"/>
        </w:rPr>
        <w:t xml:space="preserve"> ensure that configured recipients receive an </w:t>
      </w:r>
      <w:r w:rsidR="003A6F8E" w:rsidRPr="00EC54ED">
        <w:rPr>
          <w:sz w:val="24"/>
          <w:szCs w:val="24"/>
        </w:rPr>
        <w:t>email notification when an activity configured for emails is scheduled, updated, or canceled</w:t>
      </w:r>
      <w:r w:rsidR="00401749" w:rsidRPr="00EC54ED">
        <w:rPr>
          <w:sz w:val="24"/>
          <w:szCs w:val="24"/>
        </w:rPr>
        <w:t>.</w:t>
      </w:r>
      <w:r w:rsidR="007C03F5" w:rsidRPr="00EC54ED">
        <w:rPr>
          <w:sz w:val="24"/>
          <w:szCs w:val="24"/>
        </w:rPr>
        <w:t xml:space="preserve"> (ADO PBI 15278.8)</w:t>
      </w:r>
    </w:p>
    <w:p w14:paraId="0778F39D" w14:textId="49DCADE5" w:rsidR="00A01453" w:rsidRPr="00EC54ED" w:rsidRDefault="002938EA" w:rsidP="001B4D78">
      <w:pPr>
        <w:pStyle w:val="Heading4"/>
        <w:rPr>
          <w:sz w:val="24"/>
          <w:szCs w:val="24"/>
        </w:rPr>
      </w:pPr>
      <w:r w:rsidRPr="00EC54ED">
        <w:rPr>
          <w:sz w:val="24"/>
          <w:szCs w:val="24"/>
        </w:rPr>
        <w:t>The system shall</w:t>
      </w:r>
      <w:r w:rsidR="00A01453" w:rsidRPr="00EC54ED">
        <w:rPr>
          <w:sz w:val="24"/>
          <w:szCs w:val="24"/>
        </w:rPr>
        <w:t xml:space="preserve"> clear out all </w:t>
      </w:r>
      <w:r w:rsidR="00043117" w:rsidRPr="00EC54ED">
        <w:rPr>
          <w:sz w:val="24"/>
          <w:szCs w:val="24"/>
        </w:rPr>
        <w:t>Study Organizer</w:t>
      </w:r>
      <w:r w:rsidR="00A01453" w:rsidRPr="00EC54ED">
        <w:rPr>
          <w:sz w:val="24"/>
          <w:szCs w:val="24"/>
        </w:rPr>
        <w:t xml:space="preserve"> records associated with the monitoring visit </w:t>
      </w:r>
      <w:r w:rsidR="00436D58" w:rsidRPr="00EC54ED">
        <w:rPr>
          <w:sz w:val="24"/>
          <w:szCs w:val="24"/>
        </w:rPr>
        <w:t>when reverting to “FCRA Review”.</w:t>
      </w:r>
      <w:r w:rsidR="007C03F5" w:rsidRPr="00EC54ED">
        <w:rPr>
          <w:sz w:val="24"/>
          <w:szCs w:val="24"/>
        </w:rPr>
        <w:t xml:space="preserve"> (ADO PBI 15278.9)</w:t>
      </w:r>
    </w:p>
    <w:p w14:paraId="1BDF4038" w14:textId="77777777" w:rsidR="00E56DB5" w:rsidRPr="00EC54ED" w:rsidRDefault="00E56DB5" w:rsidP="00E56DB5">
      <w:pPr>
        <w:pStyle w:val="ListParagraph"/>
        <w:ind w:left="2700"/>
        <w:rPr>
          <w:rFonts w:ascii="Arial" w:hAnsi="Arial" w:cs="Arial"/>
          <w:bCs/>
          <w:szCs w:val="24"/>
        </w:rPr>
      </w:pPr>
    </w:p>
    <w:p w14:paraId="17110E6F" w14:textId="30907397" w:rsidR="00E56DB5" w:rsidRPr="00EC54ED" w:rsidRDefault="00E56DB5" w:rsidP="001B4D78">
      <w:pPr>
        <w:pStyle w:val="Heading3"/>
        <w:rPr>
          <w:sz w:val="24"/>
          <w:szCs w:val="24"/>
        </w:rPr>
      </w:pPr>
      <w:bookmarkStart w:id="45" w:name="_Toc194687852"/>
      <w:r w:rsidRPr="00EC54ED">
        <w:rPr>
          <w:sz w:val="24"/>
          <w:szCs w:val="24"/>
        </w:rPr>
        <w:t>Findings Maintenance</w:t>
      </w:r>
      <w:bookmarkEnd w:id="45"/>
      <w:r w:rsidRPr="00EC54ED">
        <w:rPr>
          <w:sz w:val="24"/>
          <w:szCs w:val="24"/>
        </w:rPr>
        <w:t xml:space="preserve"> </w:t>
      </w:r>
    </w:p>
    <w:p w14:paraId="7917FB24" w14:textId="71585636" w:rsidR="00274E5C" w:rsidRPr="00EC54ED" w:rsidRDefault="00C736CE" w:rsidP="001B4D78">
      <w:pPr>
        <w:pStyle w:val="Heading4"/>
        <w:rPr>
          <w:sz w:val="24"/>
          <w:szCs w:val="24"/>
        </w:rPr>
      </w:pPr>
      <w:r w:rsidRPr="00EC54ED">
        <w:rPr>
          <w:sz w:val="24"/>
          <w:szCs w:val="24"/>
        </w:rPr>
        <w:t xml:space="preserve">The system shall provide </w:t>
      </w:r>
      <w:r w:rsidR="00274E5C" w:rsidRPr="00EC54ED">
        <w:rPr>
          <w:sz w:val="24"/>
          <w:szCs w:val="24"/>
        </w:rPr>
        <w:t xml:space="preserve">an option to open the </w:t>
      </w:r>
      <w:r w:rsidR="00E56DB5" w:rsidRPr="00EC54ED">
        <w:rPr>
          <w:sz w:val="24"/>
          <w:szCs w:val="24"/>
        </w:rPr>
        <w:t>Findings Maintenance modul</w:t>
      </w:r>
      <w:r w:rsidR="00274E5C" w:rsidRPr="00EC54ED">
        <w:rPr>
          <w:sz w:val="24"/>
          <w:szCs w:val="24"/>
        </w:rPr>
        <w:t>e that shall navigate the user to the Findings Maintenance screen.</w:t>
      </w:r>
      <w:r w:rsidR="007C03F5" w:rsidRPr="00EC54ED">
        <w:rPr>
          <w:sz w:val="24"/>
          <w:szCs w:val="24"/>
        </w:rPr>
        <w:t xml:space="preserve"> (ADO PBI 1527</w:t>
      </w:r>
      <w:r w:rsidR="00C23C75" w:rsidRPr="00EC54ED">
        <w:rPr>
          <w:sz w:val="24"/>
          <w:szCs w:val="24"/>
        </w:rPr>
        <w:t>9</w:t>
      </w:r>
      <w:r w:rsidR="007C03F5" w:rsidRPr="00EC54ED">
        <w:rPr>
          <w:sz w:val="24"/>
          <w:szCs w:val="24"/>
        </w:rPr>
        <w:t>.1)</w:t>
      </w:r>
    </w:p>
    <w:p w14:paraId="1598095A" w14:textId="6BA0CBE2" w:rsidR="005D36D3" w:rsidRPr="00EC54ED" w:rsidRDefault="00274E5C" w:rsidP="001B4D78">
      <w:pPr>
        <w:pStyle w:val="Heading4"/>
        <w:rPr>
          <w:sz w:val="24"/>
          <w:szCs w:val="24"/>
        </w:rPr>
      </w:pPr>
      <w:r w:rsidRPr="00EC54ED">
        <w:rPr>
          <w:sz w:val="24"/>
          <w:szCs w:val="24"/>
        </w:rPr>
        <w:t xml:space="preserve">The system </w:t>
      </w:r>
      <w:r w:rsidR="00E56DB5" w:rsidRPr="00EC54ED">
        <w:rPr>
          <w:sz w:val="24"/>
          <w:szCs w:val="24"/>
        </w:rPr>
        <w:t>shall allow the user to search for findings that remain open from previous periodic monitoring visits.</w:t>
      </w:r>
      <w:r w:rsidR="005D36D3" w:rsidRPr="00EC54ED">
        <w:rPr>
          <w:sz w:val="24"/>
          <w:szCs w:val="24"/>
        </w:rPr>
        <w:t xml:space="preserve"> </w:t>
      </w:r>
      <w:r w:rsidRPr="00EC54ED">
        <w:rPr>
          <w:sz w:val="24"/>
          <w:szCs w:val="24"/>
        </w:rPr>
        <w:t>The u</w:t>
      </w:r>
      <w:r w:rsidR="005D36D3" w:rsidRPr="00EC54ED">
        <w:rPr>
          <w:sz w:val="24"/>
          <w:szCs w:val="24"/>
        </w:rPr>
        <w:t>ser shall be able to search by CSL, Study, Site, Patient, Status, and a general search.</w:t>
      </w:r>
      <w:r w:rsidR="00C23C75" w:rsidRPr="00EC54ED">
        <w:rPr>
          <w:sz w:val="24"/>
          <w:szCs w:val="24"/>
        </w:rPr>
        <w:t xml:space="preserve"> (ADO PBI 15279.</w:t>
      </w:r>
      <w:r w:rsidR="00B46BD3" w:rsidRPr="00EC54ED">
        <w:rPr>
          <w:sz w:val="24"/>
          <w:szCs w:val="24"/>
        </w:rPr>
        <w:t>2</w:t>
      </w:r>
      <w:r w:rsidR="00C23C75" w:rsidRPr="00EC54ED">
        <w:rPr>
          <w:sz w:val="24"/>
          <w:szCs w:val="24"/>
        </w:rPr>
        <w:t>)</w:t>
      </w:r>
    </w:p>
    <w:p w14:paraId="259A2D72" w14:textId="173264B6" w:rsidR="00E56DB5" w:rsidRPr="00EC54ED" w:rsidRDefault="00AA31B8" w:rsidP="001B4D78">
      <w:pPr>
        <w:pStyle w:val="Heading4"/>
        <w:rPr>
          <w:sz w:val="24"/>
          <w:szCs w:val="24"/>
        </w:rPr>
      </w:pPr>
      <w:r w:rsidRPr="00EC54ED">
        <w:rPr>
          <w:sz w:val="24"/>
          <w:szCs w:val="24"/>
        </w:rPr>
        <w:t>The system</w:t>
      </w:r>
      <w:r w:rsidR="00E56DB5" w:rsidRPr="00EC54ED">
        <w:rPr>
          <w:sz w:val="24"/>
          <w:szCs w:val="24"/>
        </w:rPr>
        <w:t xml:space="preserve"> shall </w:t>
      </w:r>
      <w:r w:rsidRPr="00EC54ED">
        <w:rPr>
          <w:sz w:val="24"/>
          <w:szCs w:val="24"/>
        </w:rPr>
        <w:t>provide</w:t>
      </w:r>
      <w:r w:rsidR="00E56DB5" w:rsidRPr="00EC54ED">
        <w:rPr>
          <w:sz w:val="24"/>
          <w:szCs w:val="24"/>
        </w:rPr>
        <w:t xml:space="preserve"> an option to locate </w:t>
      </w:r>
      <w:r w:rsidR="00AF0A9B" w:rsidRPr="00EC54ED">
        <w:rPr>
          <w:sz w:val="24"/>
          <w:szCs w:val="24"/>
        </w:rPr>
        <w:t xml:space="preserve">any </w:t>
      </w:r>
      <w:r w:rsidR="00E56DB5" w:rsidRPr="00EC54ED">
        <w:rPr>
          <w:sz w:val="24"/>
          <w:szCs w:val="24"/>
        </w:rPr>
        <w:t xml:space="preserve">findings that were closed </w:t>
      </w:r>
      <w:r w:rsidR="00346811" w:rsidRPr="00EC54ED">
        <w:rPr>
          <w:sz w:val="24"/>
          <w:szCs w:val="24"/>
        </w:rPr>
        <w:t>during the interval</w:t>
      </w:r>
      <w:r w:rsidR="00E56DB5" w:rsidRPr="00EC54ED">
        <w:rPr>
          <w:sz w:val="24"/>
          <w:szCs w:val="24"/>
        </w:rPr>
        <w:t xml:space="preserve"> between monitoring visits.  Any findings that were closed during a Monitoring Visit shall be </w:t>
      </w:r>
      <w:r w:rsidR="004803AB" w:rsidRPr="00EC54ED">
        <w:rPr>
          <w:sz w:val="24"/>
          <w:szCs w:val="24"/>
        </w:rPr>
        <w:t>read only</w:t>
      </w:r>
      <w:r w:rsidR="00346811" w:rsidRPr="00EC54ED">
        <w:rPr>
          <w:sz w:val="24"/>
          <w:szCs w:val="24"/>
        </w:rPr>
        <w:t>.</w:t>
      </w:r>
      <w:r w:rsidR="00C23C75" w:rsidRPr="00EC54ED">
        <w:rPr>
          <w:sz w:val="24"/>
          <w:szCs w:val="24"/>
        </w:rPr>
        <w:t xml:space="preserve"> (ADO PBI 15279.</w:t>
      </w:r>
      <w:r w:rsidR="00B46BD3" w:rsidRPr="00EC54ED">
        <w:rPr>
          <w:sz w:val="24"/>
          <w:szCs w:val="24"/>
        </w:rPr>
        <w:t>3</w:t>
      </w:r>
      <w:r w:rsidR="00C23C75" w:rsidRPr="00EC54ED">
        <w:rPr>
          <w:sz w:val="24"/>
          <w:szCs w:val="24"/>
        </w:rPr>
        <w:t>)</w:t>
      </w:r>
    </w:p>
    <w:p w14:paraId="3301A48E" w14:textId="468585FD" w:rsidR="008F5E5E" w:rsidRPr="00EC54ED" w:rsidRDefault="004803AB" w:rsidP="001B4D78">
      <w:pPr>
        <w:pStyle w:val="Heading4"/>
        <w:rPr>
          <w:sz w:val="24"/>
          <w:szCs w:val="24"/>
        </w:rPr>
      </w:pPr>
      <w:r w:rsidRPr="00EC54ED">
        <w:rPr>
          <w:sz w:val="24"/>
          <w:szCs w:val="24"/>
        </w:rPr>
        <w:t>The system shall</w:t>
      </w:r>
      <w:r w:rsidR="006D4198" w:rsidRPr="00EC54ED">
        <w:rPr>
          <w:sz w:val="24"/>
          <w:szCs w:val="24"/>
        </w:rPr>
        <w:t xml:space="preserve"> provide an option to</w:t>
      </w:r>
      <w:r w:rsidRPr="00EC54ED">
        <w:rPr>
          <w:sz w:val="24"/>
          <w:szCs w:val="24"/>
        </w:rPr>
        <w:t xml:space="preserve"> synchronize </w:t>
      </w:r>
      <w:r w:rsidR="005E3654" w:rsidRPr="00EC54ED">
        <w:rPr>
          <w:sz w:val="24"/>
          <w:szCs w:val="24"/>
        </w:rPr>
        <w:t>the status</w:t>
      </w:r>
      <w:r w:rsidR="0057084D" w:rsidRPr="00EC54ED">
        <w:rPr>
          <w:sz w:val="24"/>
          <w:szCs w:val="24"/>
        </w:rPr>
        <w:t>, resolution date, and resolution</w:t>
      </w:r>
      <w:r w:rsidR="005E3654" w:rsidRPr="00EC54ED">
        <w:rPr>
          <w:sz w:val="24"/>
          <w:szCs w:val="24"/>
        </w:rPr>
        <w:t xml:space="preserve"> for </w:t>
      </w:r>
      <w:r w:rsidRPr="00EC54ED">
        <w:rPr>
          <w:sz w:val="24"/>
          <w:szCs w:val="24"/>
        </w:rPr>
        <w:t xml:space="preserve">findings </w:t>
      </w:r>
      <w:r w:rsidR="00E56DB5" w:rsidRPr="00EC54ED">
        <w:rPr>
          <w:sz w:val="24"/>
          <w:szCs w:val="24"/>
        </w:rPr>
        <w:t>with associated discrepanc</w:t>
      </w:r>
      <w:r w:rsidRPr="00EC54ED">
        <w:rPr>
          <w:sz w:val="24"/>
          <w:szCs w:val="24"/>
        </w:rPr>
        <w:t>ies</w:t>
      </w:r>
      <w:r w:rsidR="006D4198" w:rsidRPr="00EC54ED">
        <w:rPr>
          <w:sz w:val="24"/>
          <w:szCs w:val="24"/>
        </w:rPr>
        <w:t xml:space="preserve"> for unlocked monitoring visits</w:t>
      </w:r>
      <w:r w:rsidR="005E3654" w:rsidRPr="00EC54ED">
        <w:rPr>
          <w:sz w:val="24"/>
          <w:szCs w:val="24"/>
        </w:rPr>
        <w:t>.</w:t>
      </w:r>
      <w:r w:rsidR="00B46BD3" w:rsidRPr="00EC54ED">
        <w:rPr>
          <w:sz w:val="24"/>
          <w:szCs w:val="24"/>
        </w:rPr>
        <w:t xml:space="preserve"> (ADO PBI 15279.4)</w:t>
      </w:r>
    </w:p>
    <w:p w14:paraId="3A0ABB6A" w14:textId="04C2972F" w:rsidR="00E56DB5" w:rsidRPr="00EC54ED" w:rsidRDefault="008F5E5E" w:rsidP="001B4D78">
      <w:pPr>
        <w:pStyle w:val="Heading4"/>
        <w:rPr>
          <w:sz w:val="24"/>
          <w:szCs w:val="24"/>
        </w:rPr>
      </w:pPr>
      <w:r w:rsidRPr="00EC54ED">
        <w:rPr>
          <w:sz w:val="24"/>
          <w:szCs w:val="24"/>
        </w:rPr>
        <w:t xml:space="preserve">The system shall </w:t>
      </w:r>
      <w:r w:rsidR="00F11D14" w:rsidRPr="00EC54ED">
        <w:rPr>
          <w:sz w:val="24"/>
          <w:szCs w:val="24"/>
        </w:rPr>
        <w:t>enable the creation of a new finding</w:t>
      </w:r>
      <w:r w:rsidR="00DA2C40" w:rsidRPr="00EC54ED">
        <w:rPr>
          <w:sz w:val="24"/>
          <w:szCs w:val="24"/>
        </w:rPr>
        <w:t xml:space="preserve"> outside the context of a monitoring visit (e.g., from the Findings Maintenance module)</w:t>
      </w:r>
      <w:r w:rsidR="00F11D14" w:rsidRPr="00EC54ED">
        <w:rPr>
          <w:sz w:val="24"/>
          <w:szCs w:val="24"/>
        </w:rPr>
        <w:t xml:space="preserve">. </w:t>
      </w:r>
      <w:r w:rsidR="00DA2C40" w:rsidRPr="00EC54ED">
        <w:rPr>
          <w:sz w:val="24"/>
          <w:szCs w:val="24"/>
        </w:rPr>
        <w:t xml:space="preserve">New </w:t>
      </w:r>
      <w:r w:rsidR="00E56DB5" w:rsidRPr="00EC54ED">
        <w:rPr>
          <w:sz w:val="24"/>
          <w:szCs w:val="24"/>
        </w:rPr>
        <w:t>finding</w:t>
      </w:r>
      <w:r w:rsidRPr="00EC54ED">
        <w:rPr>
          <w:sz w:val="24"/>
          <w:szCs w:val="24"/>
        </w:rPr>
        <w:t>s</w:t>
      </w:r>
      <w:r w:rsidR="00E56DB5" w:rsidRPr="00EC54ED">
        <w:rPr>
          <w:sz w:val="24"/>
          <w:szCs w:val="24"/>
        </w:rPr>
        <w:t xml:space="preserve"> </w:t>
      </w:r>
      <w:r w:rsidR="00DA2C40" w:rsidRPr="00EC54ED">
        <w:rPr>
          <w:sz w:val="24"/>
          <w:szCs w:val="24"/>
        </w:rPr>
        <w:t xml:space="preserve">added in this manner </w:t>
      </w:r>
      <w:r w:rsidR="00E56DB5" w:rsidRPr="00EC54ED">
        <w:rPr>
          <w:sz w:val="24"/>
          <w:szCs w:val="24"/>
        </w:rPr>
        <w:t>shall automatically be associated with the most recent monitoring visit.</w:t>
      </w:r>
      <w:r w:rsidR="00B46BD3" w:rsidRPr="00EC54ED">
        <w:rPr>
          <w:sz w:val="24"/>
          <w:szCs w:val="24"/>
        </w:rPr>
        <w:t xml:space="preserve"> (ADO PBI 15279.5)</w:t>
      </w:r>
    </w:p>
    <w:p w14:paraId="74BB85CA" w14:textId="6EE6A7AC" w:rsidR="005D36D3" w:rsidRPr="00EC54ED" w:rsidRDefault="005D36D3" w:rsidP="001B4D78">
      <w:pPr>
        <w:pStyle w:val="Heading4"/>
        <w:rPr>
          <w:sz w:val="24"/>
          <w:szCs w:val="24"/>
        </w:rPr>
      </w:pPr>
      <w:r w:rsidRPr="00EC54ED">
        <w:rPr>
          <w:sz w:val="24"/>
          <w:szCs w:val="24"/>
        </w:rPr>
        <w:t xml:space="preserve">The </w:t>
      </w:r>
      <w:r w:rsidR="00DA2C40" w:rsidRPr="00EC54ED">
        <w:rPr>
          <w:sz w:val="24"/>
          <w:szCs w:val="24"/>
        </w:rPr>
        <w:t xml:space="preserve">system shall provide </w:t>
      </w:r>
      <w:r w:rsidRPr="00EC54ED">
        <w:rPr>
          <w:sz w:val="24"/>
          <w:szCs w:val="24"/>
        </w:rPr>
        <w:t xml:space="preserve">create and edit screens for Findings in the Findings Maintenance module </w:t>
      </w:r>
      <w:r w:rsidR="004B4DE8" w:rsidRPr="00EC54ED">
        <w:rPr>
          <w:sz w:val="24"/>
          <w:szCs w:val="24"/>
        </w:rPr>
        <w:t xml:space="preserve">that are </w:t>
      </w:r>
      <w:r w:rsidRPr="00EC54ED">
        <w:rPr>
          <w:sz w:val="24"/>
          <w:szCs w:val="24"/>
        </w:rPr>
        <w:t>functionally and visually identical to the Visit Findings Module.</w:t>
      </w:r>
      <w:r w:rsidR="00C23C75" w:rsidRPr="00EC54ED">
        <w:rPr>
          <w:sz w:val="24"/>
          <w:szCs w:val="24"/>
        </w:rPr>
        <w:t xml:space="preserve"> (ADO PBI 15279.</w:t>
      </w:r>
      <w:r w:rsidR="00B46BD3" w:rsidRPr="00EC54ED">
        <w:rPr>
          <w:sz w:val="24"/>
          <w:szCs w:val="24"/>
        </w:rPr>
        <w:t>6</w:t>
      </w:r>
      <w:r w:rsidR="00C23C75" w:rsidRPr="00EC54ED">
        <w:rPr>
          <w:sz w:val="24"/>
          <w:szCs w:val="24"/>
        </w:rPr>
        <w:t>)</w:t>
      </w:r>
    </w:p>
    <w:p w14:paraId="3AA9759E" w14:textId="4D078154" w:rsidR="00E56DB5" w:rsidRPr="00EC54ED" w:rsidRDefault="64677966" w:rsidP="001B4D78">
      <w:pPr>
        <w:pStyle w:val="Heading4"/>
        <w:rPr>
          <w:sz w:val="24"/>
          <w:szCs w:val="24"/>
        </w:rPr>
      </w:pPr>
      <w:r w:rsidRPr="67E93C8D">
        <w:rPr>
          <w:sz w:val="24"/>
          <w:szCs w:val="24"/>
        </w:rPr>
        <w:t>The system shall provide an option to edit or close open findings that are last associated with a visit in Sent to Site (Code 3208) or Closed (Code 3202) status only.</w:t>
      </w:r>
      <w:r w:rsidR="00C23C75" w:rsidRPr="00EC54ED">
        <w:rPr>
          <w:sz w:val="24"/>
          <w:szCs w:val="24"/>
        </w:rPr>
        <w:t xml:space="preserve"> (ADO PBI 15279.</w:t>
      </w:r>
      <w:r w:rsidR="00B46BD3" w:rsidRPr="00EC54ED">
        <w:rPr>
          <w:sz w:val="24"/>
          <w:szCs w:val="24"/>
        </w:rPr>
        <w:t>7</w:t>
      </w:r>
      <w:r w:rsidR="00C23C75" w:rsidRPr="00EC54ED">
        <w:rPr>
          <w:sz w:val="24"/>
          <w:szCs w:val="24"/>
        </w:rPr>
        <w:t>)</w:t>
      </w:r>
    </w:p>
    <w:p w14:paraId="2C75F0AA" w14:textId="4A52A298" w:rsidR="00E56DB5" w:rsidRPr="00EC54ED" w:rsidRDefault="00C7597F" w:rsidP="001B4D78">
      <w:pPr>
        <w:pStyle w:val="Heading4"/>
        <w:rPr>
          <w:sz w:val="24"/>
          <w:szCs w:val="24"/>
        </w:rPr>
      </w:pPr>
      <w:r w:rsidRPr="00EC54ED">
        <w:rPr>
          <w:sz w:val="24"/>
          <w:szCs w:val="24"/>
        </w:rPr>
        <w:t xml:space="preserve">The system shall import </w:t>
      </w:r>
      <w:r w:rsidR="00E56DB5" w:rsidRPr="00EC54ED">
        <w:rPr>
          <w:sz w:val="24"/>
          <w:szCs w:val="24"/>
        </w:rPr>
        <w:t xml:space="preserve">findings that have been </w:t>
      </w:r>
      <w:r w:rsidR="005D36D3" w:rsidRPr="00EC54ED">
        <w:rPr>
          <w:sz w:val="24"/>
          <w:szCs w:val="24"/>
        </w:rPr>
        <w:t xml:space="preserve">created, </w:t>
      </w:r>
      <w:r w:rsidR="00E56DB5" w:rsidRPr="00EC54ED">
        <w:rPr>
          <w:sz w:val="24"/>
          <w:szCs w:val="24"/>
        </w:rPr>
        <w:t>edited</w:t>
      </w:r>
      <w:r w:rsidR="005D36D3" w:rsidRPr="00EC54ED">
        <w:rPr>
          <w:sz w:val="24"/>
          <w:szCs w:val="24"/>
        </w:rPr>
        <w:t>,</w:t>
      </w:r>
      <w:r w:rsidR="00E56DB5" w:rsidRPr="00EC54ED">
        <w:rPr>
          <w:sz w:val="24"/>
          <w:szCs w:val="24"/>
        </w:rPr>
        <w:t xml:space="preserve"> or closed within the Findings Maintenance module into the Previous Findings section within the next scheduled Periodic Monitoring Visit for that study site.</w:t>
      </w:r>
      <w:r w:rsidR="00C23C75" w:rsidRPr="00EC54ED">
        <w:rPr>
          <w:sz w:val="24"/>
          <w:szCs w:val="24"/>
        </w:rPr>
        <w:t xml:space="preserve"> (ADO PBI 15279.</w:t>
      </w:r>
      <w:r w:rsidR="00B46BD3" w:rsidRPr="00EC54ED">
        <w:rPr>
          <w:sz w:val="24"/>
          <w:szCs w:val="24"/>
        </w:rPr>
        <w:t>8</w:t>
      </w:r>
      <w:r w:rsidR="00C23C75" w:rsidRPr="00EC54ED">
        <w:rPr>
          <w:sz w:val="24"/>
          <w:szCs w:val="24"/>
        </w:rPr>
        <w:t>)</w:t>
      </w:r>
    </w:p>
    <w:p w14:paraId="4E875E65" w14:textId="77777777" w:rsidR="00E56DB5" w:rsidRPr="00EC54ED" w:rsidRDefault="00E56DB5" w:rsidP="00E56DB5">
      <w:pPr>
        <w:rPr>
          <w:rFonts w:ascii="Arial" w:hAnsi="Arial" w:cs="Arial"/>
          <w:szCs w:val="24"/>
        </w:rPr>
      </w:pPr>
    </w:p>
    <w:p w14:paraId="3A3D303E" w14:textId="30AF22C0" w:rsidR="00E56DB5" w:rsidRPr="00EC54ED" w:rsidRDefault="00E56DB5" w:rsidP="001B4D78">
      <w:pPr>
        <w:pStyle w:val="Heading3"/>
        <w:rPr>
          <w:sz w:val="24"/>
          <w:szCs w:val="24"/>
        </w:rPr>
      </w:pPr>
      <w:bookmarkStart w:id="46" w:name="_Toc194687853"/>
      <w:r w:rsidRPr="00EC54ED">
        <w:rPr>
          <w:sz w:val="24"/>
          <w:szCs w:val="24"/>
        </w:rPr>
        <w:t>Approval Hierarchy</w:t>
      </w:r>
      <w:bookmarkEnd w:id="46"/>
      <w:r w:rsidRPr="00EC54ED">
        <w:rPr>
          <w:sz w:val="24"/>
          <w:szCs w:val="24"/>
        </w:rPr>
        <w:t xml:space="preserve"> </w:t>
      </w:r>
    </w:p>
    <w:p w14:paraId="6DFE7D5C" w14:textId="1C5E6616" w:rsidR="00E56DB5" w:rsidRPr="00EC54ED" w:rsidRDefault="00E56DB5" w:rsidP="001B4D78">
      <w:pPr>
        <w:pStyle w:val="Heading4"/>
        <w:rPr>
          <w:sz w:val="24"/>
          <w:szCs w:val="24"/>
        </w:rPr>
      </w:pPr>
      <w:bookmarkStart w:id="47" w:name="_Toc316892058"/>
      <w:bookmarkStart w:id="48" w:name="_Toc444530327"/>
      <w:r w:rsidRPr="00EC54ED">
        <w:rPr>
          <w:sz w:val="24"/>
          <w:szCs w:val="24"/>
        </w:rPr>
        <w:t xml:space="preserve">The </w:t>
      </w:r>
      <w:r w:rsidR="000F47AE" w:rsidRPr="00EC54ED">
        <w:rPr>
          <w:sz w:val="24"/>
          <w:szCs w:val="24"/>
        </w:rPr>
        <w:t xml:space="preserve">system shall provide the ability </w:t>
      </w:r>
      <w:r w:rsidRPr="00EC54ED">
        <w:rPr>
          <w:sz w:val="24"/>
          <w:szCs w:val="24"/>
        </w:rPr>
        <w:t>to assign a monitor to an active approver.</w:t>
      </w:r>
      <w:r w:rsidR="00C23C75" w:rsidRPr="00EC54ED">
        <w:rPr>
          <w:sz w:val="24"/>
          <w:szCs w:val="24"/>
        </w:rPr>
        <w:t xml:space="preserve"> (ADO PBI 152</w:t>
      </w:r>
      <w:r w:rsidR="00921220" w:rsidRPr="00EC54ED">
        <w:rPr>
          <w:sz w:val="24"/>
          <w:szCs w:val="24"/>
        </w:rPr>
        <w:t>80</w:t>
      </w:r>
      <w:r w:rsidR="00C23C75" w:rsidRPr="00EC54ED">
        <w:rPr>
          <w:sz w:val="24"/>
          <w:szCs w:val="24"/>
        </w:rPr>
        <w:t>.1)</w:t>
      </w:r>
    </w:p>
    <w:p w14:paraId="571C2C54" w14:textId="5DC1651A" w:rsidR="00E56DB5" w:rsidRPr="00EC54ED" w:rsidRDefault="00E56DB5" w:rsidP="001B4D78">
      <w:pPr>
        <w:pStyle w:val="Heading4"/>
        <w:rPr>
          <w:sz w:val="24"/>
          <w:szCs w:val="24"/>
        </w:rPr>
      </w:pPr>
      <w:r w:rsidRPr="00EC54ED">
        <w:rPr>
          <w:sz w:val="24"/>
          <w:szCs w:val="24"/>
        </w:rPr>
        <w:t>The</w:t>
      </w:r>
      <w:r w:rsidR="000F47AE" w:rsidRPr="00EC54ED">
        <w:rPr>
          <w:sz w:val="24"/>
          <w:szCs w:val="24"/>
        </w:rPr>
        <w:t xml:space="preserve"> system </w:t>
      </w:r>
      <w:r w:rsidR="003A22F3" w:rsidRPr="00EC54ED">
        <w:rPr>
          <w:sz w:val="24"/>
          <w:szCs w:val="24"/>
        </w:rPr>
        <w:t xml:space="preserve">shall display </w:t>
      </w:r>
      <w:r w:rsidR="000F2954" w:rsidRPr="00EC54ED">
        <w:rPr>
          <w:sz w:val="24"/>
          <w:szCs w:val="24"/>
        </w:rPr>
        <w:t>a</w:t>
      </w:r>
      <w:r w:rsidRPr="00EC54ED">
        <w:rPr>
          <w:sz w:val="24"/>
          <w:szCs w:val="24"/>
        </w:rPr>
        <w:t xml:space="preserve"> list of monitors </w:t>
      </w:r>
      <w:r w:rsidR="003A22F3" w:rsidRPr="00EC54ED">
        <w:rPr>
          <w:sz w:val="24"/>
          <w:szCs w:val="24"/>
        </w:rPr>
        <w:t>as</w:t>
      </w:r>
      <w:r w:rsidRPr="00EC54ED">
        <w:rPr>
          <w:sz w:val="24"/>
          <w:szCs w:val="24"/>
        </w:rPr>
        <w:t xml:space="preserve"> all </w:t>
      </w:r>
      <w:r w:rsidR="000F2954" w:rsidRPr="00EC54ED">
        <w:rPr>
          <w:sz w:val="24"/>
          <w:szCs w:val="24"/>
        </w:rPr>
        <w:t>active users.</w:t>
      </w:r>
      <w:r w:rsidR="00921220" w:rsidRPr="00EC54ED">
        <w:rPr>
          <w:sz w:val="24"/>
          <w:szCs w:val="24"/>
        </w:rPr>
        <w:t xml:space="preserve"> (ADO PBI 15280.2)</w:t>
      </w:r>
    </w:p>
    <w:p w14:paraId="19CDB122" w14:textId="2C270FBC" w:rsidR="00683192" w:rsidRPr="00EC54ED" w:rsidRDefault="00E56DB5" w:rsidP="001B4D78">
      <w:pPr>
        <w:pStyle w:val="Heading4"/>
        <w:rPr>
          <w:sz w:val="24"/>
          <w:szCs w:val="24"/>
        </w:rPr>
      </w:pPr>
      <w:r w:rsidRPr="00EC54ED">
        <w:rPr>
          <w:sz w:val="24"/>
          <w:szCs w:val="24"/>
        </w:rPr>
        <w:t>The</w:t>
      </w:r>
      <w:r w:rsidR="000F2954" w:rsidRPr="00EC54ED">
        <w:rPr>
          <w:sz w:val="24"/>
          <w:szCs w:val="24"/>
        </w:rPr>
        <w:t xml:space="preserve"> system shall display a </w:t>
      </w:r>
      <w:r w:rsidRPr="00EC54ED">
        <w:rPr>
          <w:sz w:val="24"/>
          <w:szCs w:val="24"/>
        </w:rPr>
        <w:t xml:space="preserve">list of approvers </w:t>
      </w:r>
      <w:r w:rsidR="000F2954" w:rsidRPr="00EC54ED">
        <w:rPr>
          <w:sz w:val="24"/>
          <w:szCs w:val="24"/>
        </w:rPr>
        <w:t>as</w:t>
      </w:r>
      <w:r w:rsidRPr="00EC54ED">
        <w:rPr>
          <w:sz w:val="24"/>
          <w:szCs w:val="24"/>
        </w:rPr>
        <w:t xml:space="preserve"> all </w:t>
      </w:r>
      <w:r w:rsidR="000F2954" w:rsidRPr="00EC54ED">
        <w:rPr>
          <w:sz w:val="24"/>
          <w:szCs w:val="24"/>
        </w:rPr>
        <w:t>active</w:t>
      </w:r>
      <w:r w:rsidRPr="00EC54ED">
        <w:rPr>
          <w:sz w:val="24"/>
          <w:szCs w:val="24"/>
        </w:rPr>
        <w:t xml:space="preserve"> users.</w:t>
      </w:r>
      <w:r w:rsidR="00921220" w:rsidRPr="00EC54ED">
        <w:rPr>
          <w:sz w:val="24"/>
          <w:szCs w:val="24"/>
        </w:rPr>
        <w:t xml:space="preserve"> (ADO PBI 15280.3)</w:t>
      </w:r>
    </w:p>
    <w:p w14:paraId="6EDD80BC" w14:textId="217405C9" w:rsidR="00E56DB5" w:rsidRPr="00EC54ED" w:rsidRDefault="00683192" w:rsidP="001B4D78">
      <w:pPr>
        <w:pStyle w:val="Heading4"/>
        <w:rPr>
          <w:sz w:val="24"/>
          <w:szCs w:val="24"/>
        </w:rPr>
      </w:pPr>
      <w:r w:rsidRPr="00EC54ED">
        <w:rPr>
          <w:sz w:val="24"/>
          <w:szCs w:val="24"/>
        </w:rPr>
        <w:t xml:space="preserve">The system shall allow up to </w:t>
      </w:r>
      <w:r w:rsidR="00E62135" w:rsidRPr="00EC54ED">
        <w:rPr>
          <w:sz w:val="24"/>
          <w:szCs w:val="24"/>
        </w:rPr>
        <w:t>ten</w:t>
      </w:r>
      <w:r w:rsidRPr="00EC54ED">
        <w:rPr>
          <w:sz w:val="24"/>
          <w:szCs w:val="24"/>
        </w:rPr>
        <w:t xml:space="preserve"> monitors to be added to a</w:t>
      </w:r>
      <w:r w:rsidR="00E62135" w:rsidRPr="00EC54ED">
        <w:rPr>
          <w:sz w:val="24"/>
          <w:szCs w:val="24"/>
        </w:rPr>
        <w:t xml:space="preserve"> single </w:t>
      </w:r>
      <w:r w:rsidRPr="00EC54ED">
        <w:rPr>
          <w:sz w:val="24"/>
          <w:szCs w:val="24"/>
        </w:rPr>
        <w:t>active approver.</w:t>
      </w:r>
      <w:r w:rsidR="00921220" w:rsidRPr="00EC54ED">
        <w:rPr>
          <w:sz w:val="24"/>
          <w:szCs w:val="24"/>
        </w:rPr>
        <w:t xml:space="preserve"> (ADO PBI 15280.4)</w:t>
      </w:r>
      <w:r w:rsidR="00E56DB5" w:rsidRPr="00EC54ED">
        <w:rPr>
          <w:sz w:val="24"/>
          <w:szCs w:val="24"/>
        </w:rPr>
        <w:br/>
      </w:r>
    </w:p>
    <w:p w14:paraId="42A08D8E" w14:textId="49D4F0BF" w:rsidR="00E56DB5" w:rsidRPr="00EC54ED" w:rsidRDefault="00E56DB5" w:rsidP="001B4D78">
      <w:pPr>
        <w:pStyle w:val="Heading3"/>
        <w:rPr>
          <w:sz w:val="24"/>
          <w:szCs w:val="24"/>
        </w:rPr>
      </w:pPr>
      <w:bookmarkStart w:id="49" w:name="_Toc194687854"/>
      <w:r w:rsidRPr="00EC54ED">
        <w:rPr>
          <w:sz w:val="24"/>
          <w:szCs w:val="24"/>
        </w:rPr>
        <w:t>Setup Visit Frequency</w:t>
      </w:r>
      <w:bookmarkEnd w:id="49"/>
      <w:r w:rsidRPr="00EC54ED">
        <w:rPr>
          <w:sz w:val="24"/>
          <w:szCs w:val="24"/>
        </w:rPr>
        <w:t xml:space="preserve"> </w:t>
      </w:r>
    </w:p>
    <w:bookmarkEnd w:id="47"/>
    <w:bookmarkEnd w:id="48"/>
    <w:p w14:paraId="02D17950" w14:textId="0BAD6C6C" w:rsidR="0061219F" w:rsidRPr="00EC54ED" w:rsidRDefault="001C732B" w:rsidP="001B4D78">
      <w:pPr>
        <w:pStyle w:val="Heading4"/>
        <w:rPr>
          <w:sz w:val="24"/>
          <w:szCs w:val="24"/>
        </w:rPr>
      </w:pPr>
      <w:r w:rsidRPr="00EC54ED">
        <w:rPr>
          <w:sz w:val="24"/>
          <w:szCs w:val="24"/>
        </w:rPr>
        <w:t xml:space="preserve">The system shall provide </w:t>
      </w:r>
      <w:r w:rsidR="00E21F01" w:rsidRPr="00EC54ED">
        <w:rPr>
          <w:sz w:val="24"/>
          <w:szCs w:val="24"/>
        </w:rPr>
        <w:t>options</w:t>
      </w:r>
      <w:r w:rsidRPr="00EC54ED">
        <w:rPr>
          <w:sz w:val="24"/>
          <w:szCs w:val="24"/>
        </w:rPr>
        <w:t xml:space="preserve"> </w:t>
      </w:r>
      <w:r w:rsidR="00E56DB5" w:rsidRPr="00EC54ED">
        <w:rPr>
          <w:sz w:val="24"/>
          <w:szCs w:val="24"/>
        </w:rPr>
        <w:t xml:space="preserve">to </w:t>
      </w:r>
      <w:r w:rsidR="0061219F" w:rsidRPr="00EC54ED">
        <w:rPr>
          <w:sz w:val="24"/>
          <w:szCs w:val="24"/>
        </w:rPr>
        <w:t>configure a study for</w:t>
      </w:r>
      <w:r w:rsidR="00C23C75" w:rsidRPr="00EC54ED">
        <w:rPr>
          <w:sz w:val="24"/>
          <w:szCs w:val="24"/>
        </w:rPr>
        <w:t xml:space="preserve"> (ADO PBI 152</w:t>
      </w:r>
      <w:r w:rsidR="00974604" w:rsidRPr="00EC54ED">
        <w:rPr>
          <w:sz w:val="24"/>
          <w:szCs w:val="24"/>
        </w:rPr>
        <w:t>81</w:t>
      </w:r>
      <w:r w:rsidR="00C23C75" w:rsidRPr="00EC54ED">
        <w:rPr>
          <w:sz w:val="24"/>
          <w:szCs w:val="24"/>
        </w:rPr>
        <w:t>.1)</w:t>
      </w:r>
      <w:r w:rsidR="0061219F" w:rsidRPr="00EC54ED">
        <w:rPr>
          <w:sz w:val="24"/>
          <w:szCs w:val="24"/>
        </w:rPr>
        <w:t>:</w:t>
      </w:r>
    </w:p>
    <w:p w14:paraId="62DA3106" w14:textId="1FD00FA0" w:rsidR="003659BC" w:rsidRPr="00EC54ED" w:rsidRDefault="003659BC" w:rsidP="001424B8">
      <w:pPr>
        <w:pStyle w:val="NormalBullet"/>
        <w:rPr>
          <w:sz w:val="24"/>
          <w:szCs w:val="24"/>
        </w:rPr>
      </w:pPr>
      <w:r w:rsidRPr="00EC54ED">
        <w:rPr>
          <w:sz w:val="24"/>
          <w:szCs w:val="24"/>
        </w:rPr>
        <w:t xml:space="preserve">Monitoring Visit </w:t>
      </w:r>
      <w:r w:rsidR="00E21F01" w:rsidRPr="00EC54ED">
        <w:rPr>
          <w:sz w:val="24"/>
          <w:szCs w:val="24"/>
        </w:rPr>
        <w:t>Frequency</w:t>
      </w:r>
    </w:p>
    <w:p w14:paraId="2B23FC3B" w14:textId="77777777" w:rsidR="003659BC" w:rsidRPr="00EC54ED" w:rsidRDefault="003659BC" w:rsidP="001424B8">
      <w:pPr>
        <w:pStyle w:val="NormalBullet"/>
        <w:rPr>
          <w:sz w:val="24"/>
          <w:szCs w:val="24"/>
        </w:rPr>
      </w:pPr>
      <w:r w:rsidRPr="00EC54ED">
        <w:rPr>
          <w:sz w:val="24"/>
          <w:szCs w:val="24"/>
        </w:rPr>
        <w:t>Initial Warning Offset</w:t>
      </w:r>
    </w:p>
    <w:p w14:paraId="4391AE77" w14:textId="77777777" w:rsidR="003659BC" w:rsidRPr="00EC54ED" w:rsidRDefault="003659BC" w:rsidP="001424B8">
      <w:pPr>
        <w:pStyle w:val="NormalBullet"/>
        <w:rPr>
          <w:sz w:val="24"/>
          <w:szCs w:val="24"/>
        </w:rPr>
      </w:pPr>
      <w:r w:rsidRPr="00EC54ED">
        <w:rPr>
          <w:sz w:val="24"/>
          <w:szCs w:val="24"/>
        </w:rPr>
        <w:lastRenderedPageBreak/>
        <w:t>Final Warning Offset</w:t>
      </w:r>
    </w:p>
    <w:p w14:paraId="436D8543" w14:textId="77777777" w:rsidR="00E21F01" w:rsidRPr="00EC54ED" w:rsidRDefault="00E56DB5" w:rsidP="001424B8">
      <w:pPr>
        <w:pStyle w:val="NormalBullet"/>
        <w:rPr>
          <w:sz w:val="24"/>
          <w:szCs w:val="24"/>
        </w:rPr>
      </w:pPr>
      <w:r w:rsidRPr="00EC54ED">
        <w:rPr>
          <w:sz w:val="24"/>
          <w:szCs w:val="24"/>
        </w:rPr>
        <w:t xml:space="preserve">First PMV frequency </w:t>
      </w:r>
    </w:p>
    <w:p w14:paraId="578DD718" w14:textId="21E2A717" w:rsidR="0061219F" w:rsidRPr="00EC54ED" w:rsidRDefault="00E21F01" w:rsidP="001424B8">
      <w:pPr>
        <w:pStyle w:val="NormalBullet"/>
        <w:rPr>
          <w:sz w:val="24"/>
          <w:szCs w:val="24"/>
        </w:rPr>
      </w:pPr>
      <w:r w:rsidRPr="00EC54ED">
        <w:rPr>
          <w:sz w:val="24"/>
          <w:szCs w:val="24"/>
        </w:rPr>
        <w:t>F</w:t>
      </w:r>
      <w:r w:rsidR="00E56DB5" w:rsidRPr="00EC54ED">
        <w:rPr>
          <w:sz w:val="24"/>
          <w:szCs w:val="24"/>
        </w:rPr>
        <w:t>irst PMV Initial</w:t>
      </w:r>
      <w:r w:rsidRPr="00EC54ED">
        <w:rPr>
          <w:sz w:val="24"/>
          <w:szCs w:val="24"/>
        </w:rPr>
        <w:t xml:space="preserve"> Warning</w:t>
      </w:r>
    </w:p>
    <w:p w14:paraId="1BB03D4F" w14:textId="77777777" w:rsidR="00E21F01" w:rsidRPr="00EC54ED" w:rsidRDefault="00E21F01" w:rsidP="001424B8">
      <w:pPr>
        <w:pStyle w:val="NormalBullet"/>
        <w:rPr>
          <w:sz w:val="24"/>
          <w:szCs w:val="24"/>
        </w:rPr>
      </w:pPr>
      <w:r w:rsidRPr="00EC54ED">
        <w:rPr>
          <w:sz w:val="24"/>
          <w:szCs w:val="24"/>
        </w:rPr>
        <w:t>1st PMV Final Warning</w:t>
      </w:r>
    </w:p>
    <w:p w14:paraId="298C50E6" w14:textId="75070B7F" w:rsidR="00286FAE" w:rsidRPr="00EC54ED" w:rsidRDefault="00286FAE" w:rsidP="001B4D78">
      <w:pPr>
        <w:pStyle w:val="Heading4"/>
        <w:rPr>
          <w:sz w:val="24"/>
          <w:szCs w:val="24"/>
        </w:rPr>
      </w:pPr>
      <w:r w:rsidRPr="00EC54ED">
        <w:rPr>
          <w:sz w:val="24"/>
          <w:szCs w:val="24"/>
        </w:rPr>
        <w:t>The system shall provide options to configure a study for</w:t>
      </w:r>
      <w:r w:rsidR="00C23C75" w:rsidRPr="00EC54ED">
        <w:rPr>
          <w:sz w:val="24"/>
          <w:szCs w:val="24"/>
        </w:rPr>
        <w:t xml:space="preserve"> (ADO PBI 152</w:t>
      </w:r>
      <w:r w:rsidR="00974604" w:rsidRPr="00EC54ED">
        <w:rPr>
          <w:sz w:val="24"/>
          <w:szCs w:val="24"/>
        </w:rPr>
        <w:t>81</w:t>
      </w:r>
      <w:r w:rsidR="00C23C75" w:rsidRPr="00EC54ED">
        <w:rPr>
          <w:sz w:val="24"/>
          <w:szCs w:val="24"/>
        </w:rPr>
        <w:t>.</w:t>
      </w:r>
      <w:r w:rsidR="00662455">
        <w:rPr>
          <w:sz w:val="24"/>
          <w:szCs w:val="24"/>
        </w:rPr>
        <w:t>2</w:t>
      </w:r>
      <w:r w:rsidR="00C23C75" w:rsidRPr="702F1E58">
        <w:rPr>
          <w:sz w:val="24"/>
          <w:szCs w:val="24"/>
        </w:rPr>
        <w:t>)</w:t>
      </w:r>
      <w:r w:rsidRPr="702F1E58">
        <w:rPr>
          <w:sz w:val="24"/>
          <w:szCs w:val="24"/>
        </w:rPr>
        <w:t>:</w:t>
      </w:r>
    </w:p>
    <w:p w14:paraId="3C107399" w14:textId="77777777" w:rsidR="00286FAE" w:rsidRPr="00EC54ED" w:rsidRDefault="00286FAE" w:rsidP="001424B8">
      <w:pPr>
        <w:pStyle w:val="NormalBullet"/>
        <w:rPr>
          <w:sz w:val="24"/>
          <w:szCs w:val="24"/>
        </w:rPr>
      </w:pPr>
      <w:r w:rsidRPr="00EC54ED">
        <w:rPr>
          <w:sz w:val="24"/>
          <w:szCs w:val="24"/>
        </w:rPr>
        <w:t>1</w:t>
      </w:r>
      <w:r w:rsidRPr="00EC54ED">
        <w:rPr>
          <w:sz w:val="24"/>
          <w:szCs w:val="24"/>
          <w:vertAlign w:val="superscript"/>
        </w:rPr>
        <w:t>st</w:t>
      </w:r>
      <w:r w:rsidRPr="00EC54ED">
        <w:rPr>
          <w:sz w:val="24"/>
          <w:szCs w:val="24"/>
        </w:rPr>
        <w:t xml:space="preserve"> PMV Flag</w:t>
      </w:r>
    </w:p>
    <w:p w14:paraId="3DEEBA1E" w14:textId="6AE155F1" w:rsidR="00286FAE" w:rsidRPr="00EC54ED" w:rsidRDefault="00286FAE" w:rsidP="001424B8">
      <w:pPr>
        <w:pStyle w:val="NormalBullet"/>
        <w:rPr>
          <w:sz w:val="24"/>
          <w:szCs w:val="24"/>
        </w:rPr>
      </w:pPr>
      <w:r w:rsidRPr="00EC54ED">
        <w:rPr>
          <w:sz w:val="24"/>
          <w:szCs w:val="24"/>
        </w:rPr>
        <w:t>Annual PMV Flag</w:t>
      </w:r>
    </w:p>
    <w:p w14:paraId="2763E045" w14:textId="573F5D48" w:rsidR="00E56DB5" w:rsidRPr="00EC54ED" w:rsidRDefault="00286FAE" w:rsidP="00C23C75">
      <w:pPr>
        <w:pStyle w:val="NormalBullet"/>
        <w:rPr>
          <w:sz w:val="24"/>
          <w:szCs w:val="24"/>
        </w:rPr>
      </w:pPr>
      <w:r w:rsidRPr="00EC54ED">
        <w:rPr>
          <w:sz w:val="24"/>
          <w:szCs w:val="24"/>
        </w:rPr>
        <w:t>Smart SDV</w:t>
      </w:r>
      <w:r w:rsidR="00E56DB5" w:rsidRPr="00EC54ED">
        <w:rPr>
          <w:sz w:val="24"/>
          <w:szCs w:val="24"/>
        </w:rPr>
        <w:t xml:space="preserve"> </w:t>
      </w:r>
    </w:p>
    <w:p w14:paraId="2A288CC1" w14:textId="6B4A8272" w:rsidR="00E56DB5" w:rsidRPr="00EC54ED" w:rsidRDefault="29443033" w:rsidP="00DA0F26">
      <w:pPr>
        <w:pStyle w:val="Heading4"/>
        <w:spacing w:line="259" w:lineRule="auto"/>
        <w:rPr>
          <w:sz w:val="24"/>
          <w:szCs w:val="24"/>
        </w:rPr>
      </w:pPr>
      <w:r w:rsidRPr="00EC54ED">
        <w:rPr>
          <w:sz w:val="24"/>
          <w:szCs w:val="24"/>
        </w:rPr>
        <w:t xml:space="preserve">The system shall automatically </w:t>
      </w:r>
      <w:r w:rsidR="0BE85621" w:rsidRPr="00EC54ED">
        <w:rPr>
          <w:sz w:val="24"/>
          <w:szCs w:val="24"/>
        </w:rPr>
        <w:t xml:space="preserve">configure studies once the study RACT is </w:t>
      </w:r>
      <w:r w:rsidRPr="00EC54ED">
        <w:rPr>
          <w:sz w:val="24"/>
          <w:szCs w:val="24"/>
        </w:rPr>
        <w:t>activated.</w:t>
      </w:r>
      <w:r w:rsidR="1A8A2D28" w:rsidRPr="00EC54ED">
        <w:rPr>
          <w:sz w:val="24"/>
          <w:szCs w:val="24"/>
        </w:rPr>
        <w:t xml:space="preserve"> Manual </w:t>
      </w:r>
      <w:r w:rsidR="57346B38" w:rsidRPr="00EC54ED">
        <w:rPr>
          <w:sz w:val="24"/>
          <w:szCs w:val="24"/>
        </w:rPr>
        <w:t>additions, deletions</w:t>
      </w:r>
      <w:r w:rsidR="00DA0F26" w:rsidRPr="00EC54ED">
        <w:rPr>
          <w:sz w:val="24"/>
          <w:szCs w:val="24"/>
        </w:rPr>
        <w:t>,</w:t>
      </w:r>
      <w:r w:rsidR="1A8A2D28" w:rsidRPr="00EC54ED">
        <w:rPr>
          <w:sz w:val="24"/>
          <w:szCs w:val="24"/>
        </w:rPr>
        <w:t xml:space="preserve"> </w:t>
      </w:r>
      <w:r w:rsidR="57346B38" w:rsidRPr="00EC54ED">
        <w:rPr>
          <w:sz w:val="24"/>
          <w:szCs w:val="24"/>
        </w:rPr>
        <w:t>and</w:t>
      </w:r>
      <w:r w:rsidR="1A8A2D28" w:rsidRPr="00EC54ED">
        <w:rPr>
          <w:sz w:val="24"/>
          <w:szCs w:val="24"/>
        </w:rPr>
        <w:t xml:space="preserve"> updates of the frequency setup shall be allowed</w:t>
      </w:r>
      <w:r w:rsidR="00F22185" w:rsidRPr="00EC54ED">
        <w:rPr>
          <w:sz w:val="24"/>
          <w:szCs w:val="24"/>
        </w:rPr>
        <w:t>.</w:t>
      </w:r>
      <w:r w:rsidR="00C23C75" w:rsidRPr="00EC54ED">
        <w:rPr>
          <w:sz w:val="24"/>
          <w:szCs w:val="24"/>
        </w:rPr>
        <w:t xml:space="preserve"> (ADO PBI 152</w:t>
      </w:r>
      <w:r w:rsidR="00974604" w:rsidRPr="00EC54ED">
        <w:rPr>
          <w:sz w:val="24"/>
          <w:szCs w:val="24"/>
        </w:rPr>
        <w:t>81</w:t>
      </w:r>
      <w:r w:rsidR="00C23C75" w:rsidRPr="00EC54ED">
        <w:rPr>
          <w:sz w:val="24"/>
          <w:szCs w:val="24"/>
        </w:rPr>
        <w:t>.3)</w:t>
      </w:r>
    </w:p>
    <w:p w14:paraId="2B94A87C" w14:textId="66A88643" w:rsidR="18032602" w:rsidRPr="00EC54ED" w:rsidRDefault="18032602" w:rsidP="00DA0F26">
      <w:pPr>
        <w:rPr>
          <w:rFonts w:ascii="Arial" w:hAnsi="Arial" w:cs="Arial"/>
          <w:szCs w:val="24"/>
        </w:rPr>
      </w:pPr>
    </w:p>
    <w:p w14:paraId="70AC83D4" w14:textId="0924B6CB" w:rsidR="00E56DB5" w:rsidRPr="00EC54ED" w:rsidRDefault="00E56DB5" w:rsidP="001B4D78">
      <w:pPr>
        <w:pStyle w:val="Heading3"/>
        <w:rPr>
          <w:sz w:val="24"/>
          <w:szCs w:val="24"/>
        </w:rPr>
      </w:pPr>
      <w:bookmarkStart w:id="50" w:name="_Toc194687855"/>
      <w:r w:rsidRPr="00EC54ED">
        <w:rPr>
          <w:sz w:val="24"/>
          <w:szCs w:val="24"/>
        </w:rPr>
        <w:t>Report Questions</w:t>
      </w:r>
      <w:bookmarkEnd w:id="50"/>
      <w:r w:rsidRPr="00EC54ED">
        <w:rPr>
          <w:sz w:val="24"/>
          <w:szCs w:val="24"/>
        </w:rPr>
        <w:t xml:space="preserve"> </w:t>
      </w:r>
    </w:p>
    <w:p w14:paraId="2F6A9168" w14:textId="7C751349" w:rsidR="00E56DB5" w:rsidRPr="00EC54ED" w:rsidRDefault="00D404B2" w:rsidP="001B4D78">
      <w:pPr>
        <w:pStyle w:val="Heading4"/>
        <w:rPr>
          <w:sz w:val="24"/>
          <w:szCs w:val="24"/>
        </w:rPr>
      </w:pPr>
      <w:r w:rsidRPr="00EC54ED">
        <w:rPr>
          <w:sz w:val="24"/>
          <w:szCs w:val="24"/>
        </w:rPr>
        <w:t xml:space="preserve">The system shall provide the ability </w:t>
      </w:r>
      <w:r w:rsidR="00E56DB5" w:rsidRPr="00EC54ED">
        <w:rPr>
          <w:sz w:val="24"/>
          <w:szCs w:val="24"/>
        </w:rPr>
        <w:t>to add, update, and delete a master question.</w:t>
      </w:r>
      <w:r w:rsidR="002E17E0" w:rsidRPr="00EC54ED">
        <w:rPr>
          <w:sz w:val="24"/>
          <w:szCs w:val="24"/>
        </w:rPr>
        <w:t xml:space="preserve"> (ADO PBI 1528</w:t>
      </w:r>
      <w:r w:rsidR="00962A2B">
        <w:rPr>
          <w:sz w:val="24"/>
          <w:szCs w:val="24"/>
        </w:rPr>
        <w:t>2</w:t>
      </w:r>
      <w:r w:rsidR="002E17E0" w:rsidRPr="00EC54ED">
        <w:rPr>
          <w:sz w:val="24"/>
          <w:szCs w:val="24"/>
        </w:rPr>
        <w:t>.1)</w:t>
      </w:r>
    </w:p>
    <w:p w14:paraId="265913DB" w14:textId="6237E5E7" w:rsidR="00E56DB5" w:rsidRPr="00EC54ED" w:rsidRDefault="00D404B2" w:rsidP="001B4D78">
      <w:pPr>
        <w:pStyle w:val="Heading4"/>
        <w:rPr>
          <w:sz w:val="24"/>
          <w:szCs w:val="24"/>
        </w:rPr>
      </w:pPr>
      <w:r w:rsidRPr="00EC54ED">
        <w:rPr>
          <w:sz w:val="24"/>
          <w:szCs w:val="24"/>
        </w:rPr>
        <w:t xml:space="preserve">The system shall </w:t>
      </w:r>
      <w:r w:rsidR="00A94F2B" w:rsidRPr="00EC54ED">
        <w:rPr>
          <w:sz w:val="24"/>
          <w:szCs w:val="24"/>
        </w:rPr>
        <w:t xml:space="preserve">ensure that each question </w:t>
      </w:r>
      <w:proofErr w:type="gramStart"/>
      <w:r w:rsidR="00A94F2B" w:rsidRPr="00EC54ED">
        <w:rPr>
          <w:sz w:val="24"/>
          <w:szCs w:val="24"/>
        </w:rPr>
        <w:t>has,</w:t>
      </w:r>
      <w:proofErr w:type="gramEnd"/>
      <w:r w:rsidR="00A94F2B" w:rsidRPr="00EC54ED">
        <w:rPr>
          <w:sz w:val="24"/>
          <w:szCs w:val="24"/>
        </w:rPr>
        <w:t xml:space="preserve"> at a minimum</w:t>
      </w:r>
      <w:r w:rsidR="00E56DB5" w:rsidRPr="00EC54ED">
        <w:rPr>
          <w:sz w:val="24"/>
          <w:szCs w:val="24"/>
        </w:rPr>
        <w:t>, the following attributes: a unique ID, a unique name, a display label, status, and type.</w:t>
      </w:r>
      <w:r w:rsidR="002E17E0" w:rsidRPr="00EC54ED">
        <w:rPr>
          <w:sz w:val="24"/>
          <w:szCs w:val="24"/>
        </w:rPr>
        <w:t xml:space="preserve"> (ADO PBI 15282.2)</w:t>
      </w:r>
    </w:p>
    <w:p w14:paraId="425B8091" w14:textId="325F20DE" w:rsidR="00E56DB5" w:rsidRPr="00EC54ED" w:rsidRDefault="00A94F2B" w:rsidP="001B4D78">
      <w:pPr>
        <w:pStyle w:val="Heading4"/>
        <w:rPr>
          <w:sz w:val="24"/>
          <w:szCs w:val="24"/>
        </w:rPr>
      </w:pPr>
      <w:r w:rsidRPr="00EC54ED">
        <w:rPr>
          <w:sz w:val="24"/>
          <w:szCs w:val="24"/>
        </w:rPr>
        <w:t xml:space="preserve">The system shall prevent </w:t>
      </w:r>
      <w:r w:rsidR="00CE48B7" w:rsidRPr="00EC54ED">
        <w:rPr>
          <w:sz w:val="24"/>
          <w:szCs w:val="24"/>
        </w:rPr>
        <w:t>the deletion of questions if they are</w:t>
      </w:r>
      <w:r w:rsidRPr="00EC54ED">
        <w:rPr>
          <w:sz w:val="24"/>
          <w:szCs w:val="24"/>
        </w:rPr>
        <w:t xml:space="preserve"> associated with a template.</w:t>
      </w:r>
      <w:r w:rsidR="002E17E0" w:rsidRPr="00EC54ED">
        <w:rPr>
          <w:sz w:val="24"/>
          <w:szCs w:val="24"/>
        </w:rPr>
        <w:t xml:space="preserve"> (ADO PBI 15282.3)</w:t>
      </w:r>
    </w:p>
    <w:p w14:paraId="4B600381" w14:textId="47F2A053" w:rsidR="00E56DB5" w:rsidRPr="00EC54ED" w:rsidRDefault="00A94F2B" w:rsidP="001B4D78">
      <w:pPr>
        <w:pStyle w:val="Heading4"/>
        <w:rPr>
          <w:sz w:val="24"/>
          <w:szCs w:val="24"/>
        </w:rPr>
      </w:pPr>
      <w:r w:rsidRPr="00EC54ED">
        <w:rPr>
          <w:sz w:val="24"/>
          <w:szCs w:val="24"/>
        </w:rPr>
        <w:t xml:space="preserve">The system shall </w:t>
      </w:r>
      <w:r w:rsidR="00CE48B7" w:rsidRPr="00EC54ED">
        <w:rPr>
          <w:sz w:val="24"/>
          <w:szCs w:val="24"/>
        </w:rPr>
        <w:t>provide the option to deactivate or activate a question.</w:t>
      </w:r>
      <w:r w:rsidR="002E17E0" w:rsidRPr="00EC54ED">
        <w:rPr>
          <w:sz w:val="24"/>
          <w:szCs w:val="24"/>
        </w:rPr>
        <w:t xml:space="preserve"> (ADO PBI 15282.4)</w:t>
      </w:r>
    </w:p>
    <w:p w14:paraId="3D735AFB" w14:textId="77777777" w:rsidR="00E56DB5" w:rsidRPr="00EC54ED" w:rsidRDefault="00E56DB5" w:rsidP="00E56DB5">
      <w:pPr>
        <w:rPr>
          <w:rFonts w:ascii="Arial" w:hAnsi="Arial" w:cs="Arial"/>
          <w:szCs w:val="24"/>
        </w:rPr>
      </w:pPr>
    </w:p>
    <w:p w14:paraId="23E731B4" w14:textId="07A77621" w:rsidR="00E56DB5" w:rsidRPr="00EC54ED" w:rsidRDefault="00E56DB5" w:rsidP="001B4D78">
      <w:pPr>
        <w:pStyle w:val="Heading3"/>
        <w:rPr>
          <w:sz w:val="24"/>
          <w:szCs w:val="24"/>
        </w:rPr>
      </w:pPr>
      <w:bookmarkStart w:id="51" w:name="_Toc194687856"/>
      <w:r w:rsidRPr="00EC54ED">
        <w:rPr>
          <w:sz w:val="24"/>
          <w:szCs w:val="24"/>
        </w:rPr>
        <w:t>Report Templates</w:t>
      </w:r>
      <w:bookmarkEnd w:id="51"/>
      <w:r w:rsidRPr="00EC54ED">
        <w:rPr>
          <w:sz w:val="24"/>
          <w:szCs w:val="24"/>
        </w:rPr>
        <w:t xml:space="preserve"> </w:t>
      </w:r>
    </w:p>
    <w:p w14:paraId="776A8F71" w14:textId="5CCA486F" w:rsidR="00E56DB5" w:rsidRPr="00EC54ED" w:rsidRDefault="00C645B8" w:rsidP="001B4D78">
      <w:pPr>
        <w:pStyle w:val="Heading4"/>
        <w:rPr>
          <w:sz w:val="24"/>
          <w:szCs w:val="24"/>
        </w:rPr>
      </w:pPr>
      <w:r w:rsidRPr="00EC54ED">
        <w:rPr>
          <w:sz w:val="24"/>
          <w:szCs w:val="24"/>
        </w:rPr>
        <w:t xml:space="preserve">The system shall provide the ability to </w:t>
      </w:r>
      <w:r w:rsidR="00E56DB5" w:rsidRPr="00EC54ED">
        <w:rPr>
          <w:sz w:val="24"/>
          <w:szCs w:val="24"/>
        </w:rPr>
        <w:t>add, update, and delete monitoring report templates.</w:t>
      </w:r>
      <w:r w:rsidR="00CB3ABD" w:rsidRPr="00EC54ED">
        <w:rPr>
          <w:sz w:val="24"/>
          <w:szCs w:val="24"/>
        </w:rPr>
        <w:t xml:space="preserve"> (ADO PBI 15283.1)</w:t>
      </w:r>
    </w:p>
    <w:p w14:paraId="4E0DE613" w14:textId="5D9E2ACE" w:rsidR="00E56DB5" w:rsidRPr="00EC54ED" w:rsidRDefault="00C645B8" w:rsidP="001B4D78">
      <w:pPr>
        <w:pStyle w:val="Heading4"/>
        <w:rPr>
          <w:sz w:val="24"/>
          <w:szCs w:val="24"/>
        </w:rPr>
      </w:pPr>
      <w:r w:rsidRPr="00EC54ED">
        <w:rPr>
          <w:sz w:val="24"/>
          <w:szCs w:val="24"/>
        </w:rPr>
        <w:t xml:space="preserve">The system shall </w:t>
      </w:r>
      <w:r w:rsidR="00B618FA" w:rsidRPr="00EC54ED">
        <w:rPr>
          <w:sz w:val="24"/>
          <w:szCs w:val="24"/>
        </w:rPr>
        <w:t xml:space="preserve">ensure that each </w:t>
      </w:r>
      <w:r w:rsidR="00214E3E" w:rsidRPr="00EC54ED">
        <w:rPr>
          <w:sz w:val="24"/>
          <w:szCs w:val="24"/>
        </w:rPr>
        <w:t>template</w:t>
      </w:r>
      <w:r w:rsidR="00B618FA" w:rsidRPr="00EC54ED">
        <w:rPr>
          <w:sz w:val="24"/>
          <w:szCs w:val="24"/>
        </w:rPr>
        <w:t xml:space="preserve"> </w:t>
      </w:r>
      <w:proofErr w:type="gramStart"/>
      <w:r w:rsidR="00B618FA" w:rsidRPr="00EC54ED">
        <w:rPr>
          <w:sz w:val="24"/>
          <w:szCs w:val="24"/>
        </w:rPr>
        <w:t>has</w:t>
      </w:r>
      <w:r w:rsidR="00E56DB5" w:rsidRPr="00EC54ED">
        <w:rPr>
          <w:sz w:val="24"/>
          <w:szCs w:val="24"/>
        </w:rPr>
        <w:t>,</w:t>
      </w:r>
      <w:proofErr w:type="gramEnd"/>
      <w:r w:rsidR="00E56DB5" w:rsidRPr="00EC54ED">
        <w:rPr>
          <w:sz w:val="24"/>
          <w:szCs w:val="24"/>
        </w:rPr>
        <w:t xml:space="preserve"> at a minimum, the following attributes: a unique ID, monitoring visit type, PDF report, Excel template filenames, and a description of the template.</w:t>
      </w:r>
      <w:r w:rsidR="00CB3ABD" w:rsidRPr="00EC54ED">
        <w:rPr>
          <w:sz w:val="24"/>
          <w:szCs w:val="24"/>
        </w:rPr>
        <w:t xml:space="preserve"> (ADO PBI 15283.2)</w:t>
      </w:r>
    </w:p>
    <w:p w14:paraId="6A510712" w14:textId="58D8239E" w:rsidR="00E56DB5" w:rsidRPr="00EC54ED" w:rsidRDefault="00E56DB5" w:rsidP="001B4D78">
      <w:pPr>
        <w:pStyle w:val="Heading4"/>
        <w:rPr>
          <w:sz w:val="24"/>
          <w:szCs w:val="24"/>
        </w:rPr>
      </w:pPr>
      <w:r w:rsidRPr="00EC54ED">
        <w:rPr>
          <w:sz w:val="24"/>
          <w:szCs w:val="24"/>
        </w:rPr>
        <w:t xml:space="preserve">A template question </w:t>
      </w:r>
      <w:proofErr w:type="gramStart"/>
      <w:r w:rsidRPr="00EC54ED">
        <w:rPr>
          <w:sz w:val="24"/>
          <w:szCs w:val="24"/>
        </w:rPr>
        <w:t>shall have,</w:t>
      </w:r>
      <w:proofErr w:type="gramEnd"/>
      <w:r w:rsidRPr="00EC54ED">
        <w:rPr>
          <w:sz w:val="24"/>
          <w:szCs w:val="24"/>
        </w:rPr>
        <w:t xml:space="preserve"> at minimum, attributes to designate whether the response to the question shall be mandatory, de-activate a question on a template, associate a question with a parent question, and define a toggling parameter for the display based on a response to the parent question, display order on the report and section that the question shall belong to.</w:t>
      </w:r>
      <w:r w:rsidR="00CB3ABD" w:rsidRPr="00EC54ED">
        <w:rPr>
          <w:sz w:val="24"/>
          <w:szCs w:val="24"/>
        </w:rPr>
        <w:t xml:space="preserve"> (ADO PBI 15283.3)</w:t>
      </w:r>
    </w:p>
    <w:p w14:paraId="41893CFE" w14:textId="6C328A43" w:rsidR="00E56DB5" w:rsidRPr="00EC54ED" w:rsidRDefault="00E56DB5" w:rsidP="001B4D78">
      <w:pPr>
        <w:pStyle w:val="Heading4"/>
        <w:rPr>
          <w:sz w:val="24"/>
          <w:szCs w:val="24"/>
        </w:rPr>
      </w:pPr>
      <w:r w:rsidRPr="00EC54ED">
        <w:rPr>
          <w:sz w:val="24"/>
          <w:szCs w:val="24"/>
        </w:rPr>
        <w:t xml:space="preserve">A template shall not be deleted if it has been associated with one or more monitoring visits, </w:t>
      </w:r>
      <w:proofErr w:type="gramStart"/>
      <w:r w:rsidRPr="00EC54ED">
        <w:rPr>
          <w:sz w:val="24"/>
          <w:szCs w:val="24"/>
        </w:rPr>
        <w:t>as long as</w:t>
      </w:r>
      <w:proofErr w:type="gramEnd"/>
      <w:r w:rsidRPr="00EC54ED">
        <w:rPr>
          <w:sz w:val="24"/>
          <w:szCs w:val="24"/>
        </w:rPr>
        <w:t xml:space="preserve"> the visit is not in a canceled status.</w:t>
      </w:r>
      <w:r w:rsidR="00CB3ABD" w:rsidRPr="00EC54ED">
        <w:rPr>
          <w:sz w:val="24"/>
          <w:szCs w:val="24"/>
        </w:rPr>
        <w:t xml:space="preserve"> (ADO PBI 15283.4)</w:t>
      </w:r>
    </w:p>
    <w:p w14:paraId="48F5B4FD" w14:textId="6A1A2B4E" w:rsidR="00E56DB5" w:rsidRPr="00EC54ED" w:rsidRDefault="00E56DB5" w:rsidP="001B4D78">
      <w:pPr>
        <w:pStyle w:val="Heading4"/>
        <w:rPr>
          <w:sz w:val="24"/>
          <w:szCs w:val="24"/>
        </w:rPr>
      </w:pPr>
      <w:r w:rsidRPr="00EC54ED">
        <w:rPr>
          <w:sz w:val="24"/>
          <w:szCs w:val="24"/>
        </w:rPr>
        <w:t>A template shall not be deleted if it has one or more questions associated with it.</w:t>
      </w:r>
      <w:r w:rsidR="00CB3ABD" w:rsidRPr="00EC54ED">
        <w:rPr>
          <w:sz w:val="24"/>
          <w:szCs w:val="24"/>
        </w:rPr>
        <w:t xml:space="preserve"> (ADO PBI 15283.5)</w:t>
      </w:r>
    </w:p>
    <w:p w14:paraId="152D2A26" w14:textId="63675004" w:rsidR="00E56DB5" w:rsidRPr="00EC54ED" w:rsidRDefault="00E56DB5" w:rsidP="001B4D78">
      <w:pPr>
        <w:pStyle w:val="Heading4"/>
        <w:rPr>
          <w:sz w:val="24"/>
          <w:szCs w:val="24"/>
        </w:rPr>
      </w:pPr>
      <w:r w:rsidRPr="00EC54ED">
        <w:rPr>
          <w:sz w:val="24"/>
          <w:szCs w:val="24"/>
        </w:rPr>
        <w:t>A template question shall not be deleted if that question has one or more responses associated with it.</w:t>
      </w:r>
      <w:r w:rsidR="00CB3ABD" w:rsidRPr="00EC54ED">
        <w:rPr>
          <w:sz w:val="24"/>
          <w:szCs w:val="24"/>
        </w:rPr>
        <w:t xml:space="preserve"> (ADO PBI 15283.6)</w:t>
      </w:r>
    </w:p>
    <w:p w14:paraId="27A243D5" w14:textId="1936ABE6" w:rsidR="00E56DB5" w:rsidRPr="00EC54ED" w:rsidRDefault="00E56DB5" w:rsidP="001B4D78">
      <w:pPr>
        <w:pStyle w:val="Heading4"/>
        <w:rPr>
          <w:sz w:val="24"/>
          <w:szCs w:val="24"/>
        </w:rPr>
      </w:pPr>
      <w:r w:rsidRPr="00EC54ED">
        <w:rPr>
          <w:sz w:val="24"/>
          <w:szCs w:val="24"/>
        </w:rPr>
        <w:lastRenderedPageBreak/>
        <w:t>A template question shall not be deleted if it is a parent of another question in the same template.</w:t>
      </w:r>
      <w:r w:rsidR="00CB3ABD" w:rsidRPr="00EC54ED">
        <w:rPr>
          <w:sz w:val="24"/>
          <w:szCs w:val="24"/>
        </w:rPr>
        <w:t xml:space="preserve"> (ADO PBI 15283.7)</w:t>
      </w:r>
    </w:p>
    <w:p w14:paraId="6611CB9B" w14:textId="0489C2B1" w:rsidR="00062D93" w:rsidRPr="00EC54ED" w:rsidRDefault="00062D93">
      <w:pPr>
        <w:rPr>
          <w:rFonts w:ascii="Arial" w:hAnsi="Arial" w:cs="Arial"/>
          <w:b/>
          <w:szCs w:val="24"/>
        </w:rPr>
      </w:pPr>
    </w:p>
    <w:p w14:paraId="2CC33D3C" w14:textId="0B01B9E2" w:rsidR="00855480" w:rsidRPr="00EC54ED" w:rsidRDefault="00047A49" w:rsidP="001424B8">
      <w:pPr>
        <w:pStyle w:val="Heading2"/>
        <w:rPr>
          <w:sz w:val="24"/>
          <w:szCs w:val="24"/>
        </w:rPr>
      </w:pPr>
      <w:bookmarkStart w:id="52" w:name="_Toc194686586"/>
      <w:bookmarkStart w:id="53" w:name="_Toc194687857"/>
      <w:bookmarkStart w:id="54" w:name="_Toc195008592"/>
      <w:bookmarkStart w:id="55" w:name="_Toc198026157"/>
      <w:r w:rsidRPr="00EC54ED">
        <w:rPr>
          <w:sz w:val="24"/>
          <w:szCs w:val="24"/>
        </w:rPr>
        <w:t>Enter Visit Data Module</w:t>
      </w:r>
      <w:bookmarkEnd w:id="52"/>
      <w:bookmarkEnd w:id="53"/>
      <w:bookmarkEnd w:id="54"/>
      <w:bookmarkEnd w:id="55"/>
    </w:p>
    <w:p w14:paraId="536C457E" w14:textId="77777777" w:rsidR="00DC6F12" w:rsidRPr="00EC54ED" w:rsidRDefault="00DC6F12" w:rsidP="00DC6F12">
      <w:pPr>
        <w:rPr>
          <w:rFonts w:ascii="Arial" w:hAnsi="Arial" w:cs="Arial"/>
          <w:szCs w:val="24"/>
        </w:rPr>
      </w:pPr>
    </w:p>
    <w:p w14:paraId="6AD09CEA" w14:textId="002FFD0E" w:rsidR="009D3D8E" w:rsidRPr="00EC54ED" w:rsidRDefault="004F3078" w:rsidP="001B4D78">
      <w:pPr>
        <w:pStyle w:val="Heading3"/>
        <w:rPr>
          <w:sz w:val="24"/>
          <w:szCs w:val="24"/>
        </w:rPr>
      </w:pPr>
      <w:bookmarkStart w:id="56" w:name="_Toc194687858"/>
      <w:r w:rsidRPr="00EC54ED">
        <w:rPr>
          <w:sz w:val="24"/>
          <w:szCs w:val="24"/>
        </w:rPr>
        <w:t>Global Requirements</w:t>
      </w:r>
      <w:bookmarkEnd w:id="56"/>
    </w:p>
    <w:p w14:paraId="0FBB1CEF" w14:textId="0A3E4E2E" w:rsidR="004F3078" w:rsidRPr="00EC54ED" w:rsidRDefault="007D6203" w:rsidP="001B4D78">
      <w:pPr>
        <w:pStyle w:val="Heading4"/>
        <w:rPr>
          <w:sz w:val="24"/>
          <w:szCs w:val="24"/>
        </w:rPr>
      </w:pPr>
      <w:r w:rsidRPr="00EC54ED">
        <w:rPr>
          <w:sz w:val="24"/>
          <w:szCs w:val="24"/>
        </w:rPr>
        <w:t>The</w:t>
      </w:r>
      <w:r w:rsidR="004F3078" w:rsidRPr="00EC54ED">
        <w:rPr>
          <w:sz w:val="24"/>
          <w:szCs w:val="24"/>
        </w:rPr>
        <w:t xml:space="preserve"> </w:t>
      </w:r>
      <w:r w:rsidR="7B575F17" w:rsidRPr="08FA8B3A">
        <w:rPr>
          <w:sz w:val="24"/>
          <w:szCs w:val="24"/>
        </w:rPr>
        <w:t xml:space="preserve">correct </w:t>
      </w:r>
      <w:r w:rsidR="004F3078" w:rsidRPr="00EC54ED">
        <w:rPr>
          <w:sz w:val="24"/>
          <w:szCs w:val="24"/>
        </w:rPr>
        <w:t xml:space="preserve">report template ID </w:t>
      </w:r>
      <w:r w:rsidR="5180A303" w:rsidRPr="27653E1B">
        <w:rPr>
          <w:sz w:val="24"/>
          <w:szCs w:val="24"/>
        </w:rPr>
        <w:t xml:space="preserve">shall </w:t>
      </w:r>
      <w:r w:rsidR="5180A303" w:rsidRPr="08FA8B3A">
        <w:rPr>
          <w:sz w:val="24"/>
          <w:szCs w:val="24"/>
        </w:rPr>
        <w:t xml:space="preserve">be </w:t>
      </w:r>
      <w:r w:rsidR="3511EF89" w:rsidRPr="73A2DFA1">
        <w:rPr>
          <w:sz w:val="24"/>
          <w:szCs w:val="24"/>
        </w:rPr>
        <w:t xml:space="preserve">displayed </w:t>
      </w:r>
      <w:r w:rsidR="004F3078" w:rsidRPr="00EC54ED">
        <w:rPr>
          <w:sz w:val="24"/>
          <w:szCs w:val="24"/>
        </w:rPr>
        <w:t>e</w:t>
      </w:r>
      <w:r w:rsidR="044795A1" w:rsidRPr="36ADBB02">
        <w:rPr>
          <w:sz w:val="24"/>
          <w:szCs w:val="24"/>
        </w:rPr>
        <w:t xml:space="preserve"> </w:t>
      </w:r>
      <w:r w:rsidR="044795A1" w:rsidRPr="73A2DFA1">
        <w:rPr>
          <w:sz w:val="24"/>
          <w:szCs w:val="24"/>
        </w:rPr>
        <w:t xml:space="preserve">upon launching </w:t>
      </w:r>
      <w:r w:rsidR="3C5F144E" w:rsidRPr="73A2DFA1">
        <w:rPr>
          <w:sz w:val="24"/>
          <w:szCs w:val="24"/>
        </w:rPr>
        <w:t>the</w:t>
      </w:r>
      <w:r w:rsidR="004F3078" w:rsidRPr="00EC54ED">
        <w:rPr>
          <w:sz w:val="24"/>
          <w:szCs w:val="24"/>
        </w:rPr>
        <w:t xml:space="preserve"> “Enter Visit Data” module.</w:t>
      </w:r>
      <w:r w:rsidR="00CB3ABD" w:rsidRPr="00EC54ED">
        <w:rPr>
          <w:sz w:val="24"/>
          <w:szCs w:val="24"/>
        </w:rPr>
        <w:t xml:space="preserve"> (ADO PBI </w:t>
      </w:r>
      <w:r w:rsidR="00CD385A" w:rsidRPr="00EC54ED">
        <w:rPr>
          <w:sz w:val="24"/>
          <w:szCs w:val="24"/>
        </w:rPr>
        <w:t>11804</w:t>
      </w:r>
      <w:r w:rsidR="00CB3ABD" w:rsidRPr="00EC54ED">
        <w:rPr>
          <w:sz w:val="24"/>
          <w:szCs w:val="24"/>
        </w:rPr>
        <w:t>.1)</w:t>
      </w:r>
    </w:p>
    <w:p w14:paraId="6AC9D53B" w14:textId="123677AB" w:rsidR="00CD385A" w:rsidRPr="00EC54ED" w:rsidRDefault="008D2579" w:rsidP="0066387E">
      <w:pPr>
        <w:pStyle w:val="Heading4"/>
        <w:rPr>
          <w:sz w:val="24"/>
          <w:szCs w:val="24"/>
        </w:rPr>
      </w:pPr>
      <w:r w:rsidRPr="00EC54ED">
        <w:rPr>
          <w:sz w:val="24"/>
          <w:szCs w:val="24"/>
        </w:rPr>
        <w:t xml:space="preserve">The system shall </w:t>
      </w:r>
      <w:r w:rsidR="00110D3B" w:rsidRPr="00EC54ED">
        <w:rPr>
          <w:sz w:val="24"/>
          <w:szCs w:val="24"/>
        </w:rPr>
        <w:t xml:space="preserve">update the visit status from ‘New Visit’ to ‘FCRA Review’ when the user navigates to enter visit data, provided the </w:t>
      </w:r>
      <w:r w:rsidR="00C5439C">
        <w:rPr>
          <w:sz w:val="24"/>
          <w:szCs w:val="24"/>
        </w:rPr>
        <w:t xml:space="preserve">current date is within 7 days prior to </w:t>
      </w:r>
      <w:r w:rsidR="00110D3B" w:rsidRPr="00EC54ED">
        <w:rPr>
          <w:sz w:val="24"/>
          <w:szCs w:val="24"/>
        </w:rPr>
        <w:t>visit start date, allowing the visit to</w:t>
      </w:r>
      <w:bookmarkStart w:id="57" w:name="_Hlk160020831"/>
      <w:r w:rsidR="00A27B81" w:rsidRPr="00EC54ED">
        <w:rPr>
          <w:sz w:val="24"/>
          <w:szCs w:val="24"/>
        </w:rPr>
        <w:t xml:space="preserve"> be marked as </w:t>
      </w:r>
      <w:r w:rsidR="00AB6977" w:rsidRPr="00EC54ED">
        <w:rPr>
          <w:sz w:val="24"/>
          <w:szCs w:val="24"/>
        </w:rPr>
        <w:t>started</w:t>
      </w:r>
      <w:bookmarkEnd w:id="57"/>
      <w:r w:rsidR="00AB6977" w:rsidRPr="00EC54ED">
        <w:rPr>
          <w:sz w:val="24"/>
          <w:szCs w:val="24"/>
        </w:rPr>
        <w:t>.</w:t>
      </w:r>
      <w:r w:rsidR="00CD385A" w:rsidRPr="00EC54ED">
        <w:rPr>
          <w:sz w:val="24"/>
          <w:szCs w:val="24"/>
        </w:rPr>
        <w:t xml:space="preserve"> (ADO PBI 11804.2)</w:t>
      </w:r>
    </w:p>
    <w:p w14:paraId="16C9BEA4" w14:textId="6FB939D7" w:rsidR="004B6617" w:rsidRPr="00EC54ED" w:rsidRDefault="00533F2D" w:rsidP="0066387E">
      <w:pPr>
        <w:pStyle w:val="Heading4"/>
        <w:rPr>
          <w:sz w:val="24"/>
          <w:szCs w:val="24"/>
        </w:rPr>
      </w:pPr>
      <w:r w:rsidRPr="00EC54ED">
        <w:rPr>
          <w:sz w:val="24"/>
          <w:szCs w:val="24"/>
        </w:rPr>
        <w:t>T</w:t>
      </w:r>
      <w:r w:rsidR="00407C13" w:rsidRPr="00EC54ED">
        <w:rPr>
          <w:sz w:val="24"/>
          <w:szCs w:val="24"/>
        </w:rPr>
        <w:t xml:space="preserve">he system in the “Enter Visit Data” module for periodic monitoring visits shall display the following sections: Home, Attendees, ICF Review, Patient Review, Findings, Findings from Previous Visits, Checklist Items, Comments, Internal Visit Rating, and </w:t>
      </w:r>
      <w:r w:rsidR="004B6617" w:rsidRPr="00EC54ED">
        <w:rPr>
          <w:sz w:val="24"/>
          <w:szCs w:val="24"/>
        </w:rPr>
        <w:t xml:space="preserve">Approvals. </w:t>
      </w:r>
      <w:r w:rsidR="00CD385A" w:rsidRPr="00EC54ED">
        <w:rPr>
          <w:sz w:val="24"/>
          <w:szCs w:val="24"/>
        </w:rPr>
        <w:t xml:space="preserve"> (ADO PBI 11804.3)</w:t>
      </w:r>
      <w:r w:rsidR="00B8042A" w:rsidRPr="00EC54ED">
        <w:rPr>
          <w:sz w:val="24"/>
          <w:szCs w:val="24"/>
        </w:rPr>
        <w:t>.</w:t>
      </w:r>
    </w:p>
    <w:p w14:paraId="343ABAE9" w14:textId="7F93FD79" w:rsidR="00EB038E" w:rsidRPr="00EC54ED" w:rsidRDefault="00EB038E" w:rsidP="001B4D78">
      <w:pPr>
        <w:pStyle w:val="Heading4"/>
        <w:rPr>
          <w:sz w:val="24"/>
          <w:szCs w:val="24"/>
        </w:rPr>
      </w:pPr>
      <w:r w:rsidRPr="00EC54ED">
        <w:rPr>
          <w:sz w:val="24"/>
          <w:szCs w:val="24"/>
        </w:rPr>
        <w:t xml:space="preserve">The system in the “Enter Visit Data” module for Site Initiation Visits or Closeout Visits shall display the following sections: Home, Attendees, Checklist Items, </w:t>
      </w:r>
      <w:r w:rsidR="63B47592" w:rsidRPr="00EC54ED">
        <w:rPr>
          <w:sz w:val="24"/>
          <w:szCs w:val="24"/>
        </w:rPr>
        <w:t xml:space="preserve">Findings (SIV Only), </w:t>
      </w:r>
      <w:r w:rsidRPr="00EC54ED">
        <w:rPr>
          <w:sz w:val="24"/>
          <w:szCs w:val="24"/>
        </w:rPr>
        <w:t>Comments, and Approvals.</w:t>
      </w:r>
      <w:r w:rsidR="00CD385A" w:rsidRPr="00EC54ED">
        <w:rPr>
          <w:sz w:val="24"/>
          <w:szCs w:val="24"/>
        </w:rPr>
        <w:t xml:space="preserve"> (ADO PBI 11804.4)</w:t>
      </w:r>
    </w:p>
    <w:p w14:paraId="25D3D97C" w14:textId="77777777" w:rsidR="005523F8" w:rsidRPr="00EC54ED" w:rsidRDefault="005523F8" w:rsidP="004F5ABF">
      <w:pPr>
        <w:pStyle w:val="ListParagraph"/>
        <w:ind w:left="795" w:firstLine="285"/>
        <w:rPr>
          <w:rFonts w:ascii="Arial" w:hAnsi="Arial" w:cs="Arial"/>
          <w:b/>
          <w:bCs/>
          <w:szCs w:val="24"/>
        </w:rPr>
      </w:pPr>
    </w:p>
    <w:p w14:paraId="2A077BDA" w14:textId="39FDB6D8" w:rsidR="00710515" w:rsidRPr="00EC54ED" w:rsidRDefault="00C10ADC" w:rsidP="001B4D78">
      <w:pPr>
        <w:pStyle w:val="Heading3"/>
        <w:rPr>
          <w:sz w:val="24"/>
          <w:szCs w:val="24"/>
        </w:rPr>
      </w:pPr>
      <w:bookmarkStart w:id="58" w:name="_Toc194687859"/>
      <w:r w:rsidRPr="00EC54ED">
        <w:rPr>
          <w:sz w:val="24"/>
          <w:szCs w:val="24"/>
        </w:rPr>
        <w:t>Home</w:t>
      </w:r>
      <w:bookmarkEnd w:id="58"/>
      <w:r w:rsidRPr="00EC54ED">
        <w:rPr>
          <w:sz w:val="24"/>
          <w:szCs w:val="24"/>
        </w:rPr>
        <w:t xml:space="preserve"> </w:t>
      </w:r>
    </w:p>
    <w:p w14:paraId="04B156BF" w14:textId="17761A39" w:rsidR="00F07A9B" w:rsidRPr="00EC54ED" w:rsidRDefault="00F07A9B" w:rsidP="001B4D78">
      <w:pPr>
        <w:pStyle w:val="Heading4"/>
        <w:rPr>
          <w:sz w:val="24"/>
          <w:szCs w:val="24"/>
        </w:rPr>
      </w:pPr>
      <w:r w:rsidRPr="00EC54ED">
        <w:rPr>
          <w:sz w:val="24"/>
          <w:szCs w:val="24"/>
        </w:rPr>
        <w:t xml:space="preserve">The system shall display the visit study, site, visit type, PI, </w:t>
      </w:r>
      <w:r w:rsidR="7F60D6C0" w:rsidRPr="00EC54ED">
        <w:rPr>
          <w:sz w:val="24"/>
          <w:szCs w:val="24"/>
        </w:rPr>
        <w:t xml:space="preserve">and </w:t>
      </w:r>
      <w:r w:rsidRPr="00EC54ED">
        <w:rPr>
          <w:sz w:val="24"/>
          <w:szCs w:val="24"/>
        </w:rPr>
        <w:t>site contact</w:t>
      </w:r>
      <w:r w:rsidR="50F3B786" w:rsidRPr="00EC54ED">
        <w:rPr>
          <w:sz w:val="24"/>
          <w:szCs w:val="24"/>
        </w:rPr>
        <w:t>.</w:t>
      </w:r>
      <w:r w:rsidRPr="00EC54ED">
        <w:rPr>
          <w:sz w:val="24"/>
          <w:szCs w:val="24"/>
        </w:rPr>
        <w:t xml:space="preserve"> </w:t>
      </w:r>
      <w:r w:rsidR="2A73988D" w:rsidRPr="00EC54ED">
        <w:rPr>
          <w:sz w:val="24"/>
          <w:szCs w:val="24"/>
        </w:rPr>
        <w:t>O</w:t>
      </w:r>
      <w:r w:rsidRPr="00EC54ED">
        <w:rPr>
          <w:sz w:val="24"/>
          <w:szCs w:val="24"/>
        </w:rPr>
        <w:t>ther contextual information</w:t>
      </w:r>
      <w:r w:rsidR="002876FE" w:rsidRPr="00EC54ED">
        <w:rPr>
          <w:sz w:val="24"/>
          <w:szCs w:val="24"/>
        </w:rPr>
        <w:t xml:space="preserve"> </w:t>
      </w:r>
      <w:r w:rsidR="0843AF48" w:rsidRPr="00EC54ED">
        <w:rPr>
          <w:sz w:val="24"/>
          <w:szCs w:val="24"/>
        </w:rPr>
        <w:t xml:space="preserve">shall display </w:t>
      </w:r>
      <w:r w:rsidR="002876FE" w:rsidRPr="00EC54ED">
        <w:rPr>
          <w:sz w:val="24"/>
          <w:szCs w:val="24"/>
        </w:rPr>
        <w:t>in the visit summary section for Periodic and Close-out Visits</w:t>
      </w:r>
      <w:r w:rsidR="1F0233EF" w:rsidRPr="00EC54ED">
        <w:rPr>
          <w:sz w:val="24"/>
          <w:szCs w:val="24"/>
        </w:rPr>
        <w:t xml:space="preserve"> only</w:t>
      </w:r>
      <w:r w:rsidR="002876FE" w:rsidRPr="00EC54ED">
        <w:rPr>
          <w:sz w:val="24"/>
          <w:szCs w:val="24"/>
        </w:rPr>
        <w:t>.</w:t>
      </w:r>
      <w:r w:rsidR="003229EC" w:rsidRPr="00EC54ED">
        <w:rPr>
          <w:sz w:val="24"/>
          <w:szCs w:val="24"/>
        </w:rPr>
        <w:t xml:space="preserve"> (ADO PBI 15284.1)</w:t>
      </w:r>
    </w:p>
    <w:p w14:paraId="7F094912" w14:textId="50FC6DC0" w:rsidR="00F07A9B" w:rsidRPr="00EC54ED" w:rsidRDefault="00F07A9B" w:rsidP="001B4D78">
      <w:pPr>
        <w:pStyle w:val="Heading4"/>
        <w:rPr>
          <w:sz w:val="24"/>
          <w:szCs w:val="24"/>
        </w:rPr>
      </w:pPr>
      <w:r w:rsidRPr="00EC54ED">
        <w:rPr>
          <w:sz w:val="24"/>
          <w:szCs w:val="24"/>
        </w:rPr>
        <w:t>The system shall provide an option to refresh the visit summary with the most current enrollment numbers and the IRB expiration date.</w:t>
      </w:r>
      <w:r w:rsidR="00167868" w:rsidRPr="00EC54ED">
        <w:rPr>
          <w:sz w:val="24"/>
          <w:szCs w:val="24"/>
        </w:rPr>
        <w:t xml:space="preserve"> (ADO PBI 15284.2)</w:t>
      </w:r>
    </w:p>
    <w:p w14:paraId="482CE0F1" w14:textId="06783353" w:rsidR="00F07A9B" w:rsidRPr="00EC54ED" w:rsidRDefault="00F07A9B" w:rsidP="001B4D78">
      <w:pPr>
        <w:pStyle w:val="Heading4"/>
        <w:rPr>
          <w:sz w:val="24"/>
          <w:szCs w:val="24"/>
        </w:rPr>
      </w:pPr>
      <w:r w:rsidRPr="00EC54ED">
        <w:rPr>
          <w:sz w:val="24"/>
          <w:szCs w:val="24"/>
        </w:rPr>
        <w:t xml:space="preserve">The system shall provide an option to </w:t>
      </w:r>
      <w:r w:rsidR="002876FE" w:rsidRPr="00EC54ED">
        <w:rPr>
          <w:sz w:val="24"/>
          <w:szCs w:val="24"/>
        </w:rPr>
        <w:t>manually edit the visit summary values</w:t>
      </w:r>
      <w:r w:rsidRPr="00EC54ED">
        <w:rPr>
          <w:sz w:val="24"/>
          <w:szCs w:val="24"/>
        </w:rPr>
        <w:t>.</w:t>
      </w:r>
      <w:r w:rsidR="00E85840">
        <w:rPr>
          <w:sz w:val="24"/>
          <w:szCs w:val="24"/>
        </w:rPr>
        <w:t xml:space="preserve"> </w:t>
      </w:r>
      <w:r w:rsidR="00E85840" w:rsidRPr="00EC54ED">
        <w:rPr>
          <w:sz w:val="24"/>
          <w:szCs w:val="24"/>
        </w:rPr>
        <w:t>(ADO PBI 15284.3)</w:t>
      </w:r>
    </w:p>
    <w:p w14:paraId="6A6F1D9D" w14:textId="6DA0C608" w:rsidR="00B25FF0" w:rsidRPr="00EC54ED" w:rsidRDefault="00046631" w:rsidP="001B4D78">
      <w:pPr>
        <w:pStyle w:val="Heading4"/>
        <w:rPr>
          <w:sz w:val="24"/>
          <w:szCs w:val="24"/>
        </w:rPr>
      </w:pPr>
      <w:r w:rsidRPr="00EC54ED">
        <w:rPr>
          <w:sz w:val="24"/>
          <w:szCs w:val="24"/>
          <w:shd w:val="clear" w:color="auto" w:fill="FFFFFF"/>
        </w:rPr>
        <w:t xml:space="preserve">The system shall provide an </w:t>
      </w:r>
      <w:r w:rsidR="00B25FF0" w:rsidRPr="00EC54ED">
        <w:rPr>
          <w:sz w:val="24"/>
          <w:szCs w:val="24"/>
          <w:shd w:val="clear" w:color="auto" w:fill="FFFFFF"/>
        </w:rPr>
        <w:t xml:space="preserve">option to generate </w:t>
      </w:r>
      <w:r w:rsidRPr="00EC54ED">
        <w:rPr>
          <w:sz w:val="24"/>
          <w:szCs w:val="24"/>
          <w:shd w:val="clear" w:color="auto" w:fill="FFFFFF"/>
        </w:rPr>
        <w:t>a Monitoring Visit Report for all visit types using</w:t>
      </w:r>
      <w:r w:rsidR="00B25FF0" w:rsidRPr="00EC54ED">
        <w:rPr>
          <w:sz w:val="24"/>
          <w:szCs w:val="24"/>
          <w:shd w:val="clear" w:color="auto" w:fill="FFFFFF"/>
        </w:rPr>
        <w:t xml:space="preserve"> the template associated with the visit.</w:t>
      </w:r>
      <w:r w:rsidR="00167868" w:rsidRPr="00EC54ED">
        <w:rPr>
          <w:sz w:val="24"/>
          <w:szCs w:val="24"/>
        </w:rPr>
        <w:t xml:space="preserve"> (ADO PBI 15284.</w:t>
      </w:r>
      <w:r w:rsidR="009C6889">
        <w:rPr>
          <w:sz w:val="24"/>
          <w:szCs w:val="24"/>
        </w:rPr>
        <w:t>4</w:t>
      </w:r>
      <w:r w:rsidR="00167868" w:rsidRPr="00EC54ED">
        <w:rPr>
          <w:sz w:val="24"/>
          <w:szCs w:val="24"/>
        </w:rPr>
        <w:t>)</w:t>
      </w:r>
    </w:p>
    <w:p w14:paraId="3BFF5587" w14:textId="68BA7CB3" w:rsidR="00384A88" w:rsidRPr="00EC54ED" w:rsidRDefault="00384A88" w:rsidP="001B4D78">
      <w:pPr>
        <w:pStyle w:val="Heading4"/>
        <w:rPr>
          <w:sz w:val="24"/>
          <w:szCs w:val="24"/>
        </w:rPr>
      </w:pPr>
      <w:r w:rsidRPr="00EC54ED">
        <w:rPr>
          <w:sz w:val="24"/>
          <w:szCs w:val="24"/>
        </w:rPr>
        <w:t>The user shall be able to generate the Monitoring Visit Letter for Periodic Visits</w:t>
      </w:r>
      <w:r w:rsidR="00046631" w:rsidRPr="00EC54ED">
        <w:rPr>
          <w:sz w:val="24"/>
          <w:szCs w:val="24"/>
        </w:rPr>
        <w:t xml:space="preserve"> when the visit </w:t>
      </w:r>
      <w:r w:rsidR="004D4072" w:rsidRPr="00EC54ED">
        <w:rPr>
          <w:sz w:val="24"/>
          <w:szCs w:val="24"/>
        </w:rPr>
        <w:t xml:space="preserve">is </w:t>
      </w:r>
      <w:r w:rsidR="00046631" w:rsidRPr="00EC54ED">
        <w:rPr>
          <w:sz w:val="24"/>
          <w:szCs w:val="24"/>
        </w:rPr>
        <w:t>i</w:t>
      </w:r>
      <w:r w:rsidR="004D4072" w:rsidRPr="00EC54ED">
        <w:rPr>
          <w:sz w:val="24"/>
          <w:szCs w:val="24"/>
        </w:rPr>
        <w:t xml:space="preserve">n Manager </w:t>
      </w:r>
      <w:r w:rsidR="4112E116" w:rsidRPr="00EC54ED">
        <w:rPr>
          <w:sz w:val="24"/>
          <w:szCs w:val="24"/>
        </w:rPr>
        <w:t xml:space="preserve">Approved </w:t>
      </w:r>
      <w:r w:rsidR="004D4072" w:rsidRPr="00EC54ED">
        <w:rPr>
          <w:sz w:val="24"/>
          <w:szCs w:val="24"/>
        </w:rPr>
        <w:t>status</w:t>
      </w:r>
      <w:r w:rsidR="007314A0" w:rsidRPr="00EC54ED">
        <w:rPr>
          <w:sz w:val="24"/>
          <w:szCs w:val="24"/>
        </w:rPr>
        <w:t>.</w:t>
      </w:r>
      <w:r w:rsidR="00167868" w:rsidRPr="00EC54ED">
        <w:rPr>
          <w:sz w:val="24"/>
          <w:szCs w:val="24"/>
        </w:rPr>
        <w:t xml:space="preserve"> (ADO PBI 15284.</w:t>
      </w:r>
      <w:r w:rsidR="00262C00">
        <w:rPr>
          <w:sz w:val="24"/>
          <w:szCs w:val="24"/>
        </w:rPr>
        <w:t>5</w:t>
      </w:r>
      <w:r w:rsidR="00167868" w:rsidRPr="00EC54ED">
        <w:rPr>
          <w:sz w:val="24"/>
          <w:szCs w:val="24"/>
        </w:rPr>
        <w:t>)</w:t>
      </w:r>
    </w:p>
    <w:p w14:paraId="77EBCEBC" w14:textId="77777777" w:rsidR="00E56DB5" w:rsidRPr="00EC54ED" w:rsidRDefault="00E56DB5" w:rsidP="00E56DB5">
      <w:pPr>
        <w:ind w:left="2700"/>
        <w:rPr>
          <w:rFonts w:ascii="Arial" w:hAnsi="Arial" w:cs="Arial"/>
          <w:szCs w:val="24"/>
        </w:rPr>
      </w:pPr>
    </w:p>
    <w:p w14:paraId="3E4A4557" w14:textId="77777777" w:rsidR="00E56DB5" w:rsidRPr="00EC54ED" w:rsidRDefault="00E56DB5" w:rsidP="001B4D78">
      <w:pPr>
        <w:pStyle w:val="Heading3"/>
        <w:rPr>
          <w:sz w:val="24"/>
          <w:szCs w:val="24"/>
        </w:rPr>
      </w:pPr>
      <w:bookmarkStart w:id="59" w:name="_Toc194687860"/>
      <w:r w:rsidRPr="00EC54ED">
        <w:rPr>
          <w:sz w:val="24"/>
          <w:szCs w:val="24"/>
        </w:rPr>
        <w:t>Attendees</w:t>
      </w:r>
      <w:bookmarkEnd w:id="59"/>
      <w:r w:rsidRPr="00EC54ED">
        <w:rPr>
          <w:sz w:val="24"/>
          <w:szCs w:val="24"/>
        </w:rPr>
        <w:t xml:space="preserve"> </w:t>
      </w:r>
    </w:p>
    <w:p w14:paraId="66753069" w14:textId="6BC7C92E" w:rsidR="00B4076E" w:rsidRPr="00EC54ED" w:rsidRDefault="00E56DB5" w:rsidP="001B4D78">
      <w:pPr>
        <w:pStyle w:val="Heading4"/>
        <w:rPr>
          <w:sz w:val="24"/>
          <w:szCs w:val="24"/>
        </w:rPr>
      </w:pPr>
      <w:r w:rsidRPr="00EC54ED">
        <w:rPr>
          <w:sz w:val="24"/>
          <w:szCs w:val="24"/>
        </w:rPr>
        <w:t>The system shall allow the user to add or update the visit attendees – Abbott and Site attendees.</w:t>
      </w:r>
      <w:r w:rsidR="00167868" w:rsidRPr="00EC54ED">
        <w:rPr>
          <w:sz w:val="24"/>
          <w:szCs w:val="24"/>
        </w:rPr>
        <w:t xml:space="preserve"> (ADO PBI 1528</w:t>
      </w:r>
      <w:r w:rsidR="00771CB3" w:rsidRPr="00EC54ED">
        <w:rPr>
          <w:sz w:val="24"/>
          <w:szCs w:val="24"/>
        </w:rPr>
        <w:t>5</w:t>
      </w:r>
      <w:r w:rsidR="00167868" w:rsidRPr="00EC54ED">
        <w:rPr>
          <w:sz w:val="24"/>
          <w:szCs w:val="24"/>
        </w:rPr>
        <w:t>.1)</w:t>
      </w:r>
    </w:p>
    <w:p w14:paraId="30B13FEE" w14:textId="77777777" w:rsidR="00506B28" w:rsidRPr="00EC54ED" w:rsidRDefault="00506B28" w:rsidP="00506B28">
      <w:pPr>
        <w:rPr>
          <w:rFonts w:ascii="Arial" w:hAnsi="Arial" w:cs="Arial"/>
          <w:szCs w:val="24"/>
        </w:rPr>
      </w:pPr>
    </w:p>
    <w:p w14:paraId="5C7448B5" w14:textId="334A7351" w:rsidR="0099766E" w:rsidRPr="00B40CA6" w:rsidRDefault="0099766E" w:rsidP="001B4D78">
      <w:pPr>
        <w:pStyle w:val="Heading3"/>
        <w:rPr>
          <w:sz w:val="24"/>
          <w:szCs w:val="24"/>
        </w:rPr>
      </w:pPr>
      <w:bookmarkStart w:id="60" w:name="_Toc194687861"/>
      <w:r w:rsidRPr="00B40CA6">
        <w:rPr>
          <w:sz w:val="24"/>
          <w:szCs w:val="24"/>
        </w:rPr>
        <w:t>ICF Review</w:t>
      </w:r>
      <w:bookmarkEnd w:id="60"/>
    </w:p>
    <w:p w14:paraId="538933A6" w14:textId="0DEDB30C" w:rsidR="00B8042A" w:rsidRPr="00B40CA6" w:rsidRDefault="00A27B81" w:rsidP="001B4D78">
      <w:pPr>
        <w:pStyle w:val="Heading4"/>
        <w:rPr>
          <w:sz w:val="24"/>
          <w:szCs w:val="24"/>
        </w:rPr>
      </w:pPr>
      <w:r w:rsidRPr="00B40CA6">
        <w:rPr>
          <w:sz w:val="24"/>
          <w:szCs w:val="24"/>
        </w:rPr>
        <w:t>Users</w:t>
      </w:r>
      <w:r w:rsidR="003D0094" w:rsidRPr="00B40CA6">
        <w:rPr>
          <w:sz w:val="24"/>
          <w:szCs w:val="24"/>
        </w:rPr>
        <w:t xml:space="preserve"> of the Site Monitoring Application (SMA)</w:t>
      </w:r>
      <w:r w:rsidRPr="00B40CA6">
        <w:rPr>
          <w:sz w:val="24"/>
          <w:szCs w:val="24"/>
        </w:rPr>
        <w:t xml:space="preserve"> shall be able</w:t>
      </w:r>
      <w:r w:rsidR="00B8042A" w:rsidRPr="00B40CA6">
        <w:rPr>
          <w:sz w:val="24"/>
          <w:szCs w:val="24"/>
        </w:rPr>
        <w:t xml:space="preserve"> to </w:t>
      </w:r>
      <w:r w:rsidR="00E45366" w:rsidRPr="00B40CA6">
        <w:rPr>
          <w:sz w:val="24"/>
          <w:szCs w:val="24"/>
        </w:rPr>
        <w:t xml:space="preserve">add, </w:t>
      </w:r>
      <w:r w:rsidR="00B8042A" w:rsidRPr="00B40CA6">
        <w:rPr>
          <w:sz w:val="24"/>
          <w:szCs w:val="24"/>
        </w:rPr>
        <w:t>review</w:t>
      </w:r>
      <w:r w:rsidR="00E45366" w:rsidRPr="00B40CA6">
        <w:rPr>
          <w:sz w:val="24"/>
          <w:szCs w:val="24"/>
        </w:rPr>
        <w:t>,</w:t>
      </w:r>
      <w:r w:rsidR="00B8042A" w:rsidRPr="00B40CA6">
        <w:rPr>
          <w:sz w:val="24"/>
          <w:szCs w:val="24"/>
        </w:rPr>
        <w:t xml:space="preserve"> and edit all applicable patient ICFs within the ICF Review menu.</w:t>
      </w:r>
      <w:r w:rsidR="00BE7FDF" w:rsidRPr="00B40CA6">
        <w:rPr>
          <w:sz w:val="24"/>
          <w:szCs w:val="24"/>
        </w:rPr>
        <w:t xml:space="preserve"> </w:t>
      </w:r>
      <w:r w:rsidR="003905BB" w:rsidRPr="00B40CA6">
        <w:rPr>
          <w:sz w:val="24"/>
          <w:szCs w:val="24"/>
        </w:rPr>
        <w:t>(ADO PBI 15286.1)</w:t>
      </w:r>
    </w:p>
    <w:p w14:paraId="6BAFD744" w14:textId="023E927F" w:rsidR="00FF5981" w:rsidRPr="00B40CA6" w:rsidRDefault="00FF5981" w:rsidP="001B4D78">
      <w:pPr>
        <w:pStyle w:val="Heading4"/>
        <w:rPr>
          <w:sz w:val="24"/>
          <w:szCs w:val="24"/>
        </w:rPr>
      </w:pPr>
      <w:r w:rsidRPr="00B40CA6">
        <w:rPr>
          <w:sz w:val="24"/>
          <w:szCs w:val="24"/>
        </w:rPr>
        <w:lastRenderedPageBreak/>
        <w:t xml:space="preserve">The system shall provide the option to delete an ICF Review that was manually added if </w:t>
      </w:r>
      <w:r w:rsidR="5EDC0997" w:rsidRPr="00B40CA6">
        <w:rPr>
          <w:sz w:val="24"/>
          <w:szCs w:val="24"/>
        </w:rPr>
        <w:t xml:space="preserve">within an </w:t>
      </w:r>
      <w:r w:rsidR="00A44F70" w:rsidRPr="00B40CA6">
        <w:rPr>
          <w:sz w:val="24"/>
          <w:szCs w:val="24"/>
        </w:rPr>
        <w:t>unlocked visit and within the review step associated with the ICF selection status, e.g., step one and selected, step two</w:t>
      </w:r>
      <w:r w:rsidRPr="00B40CA6">
        <w:rPr>
          <w:sz w:val="24"/>
          <w:szCs w:val="24"/>
        </w:rPr>
        <w:t xml:space="preserve"> and escalated.</w:t>
      </w:r>
      <w:r w:rsidR="003905BB" w:rsidRPr="00B40CA6">
        <w:rPr>
          <w:sz w:val="24"/>
          <w:szCs w:val="24"/>
        </w:rPr>
        <w:t xml:space="preserve"> (ADO PBI 15286.2)</w:t>
      </w:r>
    </w:p>
    <w:p w14:paraId="09ADF58A" w14:textId="69B0F030" w:rsidR="005F46F1" w:rsidRPr="00B40CA6" w:rsidRDefault="005F46F1" w:rsidP="001B4D78">
      <w:pPr>
        <w:pStyle w:val="Heading4"/>
        <w:rPr>
          <w:sz w:val="24"/>
          <w:szCs w:val="24"/>
        </w:rPr>
      </w:pPr>
      <w:r w:rsidRPr="00B40CA6">
        <w:rPr>
          <w:sz w:val="24"/>
          <w:szCs w:val="24"/>
        </w:rPr>
        <w:t>The system shall prompt for a finding to be added when an ICF Review is set as “missing source</w:t>
      </w:r>
      <w:proofErr w:type="gramStart"/>
      <w:r w:rsidRPr="00B40CA6">
        <w:rPr>
          <w:sz w:val="24"/>
          <w:szCs w:val="24"/>
        </w:rPr>
        <w:t>”</w:t>
      </w:r>
      <w:proofErr w:type="gramEnd"/>
      <w:r w:rsidRPr="00B40CA6">
        <w:rPr>
          <w:sz w:val="24"/>
          <w:szCs w:val="24"/>
        </w:rPr>
        <w:t xml:space="preserve"> and the patient does not have any associated findings</w:t>
      </w:r>
      <w:r w:rsidR="2212E468" w:rsidRPr="00B40CA6">
        <w:rPr>
          <w:sz w:val="24"/>
          <w:szCs w:val="24"/>
        </w:rPr>
        <w:t xml:space="preserve"> of any type under the ICF Monitoring Activity</w:t>
      </w:r>
      <w:r w:rsidRPr="00B40CA6">
        <w:rPr>
          <w:sz w:val="24"/>
          <w:szCs w:val="24"/>
        </w:rPr>
        <w:t>.</w:t>
      </w:r>
      <w:r w:rsidR="003905BB" w:rsidRPr="00B40CA6">
        <w:rPr>
          <w:sz w:val="24"/>
          <w:szCs w:val="24"/>
        </w:rPr>
        <w:t xml:space="preserve"> (ADO PBI 15286.3)</w:t>
      </w:r>
    </w:p>
    <w:p w14:paraId="7E5ABA38" w14:textId="6BCF8BDC" w:rsidR="009B56EF" w:rsidRPr="00B40CA6" w:rsidRDefault="009B56EF" w:rsidP="001B4D78">
      <w:pPr>
        <w:pStyle w:val="Heading4"/>
        <w:rPr>
          <w:sz w:val="24"/>
          <w:szCs w:val="24"/>
        </w:rPr>
      </w:pPr>
      <w:r w:rsidRPr="00B40CA6">
        <w:rPr>
          <w:sz w:val="24"/>
          <w:szCs w:val="24"/>
        </w:rPr>
        <w:t>The following ICF Review (Periodic Visits only) fields shall be presented</w:t>
      </w:r>
      <w:r w:rsidR="003905BB" w:rsidRPr="00B40CA6">
        <w:rPr>
          <w:sz w:val="24"/>
          <w:szCs w:val="24"/>
        </w:rPr>
        <w:t xml:space="preserve"> (ADO PBI 15286.</w:t>
      </w:r>
      <w:r w:rsidR="00AA7979">
        <w:rPr>
          <w:sz w:val="24"/>
          <w:szCs w:val="24"/>
        </w:rPr>
        <w:t>4</w:t>
      </w:r>
      <w:r w:rsidR="003905BB" w:rsidRPr="00B40CA6">
        <w:rPr>
          <w:sz w:val="24"/>
          <w:szCs w:val="24"/>
        </w:rPr>
        <w:t>)</w:t>
      </w:r>
      <w:r w:rsidRPr="00B40CA6">
        <w:rPr>
          <w:sz w:val="24"/>
          <w:szCs w:val="24"/>
        </w:rPr>
        <w:t>:</w:t>
      </w:r>
    </w:p>
    <w:p w14:paraId="79A6FF16" w14:textId="7212065C" w:rsidR="009B56EF" w:rsidRPr="00B40CA6" w:rsidRDefault="009B56EF" w:rsidP="00944C12">
      <w:pPr>
        <w:numPr>
          <w:ilvl w:val="4"/>
          <w:numId w:val="36"/>
        </w:numPr>
        <w:rPr>
          <w:rFonts w:ascii="Arial" w:hAnsi="Arial" w:cs="Arial"/>
          <w:szCs w:val="24"/>
        </w:rPr>
      </w:pPr>
      <w:r w:rsidRPr="00B40CA6">
        <w:rPr>
          <w:rFonts w:ascii="Arial" w:hAnsi="Arial" w:cs="Arial"/>
          <w:szCs w:val="24"/>
        </w:rPr>
        <w:t xml:space="preserve">Patient ID </w:t>
      </w:r>
    </w:p>
    <w:p w14:paraId="1694DBDE" w14:textId="77777777" w:rsidR="009B56EF" w:rsidRPr="00B40CA6" w:rsidRDefault="009B56EF" w:rsidP="00944C12">
      <w:pPr>
        <w:numPr>
          <w:ilvl w:val="4"/>
          <w:numId w:val="36"/>
        </w:numPr>
        <w:rPr>
          <w:rFonts w:ascii="Arial" w:hAnsi="Arial" w:cs="Arial"/>
          <w:szCs w:val="24"/>
        </w:rPr>
      </w:pPr>
      <w:r w:rsidRPr="00B40CA6">
        <w:rPr>
          <w:rFonts w:ascii="Arial" w:hAnsi="Arial" w:cs="Arial"/>
          <w:szCs w:val="24"/>
        </w:rPr>
        <w:t>Date of Patient Signature</w:t>
      </w:r>
    </w:p>
    <w:p w14:paraId="67C38446" w14:textId="77777777" w:rsidR="009B56EF" w:rsidRPr="00B40CA6" w:rsidRDefault="009B56EF" w:rsidP="00944C12">
      <w:pPr>
        <w:numPr>
          <w:ilvl w:val="4"/>
          <w:numId w:val="36"/>
        </w:numPr>
        <w:rPr>
          <w:rFonts w:ascii="Arial" w:hAnsi="Arial" w:cs="Arial"/>
          <w:szCs w:val="24"/>
        </w:rPr>
      </w:pPr>
      <w:r w:rsidRPr="00B40CA6">
        <w:rPr>
          <w:rFonts w:ascii="Arial" w:hAnsi="Arial" w:cs="Arial"/>
          <w:szCs w:val="24"/>
        </w:rPr>
        <w:t>Date of Authorized Signature</w:t>
      </w:r>
    </w:p>
    <w:p w14:paraId="52B66D36" w14:textId="77777777" w:rsidR="009B56EF" w:rsidRPr="00B40CA6" w:rsidRDefault="009B56EF" w:rsidP="00944C12">
      <w:pPr>
        <w:numPr>
          <w:ilvl w:val="4"/>
          <w:numId w:val="36"/>
        </w:numPr>
        <w:rPr>
          <w:rFonts w:ascii="Arial" w:hAnsi="Arial" w:cs="Arial"/>
          <w:szCs w:val="24"/>
        </w:rPr>
      </w:pPr>
      <w:r w:rsidRPr="00B40CA6">
        <w:rPr>
          <w:rFonts w:ascii="Arial" w:hAnsi="Arial" w:cs="Arial"/>
          <w:szCs w:val="24"/>
        </w:rPr>
        <w:t>ICF IRB Approval Date (if applicable, based on IRB requirements)</w:t>
      </w:r>
    </w:p>
    <w:p w14:paraId="3B888D27" w14:textId="77777777" w:rsidR="009B56EF" w:rsidRPr="00B40CA6" w:rsidRDefault="009B56EF" w:rsidP="00944C12">
      <w:pPr>
        <w:numPr>
          <w:ilvl w:val="4"/>
          <w:numId w:val="36"/>
        </w:numPr>
        <w:rPr>
          <w:rFonts w:ascii="Arial" w:hAnsi="Arial" w:cs="Arial"/>
          <w:szCs w:val="24"/>
        </w:rPr>
      </w:pPr>
      <w:r w:rsidRPr="00B40CA6">
        <w:rPr>
          <w:rFonts w:ascii="Arial" w:hAnsi="Arial" w:cs="Arial"/>
          <w:szCs w:val="24"/>
        </w:rPr>
        <w:t>Consent Process Documented (if applicable, based on IRB requirements)</w:t>
      </w:r>
    </w:p>
    <w:p w14:paraId="009BF786" w14:textId="20B715E9" w:rsidR="009B56EF" w:rsidRPr="00B40CA6" w:rsidRDefault="009B56EF" w:rsidP="00944C12">
      <w:pPr>
        <w:numPr>
          <w:ilvl w:val="4"/>
          <w:numId w:val="36"/>
        </w:numPr>
        <w:rPr>
          <w:rFonts w:ascii="Arial" w:hAnsi="Arial" w:cs="Arial"/>
          <w:szCs w:val="24"/>
        </w:rPr>
      </w:pPr>
      <w:r w:rsidRPr="00B40CA6">
        <w:rPr>
          <w:rFonts w:ascii="Arial" w:hAnsi="Arial" w:cs="Arial"/>
          <w:szCs w:val="24"/>
        </w:rPr>
        <w:t>Document Revision (</w:t>
      </w:r>
      <w:r w:rsidR="00273192" w:rsidRPr="00B40CA6">
        <w:rPr>
          <w:rFonts w:ascii="Arial" w:hAnsi="Arial" w:cs="Arial"/>
          <w:szCs w:val="24"/>
        </w:rPr>
        <w:t>drop-down</w:t>
      </w:r>
      <w:r w:rsidRPr="00B40CA6">
        <w:rPr>
          <w:rFonts w:ascii="Arial" w:hAnsi="Arial" w:cs="Arial"/>
          <w:szCs w:val="24"/>
        </w:rPr>
        <w:t xml:space="preserve"> list from </w:t>
      </w:r>
      <w:r w:rsidR="00273192" w:rsidRPr="00B40CA6">
        <w:rPr>
          <w:rFonts w:ascii="Arial" w:hAnsi="Arial" w:cs="Arial"/>
          <w:szCs w:val="24"/>
        </w:rPr>
        <w:t>Study Organizer configuration</w:t>
      </w:r>
      <w:r w:rsidRPr="00B40CA6">
        <w:rPr>
          <w:rFonts w:ascii="Arial" w:hAnsi="Arial" w:cs="Arial"/>
          <w:szCs w:val="24"/>
        </w:rPr>
        <w:t>)</w:t>
      </w:r>
    </w:p>
    <w:p w14:paraId="7A7387CC" w14:textId="77777777" w:rsidR="009B56EF" w:rsidRPr="00B40CA6" w:rsidRDefault="009B56EF" w:rsidP="00944C12">
      <w:pPr>
        <w:numPr>
          <w:ilvl w:val="4"/>
          <w:numId w:val="36"/>
        </w:numPr>
        <w:rPr>
          <w:rFonts w:ascii="Arial" w:hAnsi="Arial" w:cs="Arial"/>
          <w:szCs w:val="24"/>
        </w:rPr>
      </w:pPr>
      <w:r w:rsidRPr="00B40CA6">
        <w:rPr>
          <w:rFonts w:ascii="Arial" w:hAnsi="Arial" w:cs="Arial"/>
          <w:szCs w:val="24"/>
        </w:rPr>
        <w:t>Consent Type</w:t>
      </w:r>
    </w:p>
    <w:p w14:paraId="3D2D9F30" w14:textId="77777777" w:rsidR="009B56EF" w:rsidRPr="00B40CA6" w:rsidRDefault="009B56EF" w:rsidP="00944C12">
      <w:pPr>
        <w:numPr>
          <w:ilvl w:val="4"/>
          <w:numId w:val="36"/>
        </w:numPr>
        <w:rPr>
          <w:rFonts w:ascii="Arial" w:hAnsi="Arial" w:cs="Arial"/>
          <w:szCs w:val="24"/>
        </w:rPr>
      </w:pPr>
      <w:r w:rsidRPr="00B40CA6">
        <w:rPr>
          <w:rFonts w:ascii="Arial" w:hAnsi="Arial" w:cs="Arial"/>
          <w:szCs w:val="24"/>
        </w:rPr>
        <w:t>Patient Consent Last Reviewed Date (Smart SDV studies only)</w:t>
      </w:r>
    </w:p>
    <w:p w14:paraId="1A40C00B" w14:textId="77777777" w:rsidR="009B56EF" w:rsidRPr="00B40CA6" w:rsidRDefault="009B56EF" w:rsidP="00944C12">
      <w:pPr>
        <w:numPr>
          <w:ilvl w:val="4"/>
          <w:numId w:val="36"/>
        </w:numPr>
        <w:rPr>
          <w:rFonts w:ascii="Arial" w:hAnsi="Arial" w:cs="Arial"/>
          <w:szCs w:val="24"/>
        </w:rPr>
      </w:pPr>
      <w:r w:rsidRPr="00B40CA6">
        <w:rPr>
          <w:rFonts w:ascii="Arial" w:hAnsi="Arial" w:cs="Arial"/>
          <w:szCs w:val="24"/>
        </w:rPr>
        <w:t>Monitoring Status</w:t>
      </w:r>
    </w:p>
    <w:p w14:paraId="41142409" w14:textId="77777777" w:rsidR="009B56EF" w:rsidRPr="00B40CA6" w:rsidRDefault="009B56EF" w:rsidP="00944C12">
      <w:pPr>
        <w:numPr>
          <w:ilvl w:val="4"/>
          <w:numId w:val="36"/>
        </w:numPr>
        <w:rPr>
          <w:rFonts w:ascii="Arial" w:hAnsi="Arial" w:cs="Arial"/>
          <w:szCs w:val="24"/>
        </w:rPr>
      </w:pPr>
      <w:r w:rsidRPr="00B40CA6">
        <w:rPr>
          <w:rFonts w:ascii="Arial" w:hAnsi="Arial" w:cs="Arial"/>
          <w:szCs w:val="24"/>
        </w:rPr>
        <w:t>Selection Status (Smart SDV studies only and read-only)</w:t>
      </w:r>
    </w:p>
    <w:p w14:paraId="3CB75665" w14:textId="77777777" w:rsidR="009B56EF" w:rsidRPr="00B40CA6" w:rsidRDefault="009B56EF" w:rsidP="00944C12">
      <w:pPr>
        <w:numPr>
          <w:ilvl w:val="4"/>
          <w:numId w:val="36"/>
        </w:numPr>
        <w:rPr>
          <w:rFonts w:ascii="Arial" w:hAnsi="Arial" w:cs="Arial"/>
          <w:szCs w:val="24"/>
        </w:rPr>
      </w:pPr>
      <w:r w:rsidRPr="00B40CA6">
        <w:rPr>
          <w:rFonts w:ascii="Arial" w:hAnsi="Arial" w:cs="Arial"/>
          <w:szCs w:val="24"/>
        </w:rPr>
        <w:t>Monitored (read-only)</w:t>
      </w:r>
    </w:p>
    <w:p w14:paraId="607A3476" w14:textId="77777777" w:rsidR="009B56EF" w:rsidRPr="00B40CA6" w:rsidRDefault="009B56EF" w:rsidP="00944C12">
      <w:pPr>
        <w:numPr>
          <w:ilvl w:val="4"/>
          <w:numId w:val="36"/>
        </w:numPr>
        <w:rPr>
          <w:rFonts w:ascii="Arial" w:hAnsi="Arial" w:cs="Arial"/>
          <w:szCs w:val="24"/>
        </w:rPr>
      </w:pPr>
      <w:r w:rsidRPr="00B40CA6">
        <w:rPr>
          <w:rFonts w:ascii="Arial" w:hAnsi="Arial" w:cs="Arial"/>
          <w:szCs w:val="24"/>
        </w:rPr>
        <w:t>Ability to add one or more Findings to each ICF</w:t>
      </w:r>
    </w:p>
    <w:p w14:paraId="61E737F6" w14:textId="2C2E0A1C" w:rsidR="009B56EF" w:rsidRPr="00B40CA6" w:rsidRDefault="009B56EF" w:rsidP="00944C12">
      <w:pPr>
        <w:numPr>
          <w:ilvl w:val="4"/>
          <w:numId w:val="36"/>
        </w:numPr>
        <w:rPr>
          <w:rFonts w:ascii="Arial" w:hAnsi="Arial" w:cs="Arial"/>
          <w:szCs w:val="24"/>
        </w:rPr>
      </w:pPr>
      <w:r w:rsidRPr="00B40CA6">
        <w:rPr>
          <w:rFonts w:ascii="Arial" w:hAnsi="Arial" w:cs="Arial"/>
          <w:szCs w:val="24"/>
        </w:rPr>
        <w:t>Comments</w:t>
      </w:r>
      <w:r w:rsidR="007A4E13" w:rsidRPr="00B40CA6">
        <w:rPr>
          <w:rFonts w:ascii="Arial" w:hAnsi="Arial" w:cs="Arial"/>
          <w:szCs w:val="24"/>
        </w:rPr>
        <w:t xml:space="preserve"> (mandatory for Reconsents)</w:t>
      </w:r>
    </w:p>
    <w:p w14:paraId="1B6100A0" w14:textId="42B1775E" w:rsidR="00C6617A" w:rsidRPr="00B40CA6" w:rsidRDefault="00806D0E" w:rsidP="001B4D78">
      <w:pPr>
        <w:pStyle w:val="Heading4"/>
        <w:rPr>
          <w:sz w:val="24"/>
          <w:szCs w:val="24"/>
        </w:rPr>
      </w:pPr>
      <w:r w:rsidRPr="00B40CA6">
        <w:rPr>
          <w:sz w:val="24"/>
          <w:szCs w:val="24"/>
        </w:rPr>
        <w:t xml:space="preserve">For Smart SDV studies, application shall allow the user to change editable fields in ICF Review sections when the visit is </w:t>
      </w:r>
      <w:proofErr w:type="gramStart"/>
      <w:r w:rsidRPr="00B40CA6">
        <w:rPr>
          <w:sz w:val="24"/>
          <w:szCs w:val="24"/>
        </w:rPr>
        <w:t>unlocked</w:t>
      </w:r>
      <w:proofErr w:type="gramEnd"/>
      <w:r w:rsidR="008828F7" w:rsidRPr="00B40CA6">
        <w:rPr>
          <w:sz w:val="24"/>
          <w:szCs w:val="24"/>
        </w:rPr>
        <w:t xml:space="preserve"> and monitoring activities are not complete</w:t>
      </w:r>
      <w:r w:rsidR="00562416" w:rsidRPr="00B40CA6">
        <w:rPr>
          <w:sz w:val="24"/>
          <w:szCs w:val="24"/>
        </w:rPr>
        <w:t xml:space="preserve">. </w:t>
      </w:r>
      <w:r w:rsidRPr="00B40CA6">
        <w:rPr>
          <w:sz w:val="24"/>
          <w:szCs w:val="24"/>
        </w:rPr>
        <w:t xml:space="preserve">The ICF Review section shall allow the following fields to be editable: Patient Signature Date, Authorized Signature Date, IRB Approval Date, Consent Process Documented, Document Revision, Consent Type, </w:t>
      </w:r>
      <w:r w:rsidR="00562416" w:rsidRPr="00B40CA6">
        <w:rPr>
          <w:sz w:val="24"/>
          <w:szCs w:val="24"/>
        </w:rPr>
        <w:t xml:space="preserve">and </w:t>
      </w:r>
      <w:r w:rsidRPr="00B40CA6">
        <w:rPr>
          <w:sz w:val="24"/>
          <w:szCs w:val="24"/>
        </w:rPr>
        <w:t>Comments.</w:t>
      </w:r>
      <w:r w:rsidR="003905BB" w:rsidRPr="00B40CA6">
        <w:rPr>
          <w:sz w:val="24"/>
          <w:szCs w:val="24"/>
        </w:rPr>
        <w:t xml:space="preserve"> (ADO PBI 15286.</w:t>
      </w:r>
      <w:r w:rsidR="00E63676">
        <w:rPr>
          <w:sz w:val="24"/>
          <w:szCs w:val="24"/>
        </w:rPr>
        <w:t>5</w:t>
      </w:r>
      <w:r w:rsidR="003905BB" w:rsidRPr="00B40CA6">
        <w:rPr>
          <w:sz w:val="24"/>
          <w:szCs w:val="24"/>
        </w:rPr>
        <w:t>)</w:t>
      </w:r>
      <w:r w:rsidR="00C6617A" w:rsidRPr="00B40CA6">
        <w:rPr>
          <w:sz w:val="24"/>
          <w:szCs w:val="24"/>
        </w:rPr>
        <w:t xml:space="preserve">  </w:t>
      </w:r>
    </w:p>
    <w:p w14:paraId="641E8158" w14:textId="3860CF03" w:rsidR="00806D0E" w:rsidRPr="00B40CA6" w:rsidRDefault="00806D0E" w:rsidP="001B4D78">
      <w:pPr>
        <w:pStyle w:val="Heading4"/>
        <w:rPr>
          <w:sz w:val="24"/>
          <w:szCs w:val="24"/>
        </w:rPr>
      </w:pPr>
      <w:r w:rsidRPr="00B40CA6">
        <w:rPr>
          <w:sz w:val="24"/>
          <w:szCs w:val="24"/>
        </w:rPr>
        <w:t xml:space="preserve">For Smart SDV studies, edit rights (full/partial) shall be enabled based upon the </w:t>
      </w:r>
      <w:r w:rsidR="007067E6" w:rsidRPr="00B40CA6">
        <w:rPr>
          <w:sz w:val="24"/>
          <w:szCs w:val="24"/>
        </w:rPr>
        <w:t xml:space="preserve">activity review </w:t>
      </w:r>
      <w:r w:rsidRPr="00B40CA6">
        <w:rPr>
          <w:sz w:val="24"/>
          <w:szCs w:val="24"/>
        </w:rPr>
        <w:t xml:space="preserve">status </w:t>
      </w:r>
      <w:r w:rsidR="007067E6" w:rsidRPr="00B40CA6">
        <w:rPr>
          <w:sz w:val="24"/>
          <w:szCs w:val="24"/>
        </w:rPr>
        <w:t xml:space="preserve">(Selected Review, Escalated Review, or Visit Activities Complete) </w:t>
      </w:r>
      <w:r w:rsidRPr="00B40CA6">
        <w:rPr>
          <w:sz w:val="24"/>
          <w:szCs w:val="24"/>
        </w:rPr>
        <w:t>as follows:</w:t>
      </w:r>
      <w:r w:rsidR="003905BB" w:rsidRPr="00B40CA6">
        <w:rPr>
          <w:sz w:val="24"/>
          <w:szCs w:val="24"/>
        </w:rPr>
        <w:t xml:space="preserve"> (ADO PBI 15286.</w:t>
      </w:r>
      <w:r w:rsidR="00E63676">
        <w:rPr>
          <w:sz w:val="24"/>
          <w:szCs w:val="24"/>
        </w:rPr>
        <w:t>6</w:t>
      </w:r>
      <w:r w:rsidR="003905BB" w:rsidRPr="00B40CA6">
        <w:rPr>
          <w:sz w:val="24"/>
          <w:szCs w:val="24"/>
        </w:rPr>
        <w:t>)</w:t>
      </w:r>
    </w:p>
    <w:p w14:paraId="197BC9E6" w14:textId="39DACAC8" w:rsidR="00806D0E" w:rsidRPr="00B40CA6" w:rsidRDefault="00806D0E" w:rsidP="00944C12">
      <w:pPr>
        <w:numPr>
          <w:ilvl w:val="4"/>
          <w:numId w:val="37"/>
        </w:numPr>
        <w:rPr>
          <w:rFonts w:ascii="Arial" w:hAnsi="Arial" w:cs="Arial"/>
          <w:szCs w:val="24"/>
        </w:rPr>
      </w:pPr>
      <w:r w:rsidRPr="00B40CA6">
        <w:rPr>
          <w:rFonts w:ascii="Arial" w:hAnsi="Arial" w:cs="Arial"/>
          <w:szCs w:val="24"/>
        </w:rPr>
        <w:t xml:space="preserve">When </w:t>
      </w:r>
      <w:r w:rsidR="007067E6" w:rsidRPr="00B40CA6">
        <w:rPr>
          <w:rFonts w:ascii="Arial" w:hAnsi="Arial" w:cs="Arial"/>
          <w:szCs w:val="24"/>
        </w:rPr>
        <w:t>in Selected or Escalated Review</w:t>
      </w:r>
      <w:r w:rsidRPr="00B40CA6">
        <w:rPr>
          <w:rFonts w:ascii="Arial" w:hAnsi="Arial" w:cs="Arial"/>
          <w:szCs w:val="24"/>
        </w:rPr>
        <w:t xml:space="preserve">, full </w:t>
      </w:r>
      <w:r w:rsidR="00D310EF" w:rsidRPr="00B40CA6">
        <w:rPr>
          <w:rFonts w:ascii="Arial" w:hAnsi="Arial" w:cs="Arial"/>
          <w:szCs w:val="24"/>
        </w:rPr>
        <w:t xml:space="preserve">editing of all editable fields </w:t>
      </w:r>
      <w:r w:rsidR="00C57C82" w:rsidRPr="00B40CA6">
        <w:rPr>
          <w:rFonts w:ascii="Arial" w:hAnsi="Arial" w:cs="Arial"/>
          <w:szCs w:val="24"/>
        </w:rPr>
        <w:t xml:space="preserve">is possible, unless the review item is deferred or the selection status does not align with the review status (e.g., Selected ICFs can be reviewed in the </w:t>
      </w:r>
      <w:r w:rsidR="00FE3341" w:rsidRPr="00B40CA6">
        <w:rPr>
          <w:rFonts w:ascii="Arial" w:hAnsi="Arial" w:cs="Arial"/>
          <w:szCs w:val="24"/>
        </w:rPr>
        <w:t>Selected Review state)</w:t>
      </w:r>
      <w:r w:rsidRPr="00B40CA6">
        <w:rPr>
          <w:rFonts w:ascii="Arial" w:hAnsi="Arial" w:cs="Arial"/>
          <w:szCs w:val="24"/>
        </w:rPr>
        <w:t>.</w:t>
      </w:r>
    </w:p>
    <w:p w14:paraId="3CFD42C3" w14:textId="19A2243D" w:rsidR="00806D0E" w:rsidRPr="00B40CA6" w:rsidRDefault="00806D0E" w:rsidP="00944C12">
      <w:pPr>
        <w:numPr>
          <w:ilvl w:val="4"/>
          <w:numId w:val="37"/>
        </w:numPr>
        <w:rPr>
          <w:rFonts w:ascii="Arial" w:hAnsi="Arial" w:cs="Arial"/>
          <w:szCs w:val="24"/>
        </w:rPr>
      </w:pPr>
      <w:r w:rsidRPr="00B40CA6">
        <w:rPr>
          <w:rFonts w:ascii="Arial" w:hAnsi="Arial" w:cs="Arial"/>
          <w:szCs w:val="24"/>
        </w:rPr>
        <w:t xml:space="preserve">When </w:t>
      </w:r>
      <w:r w:rsidR="00D310EF" w:rsidRPr="00B40CA6">
        <w:rPr>
          <w:rFonts w:ascii="Arial" w:hAnsi="Arial" w:cs="Arial"/>
          <w:szCs w:val="24"/>
        </w:rPr>
        <w:t>in Visit Activities Complete Review State</w:t>
      </w:r>
      <w:r w:rsidR="00FE3341" w:rsidRPr="00B40CA6">
        <w:rPr>
          <w:rFonts w:ascii="Arial" w:hAnsi="Arial" w:cs="Arial"/>
          <w:szCs w:val="24"/>
        </w:rPr>
        <w:t xml:space="preserve"> or the selection status does not match the review status (e.g. Selected ICF in Escalated Review state)</w:t>
      </w:r>
      <w:r w:rsidR="00D310EF" w:rsidRPr="00B40CA6">
        <w:rPr>
          <w:rFonts w:ascii="Arial" w:hAnsi="Arial" w:cs="Arial"/>
          <w:szCs w:val="24"/>
        </w:rPr>
        <w:t xml:space="preserve">, </w:t>
      </w:r>
      <w:r w:rsidRPr="00B40CA6">
        <w:rPr>
          <w:rFonts w:ascii="Arial" w:hAnsi="Arial" w:cs="Arial"/>
          <w:szCs w:val="24"/>
        </w:rPr>
        <w:t>partial edit shall be possible of all editable fields except monitored status.</w:t>
      </w:r>
    </w:p>
    <w:p w14:paraId="2D49FC8F" w14:textId="2CF9EA39" w:rsidR="00375D3A" w:rsidRPr="00B40CA6" w:rsidRDefault="00375D3A" w:rsidP="001B4D78">
      <w:pPr>
        <w:pStyle w:val="Heading4"/>
        <w:rPr>
          <w:sz w:val="24"/>
          <w:szCs w:val="24"/>
        </w:rPr>
      </w:pPr>
      <w:r w:rsidRPr="00B40CA6">
        <w:rPr>
          <w:sz w:val="24"/>
          <w:szCs w:val="24"/>
        </w:rPr>
        <w:t>The “Monitored” flag in the ICF Review section shall be automatically derived based on the following criteria:</w:t>
      </w:r>
      <w:r w:rsidR="003905BB" w:rsidRPr="00B40CA6">
        <w:rPr>
          <w:sz w:val="24"/>
          <w:szCs w:val="24"/>
        </w:rPr>
        <w:t xml:space="preserve"> (ADO PBI 15286.</w:t>
      </w:r>
      <w:r w:rsidR="00E63676">
        <w:rPr>
          <w:sz w:val="24"/>
          <w:szCs w:val="24"/>
        </w:rPr>
        <w:t>7</w:t>
      </w:r>
      <w:r w:rsidR="003905BB" w:rsidRPr="00B40CA6">
        <w:rPr>
          <w:sz w:val="24"/>
          <w:szCs w:val="24"/>
        </w:rPr>
        <w:t>)</w:t>
      </w:r>
    </w:p>
    <w:p w14:paraId="1122E9CF" w14:textId="77777777" w:rsidR="00375D3A" w:rsidRPr="00B40CA6" w:rsidRDefault="00375D3A" w:rsidP="00944C12">
      <w:pPr>
        <w:numPr>
          <w:ilvl w:val="4"/>
          <w:numId w:val="38"/>
        </w:numPr>
        <w:rPr>
          <w:rFonts w:ascii="Arial" w:hAnsi="Arial" w:cs="Arial"/>
          <w:szCs w:val="24"/>
        </w:rPr>
      </w:pPr>
      <w:r w:rsidRPr="00B40CA6">
        <w:rPr>
          <w:rFonts w:ascii="Arial" w:hAnsi="Arial" w:cs="Arial"/>
          <w:szCs w:val="24"/>
        </w:rPr>
        <w:lastRenderedPageBreak/>
        <w:t>If Monitoring Status is “REVIEWED” or “NO REVIEW NEEDED”, Monitored Flag shall be set to “Y”</w:t>
      </w:r>
    </w:p>
    <w:p w14:paraId="03706579" w14:textId="77777777" w:rsidR="00375D3A" w:rsidRPr="00B40CA6" w:rsidRDefault="00375D3A" w:rsidP="00944C12">
      <w:pPr>
        <w:numPr>
          <w:ilvl w:val="4"/>
          <w:numId w:val="38"/>
        </w:numPr>
        <w:rPr>
          <w:rFonts w:ascii="Arial" w:hAnsi="Arial" w:cs="Arial"/>
          <w:szCs w:val="24"/>
        </w:rPr>
      </w:pPr>
      <w:r w:rsidRPr="00B40CA6">
        <w:rPr>
          <w:rFonts w:ascii="Arial" w:hAnsi="Arial" w:cs="Arial"/>
          <w:szCs w:val="24"/>
        </w:rPr>
        <w:t xml:space="preserve">If Monitoring Status is “MISSING SOURCE” and there is at least one associated finding, Monitored Flag shall be set to “Y”. </w:t>
      </w:r>
    </w:p>
    <w:p w14:paraId="09F17A13" w14:textId="77777777" w:rsidR="00375D3A" w:rsidRPr="00B40CA6" w:rsidRDefault="00375D3A" w:rsidP="00944C12">
      <w:pPr>
        <w:numPr>
          <w:ilvl w:val="4"/>
          <w:numId w:val="38"/>
        </w:numPr>
        <w:rPr>
          <w:rFonts w:ascii="Arial" w:hAnsi="Arial" w:cs="Arial"/>
          <w:szCs w:val="24"/>
        </w:rPr>
      </w:pPr>
      <w:r w:rsidRPr="00B40CA6">
        <w:rPr>
          <w:rFonts w:ascii="Arial" w:hAnsi="Arial" w:cs="Arial"/>
          <w:szCs w:val="24"/>
        </w:rPr>
        <w:t>Otherwise, Monitored Flag shall be set to “N”</w:t>
      </w:r>
    </w:p>
    <w:p w14:paraId="58290100" w14:textId="25BE8E16" w:rsidR="00016A01" w:rsidRPr="00B40CA6" w:rsidRDefault="00375D3A" w:rsidP="00944C12">
      <w:pPr>
        <w:numPr>
          <w:ilvl w:val="5"/>
          <w:numId w:val="29"/>
        </w:numPr>
        <w:ind w:left="3240"/>
        <w:rPr>
          <w:rFonts w:ascii="Arial" w:hAnsi="Arial" w:cs="Arial"/>
          <w:szCs w:val="24"/>
        </w:rPr>
      </w:pPr>
      <w:r w:rsidRPr="00B40CA6">
        <w:rPr>
          <w:rFonts w:ascii="Arial" w:hAnsi="Arial" w:cs="Arial"/>
          <w:szCs w:val="24"/>
        </w:rPr>
        <w:t>If the Monitoring Status for an ICF record is set to “MISSING SOURCE”, a</w:t>
      </w:r>
      <w:r w:rsidR="7628DE45" w:rsidRPr="00B40CA6">
        <w:rPr>
          <w:rFonts w:ascii="Arial" w:hAnsi="Arial" w:cs="Arial"/>
          <w:szCs w:val="24"/>
        </w:rPr>
        <w:t>t</w:t>
      </w:r>
      <w:r w:rsidRPr="00B40CA6">
        <w:rPr>
          <w:rFonts w:ascii="Arial" w:hAnsi="Arial" w:cs="Arial"/>
          <w:szCs w:val="24"/>
        </w:rPr>
        <w:t xml:space="preserve"> </w:t>
      </w:r>
      <w:r w:rsidR="7628DE45" w:rsidRPr="00B40CA6">
        <w:rPr>
          <w:rFonts w:ascii="Arial" w:hAnsi="Arial" w:cs="Arial"/>
          <w:szCs w:val="24"/>
        </w:rPr>
        <w:t>least</w:t>
      </w:r>
      <w:r w:rsidRPr="00B40CA6">
        <w:rPr>
          <w:rFonts w:ascii="Arial" w:hAnsi="Arial" w:cs="Arial"/>
          <w:szCs w:val="24"/>
        </w:rPr>
        <w:t xml:space="preserve"> </w:t>
      </w:r>
      <w:r w:rsidR="7628DE45" w:rsidRPr="00B40CA6">
        <w:rPr>
          <w:rFonts w:ascii="Arial" w:hAnsi="Arial" w:cs="Arial"/>
          <w:szCs w:val="24"/>
        </w:rPr>
        <w:t>one</w:t>
      </w:r>
      <w:r w:rsidRPr="00B40CA6">
        <w:rPr>
          <w:rFonts w:ascii="Arial" w:hAnsi="Arial" w:cs="Arial"/>
          <w:szCs w:val="24"/>
        </w:rPr>
        <w:t xml:space="preserve"> finding </w:t>
      </w:r>
      <w:r w:rsidR="00027D59" w:rsidRPr="00B40CA6">
        <w:rPr>
          <w:rFonts w:ascii="Arial" w:hAnsi="Arial" w:cs="Arial"/>
          <w:szCs w:val="24"/>
        </w:rPr>
        <w:t>must</w:t>
      </w:r>
      <w:r w:rsidRPr="00B40CA6">
        <w:rPr>
          <w:rFonts w:ascii="Arial" w:hAnsi="Arial" w:cs="Arial"/>
          <w:szCs w:val="24"/>
        </w:rPr>
        <w:t xml:space="preserve"> be added.</w:t>
      </w:r>
    </w:p>
    <w:p w14:paraId="4E04AFA0" w14:textId="28E7BB7A" w:rsidR="00E45366" w:rsidRPr="00B40CA6" w:rsidRDefault="00E45366" w:rsidP="001B4D78">
      <w:pPr>
        <w:pStyle w:val="Heading4"/>
        <w:rPr>
          <w:sz w:val="24"/>
          <w:szCs w:val="24"/>
        </w:rPr>
      </w:pPr>
      <w:r w:rsidRPr="00B40CA6">
        <w:rPr>
          <w:sz w:val="24"/>
          <w:szCs w:val="24"/>
        </w:rPr>
        <w:t>The “Number of Findings” column shall display the number of ICF findings from the current visit associated with the ICF Review.</w:t>
      </w:r>
      <w:r w:rsidR="00186ABA" w:rsidRPr="00B40CA6">
        <w:rPr>
          <w:sz w:val="24"/>
          <w:szCs w:val="24"/>
        </w:rPr>
        <w:t xml:space="preserve"> (ADO PBI 15286.</w:t>
      </w:r>
      <w:r w:rsidR="00E63676">
        <w:rPr>
          <w:sz w:val="24"/>
          <w:szCs w:val="24"/>
        </w:rPr>
        <w:t>8</w:t>
      </w:r>
      <w:r w:rsidR="00186ABA" w:rsidRPr="00B40CA6">
        <w:rPr>
          <w:sz w:val="24"/>
          <w:szCs w:val="24"/>
        </w:rPr>
        <w:t>)</w:t>
      </w:r>
    </w:p>
    <w:p w14:paraId="61CB27E9" w14:textId="10F96ABB" w:rsidR="00E45366" w:rsidRPr="00B40CA6" w:rsidRDefault="00E45366" w:rsidP="001B4D78">
      <w:pPr>
        <w:pStyle w:val="Heading4"/>
        <w:rPr>
          <w:sz w:val="24"/>
          <w:szCs w:val="24"/>
        </w:rPr>
      </w:pPr>
      <w:r w:rsidRPr="00B40CA6">
        <w:rPr>
          <w:sz w:val="24"/>
          <w:szCs w:val="24"/>
        </w:rPr>
        <w:t>The system shall provide the functionality to add an ICF finding from the ICF Review for a pat</w:t>
      </w:r>
      <w:r w:rsidR="42B16F6B" w:rsidRPr="00B40CA6">
        <w:rPr>
          <w:sz w:val="24"/>
          <w:szCs w:val="24"/>
        </w:rPr>
        <w:t>i</w:t>
      </w:r>
      <w:r w:rsidRPr="00B40CA6">
        <w:rPr>
          <w:sz w:val="24"/>
          <w:szCs w:val="24"/>
        </w:rPr>
        <w:t>ent.</w:t>
      </w:r>
      <w:r w:rsidR="00186ABA" w:rsidRPr="00B40CA6">
        <w:rPr>
          <w:sz w:val="24"/>
          <w:szCs w:val="24"/>
        </w:rPr>
        <w:t xml:space="preserve"> (ADO PBI 15286.</w:t>
      </w:r>
      <w:r w:rsidR="00E63676">
        <w:rPr>
          <w:sz w:val="24"/>
          <w:szCs w:val="24"/>
        </w:rPr>
        <w:t>9</w:t>
      </w:r>
      <w:r w:rsidR="00186ABA" w:rsidRPr="00B40CA6">
        <w:rPr>
          <w:sz w:val="24"/>
          <w:szCs w:val="24"/>
        </w:rPr>
        <w:t>)</w:t>
      </w:r>
    </w:p>
    <w:p w14:paraId="3C1AD990" w14:textId="21B8229A" w:rsidR="00826592" w:rsidRPr="00B40CA6" w:rsidRDefault="00826592" w:rsidP="00436E46">
      <w:pPr>
        <w:ind w:left="3240"/>
        <w:rPr>
          <w:rFonts w:ascii="Arial" w:hAnsi="Arial" w:cs="Arial"/>
          <w:szCs w:val="24"/>
        </w:rPr>
      </w:pPr>
    </w:p>
    <w:p w14:paraId="4FAF9882" w14:textId="2DB57E74" w:rsidR="004A258E" w:rsidRPr="00B40CA6" w:rsidRDefault="004A258E" w:rsidP="001B4D78">
      <w:pPr>
        <w:pStyle w:val="Heading3"/>
        <w:rPr>
          <w:sz w:val="24"/>
          <w:szCs w:val="24"/>
        </w:rPr>
      </w:pPr>
      <w:bookmarkStart w:id="61" w:name="_Toc194687862"/>
      <w:r w:rsidRPr="00B40CA6">
        <w:rPr>
          <w:sz w:val="24"/>
          <w:szCs w:val="24"/>
        </w:rPr>
        <w:t xml:space="preserve">Patient Review </w:t>
      </w:r>
      <w:r w:rsidR="00F81ED3" w:rsidRPr="00B40CA6">
        <w:rPr>
          <w:sz w:val="24"/>
          <w:szCs w:val="24"/>
        </w:rPr>
        <w:t xml:space="preserve">- </w:t>
      </w:r>
      <w:r w:rsidRPr="00B40CA6">
        <w:rPr>
          <w:sz w:val="24"/>
          <w:szCs w:val="24"/>
        </w:rPr>
        <w:t>General Requirements</w:t>
      </w:r>
      <w:bookmarkEnd w:id="61"/>
    </w:p>
    <w:p w14:paraId="60B5FD80" w14:textId="72706D51" w:rsidR="004A258E" w:rsidRPr="00B40CA6" w:rsidRDefault="004A258E" w:rsidP="001B4D78">
      <w:pPr>
        <w:pStyle w:val="Heading4"/>
        <w:rPr>
          <w:sz w:val="24"/>
          <w:szCs w:val="24"/>
        </w:rPr>
      </w:pPr>
      <w:r w:rsidRPr="00B40CA6">
        <w:rPr>
          <w:sz w:val="24"/>
          <w:szCs w:val="24"/>
        </w:rPr>
        <w:t xml:space="preserve">If an SDR or SDV first escalation is identified, users shall be able to view/edit </w:t>
      </w:r>
      <w:r w:rsidR="2A86C9E6" w:rsidRPr="00B40CA6">
        <w:rPr>
          <w:sz w:val="24"/>
          <w:szCs w:val="24"/>
        </w:rPr>
        <w:t>ICFs for</w:t>
      </w:r>
      <w:r w:rsidRPr="00B40CA6">
        <w:rPr>
          <w:sz w:val="24"/>
          <w:szCs w:val="24"/>
        </w:rPr>
        <w:t xml:space="preserve"> these same patients in the ICF Review screen.</w:t>
      </w:r>
      <w:r w:rsidR="006A7062" w:rsidRPr="00B40CA6">
        <w:rPr>
          <w:sz w:val="24"/>
          <w:szCs w:val="24"/>
        </w:rPr>
        <w:t xml:space="preserve"> (ADO PBI 15288.1)</w:t>
      </w:r>
    </w:p>
    <w:p w14:paraId="40CAEECB" w14:textId="67FA71C7" w:rsidR="004A258E" w:rsidRPr="00B40CA6" w:rsidRDefault="004A258E" w:rsidP="001B4D78">
      <w:pPr>
        <w:pStyle w:val="Heading4"/>
        <w:rPr>
          <w:sz w:val="24"/>
          <w:szCs w:val="24"/>
        </w:rPr>
      </w:pPr>
      <w:r w:rsidRPr="00B40CA6">
        <w:rPr>
          <w:sz w:val="24"/>
          <w:szCs w:val="24"/>
        </w:rPr>
        <w:t>Users shall be able to add manual patients to SDR/SDV a</w:t>
      </w:r>
      <w:r w:rsidR="19F9D0AF" w:rsidRPr="00B40CA6">
        <w:rPr>
          <w:sz w:val="24"/>
          <w:szCs w:val="24"/>
        </w:rPr>
        <w:t xml:space="preserve">s well as </w:t>
      </w:r>
      <w:r w:rsidRPr="00B40CA6">
        <w:rPr>
          <w:sz w:val="24"/>
          <w:szCs w:val="24"/>
        </w:rPr>
        <w:t xml:space="preserve">view or edit the </w:t>
      </w:r>
      <w:r w:rsidR="345C6DA7" w:rsidRPr="00B40CA6">
        <w:rPr>
          <w:sz w:val="24"/>
          <w:szCs w:val="24"/>
        </w:rPr>
        <w:t>ICFs for</w:t>
      </w:r>
      <w:r w:rsidRPr="00B40CA6">
        <w:rPr>
          <w:sz w:val="24"/>
          <w:szCs w:val="24"/>
        </w:rPr>
        <w:t xml:space="preserve"> </w:t>
      </w:r>
      <w:r w:rsidR="345C6DA7" w:rsidRPr="00B40CA6">
        <w:rPr>
          <w:sz w:val="24"/>
          <w:szCs w:val="24"/>
        </w:rPr>
        <w:t>the</w:t>
      </w:r>
      <w:r w:rsidRPr="00B40CA6">
        <w:rPr>
          <w:sz w:val="24"/>
          <w:szCs w:val="24"/>
        </w:rPr>
        <w:t xml:space="preserve"> manually added patients in the ICF Review screen.</w:t>
      </w:r>
      <w:r w:rsidR="006A7062" w:rsidRPr="00B40CA6">
        <w:rPr>
          <w:sz w:val="24"/>
          <w:szCs w:val="24"/>
        </w:rPr>
        <w:t xml:space="preserve"> (ADO PBI 15288.2)</w:t>
      </w:r>
    </w:p>
    <w:p w14:paraId="4437ACAD" w14:textId="4810BB04" w:rsidR="004A258E" w:rsidRPr="00B40CA6" w:rsidRDefault="004A258E" w:rsidP="001B4D78">
      <w:pPr>
        <w:pStyle w:val="Heading4"/>
        <w:rPr>
          <w:sz w:val="24"/>
          <w:szCs w:val="24"/>
        </w:rPr>
      </w:pPr>
      <w:r w:rsidRPr="00B40CA6">
        <w:rPr>
          <w:sz w:val="24"/>
          <w:szCs w:val="24"/>
        </w:rPr>
        <w:t xml:space="preserve">Users shall be able to Check for Escalations for a second-round evaluation after all records for the escalated patients </w:t>
      </w:r>
      <w:r w:rsidR="5A712B28" w:rsidRPr="00B40CA6">
        <w:rPr>
          <w:sz w:val="24"/>
          <w:szCs w:val="24"/>
        </w:rPr>
        <w:t>in the first round</w:t>
      </w:r>
      <w:r w:rsidRPr="00B40CA6">
        <w:rPr>
          <w:sz w:val="24"/>
          <w:szCs w:val="24"/>
        </w:rPr>
        <w:t xml:space="preserve"> have been marked as monitored or deferred, and a second escalation finding shall be created, as applicable.  The user shall be able to view/edit the second escalation finding details.</w:t>
      </w:r>
      <w:r w:rsidR="006A7062" w:rsidRPr="00B40CA6">
        <w:rPr>
          <w:sz w:val="24"/>
          <w:szCs w:val="24"/>
        </w:rPr>
        <w:t xml:space="preserve"> (ADO PBI 15288.3)</w:t>
      </w:r>
    </w:p>
    <w:p w14:paraId="448C268C" w14:textId="0C4E5793" w:rsidR="004A258E" w:rsidRPr="00B40CA6" w:rsidRDefault="004A258E" w:rsidP="001B4D78">
      <w:pPr>
        <w:pStyle w:val="Heading4"/>
        <w:rPr>
          <w:sz w:val="24"/>
          <w:szCs w:val="24"/>
        </w:rPr>
      </w:pPr>
      <w:r w:rsidRPr="00B40CA6">
        <w:rPr>
          <w:sz w:val="24"/>
          <w:szCs w:val="24"/>
        </w:rPr>
        <w:t>Users shall receive a notification after Checking for Escalations for a second-round evaluation that a second escalation has or has not occurred.</w:t>
      </w:r>
      <w:r w:rsidR="006A7062" w:rsidRPr="00B40CA6">
        <w:rPr>
          <w:sz w:val="24"/>
          <w:szCs w:val="24"/>
        </w:rPr>
        <w:t xml:space="preserve"> (ADO PBI 15288.4)</w:t>
      </w:r>
    </w:p>
    <w:p w14:paraId="273EE5E0" w14:textId="6302C550" w:rsidR="00B4076E" w:rsidRPr="00B40CA6" w:rsidRDefault="00B4076E" w:rsidP="00AD6E85">
      <w:pPr>
        <w:ind w:left="1080"/>
        <w:rPr>
          <w:rFonts w:ascii="Arial" w:hAnsi="Arial" w:cs="Arial"/>
          <w:b/>
          <w:bCs/>
          <w:szCs w:val="24"/>
        </w:rPr>
      </w:pPr>
    </w:p>
    <w:p w14:paraId="11AA672F" w14:textId="2ECFBC03" w:rsidR="00027D59" w:rsidRPr="00B40CA6" w:rsidRDefault="00027D59" w:rsidP="001B4D78">
      <w:pPr>
        <w:pStyle w:val="Heading3"/>
        <w:rPr>
          <w:sz w:val="24"/>
          <w:szCs w:val="24"/>
        </w:rPr>
      </w:pPr>
      <w:bookmarkStart w:id="62" w:name="_Toc194687863"/>
      <w:r w:rsidRPr="00B40CA6">
        <w:rPr>
          <w:sz w:val="24"/>
          <w:szCs w:val="24"/>
        </w:rPr>
        <w:t>Patient Review</w:t>
      </w:r>
      <w:r w:rsidR="00F81ED3" w:rsidRPr="00B40CA6">
        <w:rPr>
          <w:sz w:val="24"/>
          <w:szCs w:val="24"/>
        </w:rPr>
        <w:t xml:space="preserve"> - </w:t>
      </w:r>
      <w:r w:rsidR="003A2519" w:rsidRPr="00B40CA6">
        <w:rPr>
          <w:sz w:val="24"/>
          <w:szCs w:val="24"/>
        </w:rPr>
        <w:t>Header</w:t>
      </w:r>
      <w:bookmarkEnd w:id="62"/>
    </w:p>
    <w:p w14:paraId="3D4701AC" w14:textId="6BE6E9ED" w:rsidR="000570A5" w:rsidRPr="00B40CA6" w:rsidRDefault="00904CA2" w:rsidP="001B4D78">
      <w:pPr>
        <w:pStyle w:val="Heading4"/>
        <w:rPr>
          <w:sz w:val="24"/>
          <w:szCs w:val="24"/>
        </w:rPr>
      </w:pPr>
      <w:r w:rsidRPr="00B40CA6">
        <w:rPr>
          <w:sz w:val="24"/>
          <w:szCs w:val="24"/>
        </w:rPr>
        <w:t xml:space="preserve">The system shall display a count of patients for review </w:t>
      </w:r>
      <w:r w:rsidR="001265A3" w:rsidRPr="00B40CA6">
        <w:rPr>
          <w:sz w:val="24"/>
          <w:szCs w:val="24"/>
        </w:rPr>
        <w:t xml:space="preserve">and pending review </w:t>
      </w:r>
      <w:r w:rsidRPr="00B40CA6">
        <w:rPr>
          <w:sz w:val="24"/>
          <w:szCs w:val="24"/>
        </w:rPr>
        <w:t>in the current PMV</w:t>
      </w:r>
      <w:r w:rsidR="00E44D3C" w:rsidRPr="00B40CA6">
        <w:rPr>
          <w:sz w:val="24"/>
          <w:szCs w:val="24"/>
        </w:rPr>
        <w:t>. (ADO PBI 15289.1)</w:t>
      </w:r>
    </w:p>
    <w:p w14:paraId="667C45FC" w14:textId="77532EF8" w:rsidR="001265A3" w:rsidRPr="00B40CA6" w:rsidRDefault="004E7FEE" w:rsidP="001B4D78">
      <w:pPr>
        <w:pStyle w:val="Heading4"/>
        <w:rPr>
          <w:sz w:val="24"/>
          <w:szCs w:val="24"/>
        </w:rPr>
      </w:pPr>
      <w:r w:rsidRPr="00B40CA6">
        <w:rPr>
          <w:sz w:val="24"/>
          <w:szCs w:val="24"/>
        </w:rPr>
        <w:t>T</w:t>
      </w:r>
      <w:r w:rsidR="001265A3" w:rsidRPr="00B40CA6">
        <w:rPr>
          <w:sz w:val="24"/>
          <w:szCs w:val="24"/>
        </w:rPr>
        <w:t xml:space="preserve">he system shall display </w:t>
      </w:r>
      <w:r w:rsidR="00E0405F" w:rsidRPr="00B40CA6">
        <w:rPr>
          <w:sz w:val="24"/>
          <w:szCs w:val="24"/>
        </w:rPr>
        <w:t xml:space="preserve">relevant </w:t>
      </w:r>
      <w:r w:rsidR="00B11262" w:rsidRPr="00B40CA6">
        <w:rPr>
          <w:sz w:val="24"/>
          <w:szCs w:val="24"/>
        </w:rPr>
        <w:t>findings</w:t>
      </w:r>
      <w:r w:rsidR="00A15F02">
        <w:rPr>
          <w:sz w:val="24"/>
          <w:szCs w:val="24"/>
        </w:rPr>
        <w:t xml:space="preserve"> </w:t>
      </w:r>
      <w:r w:rsidR="002D3363" w:rsidRPr="00B40CA6">
        <w:rPr>
          <w:sz w:val="24"/>
          <w:szCs w:val="24"/>
        </w:rPr>
        <w:t xml:space="preserve">for </w:t>
      </w:r>
      <w:r w:rsidR="00E0405F" w:rsidRPr="00B40CA6">
        <w:rPr>
          <w:sz w:val="24"/>
          <w:szCs w:val="24"/>
        </w:rPr>
        <w:t xml:space="preserve">the </w:t>
      </w:r>
      <w:r w:rsidR="002D3363" w:rsidRPr="00B40CA6">
        <w:rPr>
          <w:sz w:val="24"/>
          <w:szCs w:val="24"/>
        </w:rPr>
        <w:t>ICF Review activity:</w:t>
      </w:r>
      <w:r w:rsidR="00E44D3C" w:rsidRPr="00B40CA6">
        <w:rPr>
          <w:sz w:val="24"/>
          <w:szCs w:val="24"/>
        </w:rPr>
        <w:t xml:space="preserve"> (ADO PBI 15289.2)</w:t>
      </w:r>
    </w:p>
    <w:p w14:paraId="669135D7" w14:textId="4811CBAD" w:rsidR="002D3363" w:rsidRPr="00B40CA6" w:rsidRDefault="004E7FEE" w:rsidP="00944C12">
      <w:pPr>
        <w:numPr>
          <w:ilvl w:val="4"/>
          <w:numId w:val="29"/>
        </w:numPr>
        <w:rPr>
          <w:rFonts w:ascii="Arial" w:hAnsi="Arial" w:cs="Arial"/>
          <w:szCs w:val="24"/>
        </w:rPr>
      </w:pPr>
      <w:r w:rsidRPr="00B40CA6">
        <w:rPr>
          <w:rFonts w:ascii="Arial" w:hAnsi="Arial" w:cs="Arial"/>
          <w:szCs w:val="24"/>
        </w:rPr>
        <w:t xml:space="preserve">Count of </w:t>
      </w:r>
      <w:r w:rsidR="00BE6283" w:rsidRPr="00B40CA6">
        <w:rPr>
          <w:rFonts w:ascii="Arial" w:hAnsi="Arial" w:cs="Arial"/>
          <w:szCs w:val="24"/>
        </w:rPr>
        <w:t xml:space="preserve">Major Findings for ICF Review in </w:t>
      </w:r>
      <w:r w:rsidR="00E0405F" w:rsidRPr="00B40CA6">
        <w:rPr>
          <w:rFonts w:ascii="Arial" w:hAnsi="Arial" w:cs="Arial"/>
          <w:szCs w:val="24"/>
        </w:rPr>
        <w:t xml:space="preserve">the </w:t>
      </w:r>
      <w:r w:rsidR="00BE6283" w:rsidRPr="00B40CA6">
        <w:rPr>
          <w:rFonts w:ascii="Arial" w:hAnsi="Arial" w:cs="Arial"/>
          <w:szCs w:val="24"/>
        </w:rPr>
        <w:t>current visit</w:t>
      </w:r>
    </w:p>
    <w:p w14:paraId="2CBA0312" w14:textId="51F0D779" w:rsidR="00BE6283" w:rsidRPr="00B40CA6" w:rsidRDefault="00787226" w:rsidP="00944C12">
      <w:pPr>
        <w:numPr>
          <w:ilvl w:val="4"/>
          <w:numId w:val="29"/>
        </w:numPr>
        <w:rPr>
          <w:rFonts w:ascii="Arial" w:hAnsi="Arial" w:cs="Arial"/>
          <w:szCs w:val="24"/>
        </w:rPr>
      </w:pPr>
      <w:r w:rsidRPr="00B40CA6">
        <w:rPr>
          <w:rFonts w:ascii="Arial" w:hAnsi="Arial" w:cs="Arial"/>
          <w:szCs w:val="24"/>
        </w:rPr>
        <w:t xml:space="preserve">Count of </w:t>
      </w:r>
      <w:r w:rsidR="00BE6283" w:rsidRPr="00B40CA6">
        <w:rPr>
          <w:rFonts w:ascii="Arial" w:hAnsi="Arial" w:cs="Arial"/>
          <w:szCs w:val="24"/>
        </w:rPr>
        <w:t xml:space="preserve">Major Findings for </w:t>
      </w:r>
      <w:r w:rsidRPr="00B40CA6">
        <w:rPr>
          <w:rFonts w:ascii="Arial" w:hAnsi="Arial" w:cs="Arial"/>
          <w:szCs w:val="24"/>
        </w:rPr>
        <w:t>D</w:t>
      </w:r>
      <w:r w:rsidR="00BE6283" w:rsidRPr="00B40CA6">
        <w:rPr>
          <w:rFonts w:ascii="Arial" w:hAnsi="Arial" w:cs="Arial"/>
          <w:szCs w:val="24"/>
        </w:rPr>
        <w:t>eferred ICF Review</w:t>
      </w:r>
      <w:r w:rsidR="004E7FEE" w:rsidRPr="00B40CA6">
        <w:rPr>
          <w:rFonts w:ascii="Arial" w:hAnsi="Arial" w:cs="Arial"/>
          <w:szCs w:val="24"/>
        </w:rPr>
        <w:t xml:space="preserve"> </w:t>
      </w:r>
      <w:r w:rsidRPr="00B40CA6">
        <w:rPr>
          <w:rFonts w:ascii="Arial" w:hAnsi="Arial" w:cs="Arial"/>
          <w:szCs w:val="24"/>
        </w:rPr>
        <w:t xml:space="preserve">and </w:t>
      </w:r>
      <w:r w:rsidR="00B11262" w:rsidRPr="00B40CA6">
        <w:rPr>
          <w:rFonts w:ascii="Arial" w:hAnsi="Arial" w:cs="Arial"/>
          <w:szCs w:val="24"/>
        </w:rPr>
        <w:t>prior visit ICF Review findings</w:t>
      </w:r>
    </w:p>
    <w:p w14:paraId="67E03468" w14:textId="507D6D57" w:rsidR="003D1CE1" w:rsidRDefault="00B11262" w:rsidP="00944C12">
      <w:pPr>
        <w:numPr>
          <w:ilvl w:val="4"/>
          <w:numId w:val="29"/>
        </w:numPr>
        <w:rPr>
          <w:rFonts w:ascii="Arial" w:hAnsi="Arial" w:cs="Arial"/>
          <w:szCs w:val="24"/>
        </w:rPr>
      </w:pPr>
      <w:r w:rsidRPr="00B40CA6">
        <w:rPr>
          <w:rFonts w:ascii="Arial" w:hAnsi="Arial" w:cs="Arial"/>
          <w:szCs w:val="24"/>
        </w:rPr>
        <w:t xml:space="preserve">ICF Review </w:t>
      </w:r>
      <w:r w:rsidR="003D1CE1" w:rsidRPr="00B40CA6">
        <w:rPr>
          <w:rFonts w:ascii="Arial" w:hAnsi="Arial" w:cs="Arial"/>
          <w:szCs w:val="24"/>
        </w:rPr>
        <w:t>Critical Finding</w:t>
      </w:r>
      <w:r w:rsidR="006900CF" w:rsidRPr="00B40CA6">
        <w:rPr>
          <w:rFonts w:ascii="Arial" w:hAnsi="Arial" w:cs="Arial"/>
          <w:szCs w:val="24"/>
        </w:rPr>
        <w:t xml:space="preserve"> indication, if applicable</w:t>
      </w:r>
    </w:p>
    <w:p w14:paraId="5E84269F" w14:textId="4FBF1AD8" w:rsidR="004E7FEE" w:rsidRPr="00B40CA6" w:rsidRDefault="006900CF" w:rsidP="001B4D78">
      <w:pPr>
        <w:pStyle w:val="Heading4"/>
        <w:rPr>
          <w:sz w:val="24"/>
          <w:szCs w:val="24"/>
        </w:rPr>
      </w:pPr>
      <w:r w:rsidRPr="00B40CA6">
        <w:rPr>
          <w:sz w:val="24"/>
          <w:szCs w:val="24"/>
        </w:rPr>
        <w:t xml:space="preserve">The system shall display relevant </w:t>
      </w:r>
      <w:r w:rsidR="00B11262" w:rsidRPr="00B40CA6">
        <w:rPr>
          <w:sz w:val="24"/>
          <w:szCs w:val="24"/>
        </w:rPr>
        <w:t>findings</w:t>
      </w:r>
      <w:r w:rsidR="00706489">
        <w:rPr>
          <w:sz w:val="24"/>
          <w:szCs w:val="24"/>
        </w:rPr>
        <w:t xml:space="preserve"> </w:t>
      </w:r>
      <w:r w:rsidRPr="00B40CA6">
        <w:rPr>
          <w:sz w:val="24"/>
          <w:szCs w:val="24"/>
        </w:rPr>
        <w:t>for the SDR Review Activity:</w:t>
      </w:r>
      <w:r w:rsidR="00E44D3C" w:rsidRPr="00B40CA6">
        <w:rPr>
          <w:sz w:val="24"/>
          <w:szCs w:val="24"/>
        </w:rPr>
        <w:t xml:space="preserve"> (ADO PBI 15289.3)</w:t>
      </w:r>
    </w:p>
    <w:p w14:paraId="33BAEDFB" w14:textId="1E09A0FC" w:rsidR="006900CF" w:rsidRPr="00B40CA6" w:rsidRDefault="006900CF" w:rsidP="001424B8">
      <w:pPr>
        <w:pStyle w:val="NormalBullet"/>
        <w:rPr>
          <w:sz w:val="24"/>
          <w:szCs w:val="24"/>
        </w:rPr>
      </w:pPr>
      <w:r w:rsidRPr="00B40CA6">
        <w:rPr>
          <w:sz w:val="24"/>
          <w:szCs w:val="24"/>
        </w:rPr>
        <w:t>Count of Major Findings for SDR in the current visit</w:t>
      </w:r>
    </w:p>
    <w:p w14:paraId="254883BA" w14:textId="0A91A97E" w:rsidR="006900CF" w:rsidRPr="00B40CA6" w:rsidRDefault="006900CF" w:rsidP="001424B8">
      <w:pPr>
        <w:pStyle w:val="NormalBullet"/>
        <w:rPr>
          <w:sz w:val="24"/>
          <w:szCs w:val="24"/>
        </w:rPr>
      </w:pPr>
      <w:r w:rsidRPr="00B40CA6">
        <w:rPr>
          <w:sz w:val="24"/>
          <w:szCs w:val="24"/>
        </w:rPr>
        <w:t>Count of Major Findings for Deferred SDR and prior visit</w:t>
      </w:r>
      <w:r w:rsidR="00C349ED" w:rsidRPr="00B40CA6">
        <w:rPr>
          <w:sz w:val="24"/>
          <w:szCs w:val="24"/>
        </w:rPr>
        <w:t xml:space="preserve"> SDR findings </w:t>
      </w:r>
    </w:p>
    <w:p w14:paraId="69F24116" w14:textId="491FB63A" w:rsidR="006900CF" w:rsidRDefault="00B11262" w:rsidP="001424B8">
      <w:pPr>
        <w:pStyle w:val="NormalBullet"/>
        <w:rPr>
          <w:sz w:val="24"/>
          <w:szCs w:val="24"/>
        </w:rPr>
      </w:pPr>
      <w:r w:rsidRPr="00B40CA6">
        <w:rPr>
          <w:sz w:val="24"/>
          <w:szCs w:val="24"/>
        </w:rPr>
        <w:t xml:space="preserve">SDR </w:t>
      </w:r>
      <w:r w:rsidR="006900CF" w:rsidRPr="00B40CA6">
        <w:rPr>
          <w:sz w:val="24"/>
          <w:szCs w:val="24"/>
        </w:rPr>
        <w:t>Critical Finding indication, if applicable</w:t>
      </w:r>
    </w:p>
    <w:p w14:paraId="4C3F1698" w14:textId="7AEF81C8" w:rsidR="006900CF" w:rsidRPr="00B40CA6" w:rsidRDefault="00B11262" w:rsidP="001B4D78">
      <w:pPr>
        <w:pStyle w:val="Heading4"/>
        <w:rPr>
          <w:sz w:val="24"/>
          <w:szCs w:val="24"/>
        </w:rPr>
      </w:pPr>
      <w:r w:rsidRPr="00B40CA6">
        <w:rPr>
          <w:sz w:val="24"/>
          <w:szCs w:val="24"/>
        </w:rPr>
        <w:lastRenderedPageBreak/>
        <w:t xml:space="preserve">The system shall display relevant </w:t>
      </w:r>
      <w:r w:rsidR="006E7896" w:rsidRPr="00B40CA6">
        <w:rPr>
          <w:sz w:val="24"/>
          <w:szCs w:val="24"/>
        </w:rPr>
        <w:t>findings</w:t>
      </w:r>
      <w:r w:rsidR="00706489">
        <w:rPr>
          <w:sz w:val="24"/>
          <w:szCs w:val="24"/>
        </w:rPr>
        <w:t xml:space="preserve"> </w:t>
      </w:r>
      <w:r w:rsidR="006E7896" w:rsidRPr="00B40CA6">
        <w:rPr>
          <w:sz w:val="24"/>
          <w:szCs w:val="24"/>
        </w:rPr>
        <w:t>for the SDV Review Activity:</w:t>
      </w:r>
      <w:r w:rsidR="00E44D3C" w:rsidRPr="00B40CA6">
        <w:rPr>
          <w:sz w:val="24"/>
          <w:szCs w:val="24"/>
        </w:rPr>
        <w:t xml:space="preserve"> (ADO PBI 15289.4)</w:t>
      </w:r>
    </w:p>
    <w:p w14:paraId="20CB12F4" w14:textId="30147410" w:rsidR="006E7896" w:rsidRPr="00B40CA6" w:rsidRDefault="006E7896" w:rsidP="001424B8">
      <w:pPr>
        <w:pStyle w:val="NormalBullet"/>
        <w:rPr>
          <w:sz w:val="24"/>
          <w:szCs w:val="24"/>
        </w:rPr>
      </w:pPr>
      <w:r w:rsidRPr="00B40CA6">
        <w:rPr>
          <w:sz w:val="24"/>
          <w:szCs w:val="24"/>
        </w:rPr>
        <w:t>Count of M</w:t>
      </w:r>
      <w:r w:rsidR="1151C40B" w:rsidRPr="00B40CA6">
        <w:rPr>
          <w:sz w:val="24"/>
          <w:szCs w:val="24"/>
        </w:rPr>
        <w:t>inor</w:t>
      </w:r>
      <w:r w:rsidRPr="00B40CA6">
        <w:rPr>
          <w:sz w:val="24"/>
          <w:szCs w:val="24"/>
        </w:rPr>
        <w:t xml:space="preserve"> Findings for SDV in the current visit</w:t>
      </w:r>
    </w:p>
    <w:p w14:paraId="29A2D742" w14:textId="44BBA82D" w:rsidR="006E7896" w:rsidRDefault="006E7896" w:rsidP="001424B8">
      <w:pPr>
        <w:pStyle w:val="NormalBullet"/>
        <w:rPr>
          <w:sz w:val="24"/>
          <w:szCs w:val="24"/>
        </w:rPr>
      </w:pPr>
      <w:r w:rsidRPr="00B40CA6">
        <w:rPr>
          <w:sz w:val="24"/>
          <w:szCs w:val="24"/>
        </w:rPr>
        <w:t>Count of M</w:t>
      </w:r>
      <w:r w:rsidR="53E90EE8" w:rsidRPr="00B40CA6">
        <w:rPr>
          <w:sz w:val="24"/>
          <w:szCs w:val="24"/>
        </w:rPr>
        <w:t>inor</w:t>
      </w:r>
      <w:r w:rsidRPr="00B40CA6">
        <w:rPr>
          <w:sz w:val="24"/>
          <w:szCs w:val="24"/>
        </w:rPr>
        <w:t xml:space="preserve"> Findings for Deferred SDV and prior visit SDV findings </w:t>
      </w:r>
    </w:p>
    <w:p w14:paraId="02D3CD0A" w14:textId="77777777" w:rsidR="00826592" w:rsidRPr="00B40CA6" w:rsidRDefault="00826592" w:rsidP="00826592">
      <w:pPr>
        <w:ind w:left="1080"/>
        <w:rPr>
          <w:rFonts w:ascii="Arial" w:hAnsi="Arial" w:cs="Arial"/>
          <w:b/>
          <w:bCs/>
          <w:szCs w:val="24"/>
        </w:rPr>
      </w:pPr>
    </w:p>
    <w:p w14:paraId="6BE89C02" w14:textId="46E105EC" w:rsidR="00826592" w:rsidRPr="00B40CA6" w:rsidRDefault="00826592" w:rsidP="001B4D78">
      <w:pPr>
        <w:pStyle w:val="Heading3"/>
        <w:rPr>
          <w:sz w:val="24"/>
          <w:szCs w:val="24"/>
        </w:rPr>
      </w:pPr>
      <w:bookmarkStart w:id="63" w:name="_Toc194687864"/>
      <w:r w:rsidRPr="00B40CA6">
        <w:rPr>
          <w:sz w:val="24"/>
          <w:szCs w:val="24"/>
        </w:rPr>
        <w:t xml:space="preserve">Patient Review </w:t>
      </w:r>
      <w:r w:rsidR="00F81ED3" w:rsidRPr="00B40CA6">
        <w:rPr>
          <w:sz w:val="24"/>
          <w:szCs w:val="24"/>
        </w:rPr>
        <w:t xml:space="preserve">- </w:t>
      </w:r>
      <w:r w:rsidR="00A949EB" w:rsidRPr="00B40CA6">
        <w:rPr>
          <w:sz w:val="24"/>
          <w:szCs w:val="24"/>
        </w:rPr>
        <w:t>Adverse Events</w:t>
      </w:r>
      <w:r w:rsidRPr="00B40CA6">
        <w:rPr>
          <w:sz w:val="24"/>
          <w:szCs w:val="24"/>
        </w:rPr>
        <w:t xml:space="preserve"> </w:t>
      </w:r>
      <w:r w:rsidR="00CA0090" w:rsidRPr="00B40CA6">
        <w:rPr>
          <w:sz w:val="24"/>
          <w:szCs w:val="24"/>
        </w:rPr>
        <w:t>View</w:t>
      </w:r>
      <w:bookmarkEnd w:id="63"/>
    </w:p>
    <w:p w14:paraId="59A9C11A" w14:textId="4435D3AE" w:rsidR="00CA0090" w:rsidRPr="00B40CA6" w:rsidRDefault="00CA0090" w:rsidP="001B4D78">
      <w:pPr>
        <w:pStyle w:val="Heading4"/>
        <w:rPr>
          <w:sz w:val="24"/>
          <w:szCs w:val="24"/>
        </w:rPr>
      </w:pPr>
      <w:r w:rsidRPr="00B40CA6">
        <w:rPr>
          <w:sz w:val="24"/>
          <w:szCs w:val="24"/>
        </w:rPr>
        <w:t xml:space="preserve">The system shall display adverse events for the patient with the following details: Visit Type; Subevent Number; AE Description; Aware Date; Other, Specify; Serious </w:t>
      </w:r>
      <w:proofErr w:type="gramStart"/>
      <w:r w:rsidRPr="00B40CA6">
        <w:rPr>
          <w:sz w:val="24"/>
          <w:szCs w:val="24"/>
        </w:rPr>
        <w:t>AE?;</w:t>
      </w:r>
      <w:proofErr w:type="gramEnd"/>
      <w:r w:rsidRPr="00B40CA6">
        <w:rPr>
          <w:sz w:val="24"/>
          <w:szCs w:val="24"/>
        </w:rPr>
        <w:t xml:space="preserve"> Onset Date; Resolution Date; SDR </w:t>
      </w:r>
      <w:r w:rsidR="008D3A14">
        <w:rPr>
          <w:sz w:val="24"/>
          <w:szCs w:val="24"/>
        </w:rPr>
        <w:t>Complete</w:t>
      </w:r>
      <w:r w:rsidRPr="00B40CA6">
        <w:rPr>
          <w:sz w:val="24"/>
          <w:szCs w:val="24"/>
        </w:rPr>
        <w:t xml:space="preserve">; SDV </w:t>
      </w:r>
      <w:r w:rsidR="008D3A14">
        <w:rPr>
          <w:sz w:val="24"/>
          <w:szCs w:val="24"/>
        </w:rPr>
        <w:t>Complete</w:t>
      </w:r>
      <w:r w:rsidRPr="00B40CA6">
        <w:rPr>
          <w:sz w:val="24"/>
          <w:szCs w:val="24"/>
        </w:rPr>
        <w:t xml:space="preserve">; Deviation?; AE Doc Num; </w:t>
      </w:r>
      <w:r w:rsidR="008D3A14">
        <w:rPr>
          <w:sz w:val="24"/>
          <w:szCs w:val="24"/>
        </w:rPr>
        <w:t>S</w:t>
      </w:r>
      <w:r w:rsidRPr="00B40CA6">
        <w:rPr>
          <w:sz w:val="24"/>
          <w:szCs w:val="24"/>
        </w:rPr>
        <w:t xml:space="preserve">AE </w:t>
      </w:r>
      <w:r w:rsidR="008D3A14">
        <w:rPr>
          <w:sz w:val="24"/>
          <w:szCs w:val="24"/>
        </w:rPr>
        <w:t>Reported L</w:t>
      </w:r>
      <w:r w:rsidRPr="00B40CA6">
        <w:rPr>
          <w:sz w:val="24"/>
          <w:szCs w:val="24"/>
        </w:rPr>
        <w:t>ate</w:t>
      </w:r>
      <w:r w:rsidR="008D3A14">
        <w:rPr>
          <w:sz w:val="24"/>
          <w:szCs w:val="24"/>
        </w:rPr>
        <w:t>?</w:t>
      </w:r>
      <w:r w:rsidRPr="00B40CA6">
        <w:rPr>
          <w:sz w:val="24"/>
          <w:szCs w:val="24"/>
        </w:rPr>
        <w:t>.</w:t>
      </w:r>
      <w:r w:rsidR="00E44D3C" w:rsidRPr="00B40CA6">
        <w:rPr>
          <w:sz w:val="24"/>
          <w:szCs w:val="24"/>
        </w:rPr>
        <w:t xml:space="preserve"> (ADO PBI </w:t>
      </w:r>
      <w:r w:rsidR="00297E33" w:rsidRPr="00B40CA6">
        <w:rPr>
          <w:sz w:val="24"/>
          <w:szCs w:val="24"/>
        </w:rPr>
        <w:t>15290</w:t>
      </w:r>
      <w:r w:rsidR="00E44D3C" w:rsidRPr="00B40CA6">
        <w:rPr>
          <w:sz w:val="24"/>
          <w:szCs w:val="24"/>
        </w:rPr>
        <w:t>.1)</w:t>
      </w:r>
    </w:p>
    <w:p w14:paraId="2468350D" w14:textId="59DB5D0E" w:rsidR="00297E33" w:rsidRPr="00B40CA6" w:rsidRDefault="00CA0090" w:rsidP="0066387E">
      <w:pPr>
        <w:pStyle w:val="Heading4"/>
        <w:rPr>
          <w:sz w:val="24"/>
          <w:szCs w:val="24"/>
        </w:rPr>
      </w:pPr>
      <w:r w:rsidRPr="00B40CA6">
        <w:rPr>
          <w:sz w:val="24"/>
          <w:szCs w:val="24"/>
        </w:rPr>
        <w:t>An indicator</w:t>
      </w:r>
      <w:r w:rsidR="0D37658A" w:rsidRPr="00B40CA6">
        <w:rPr>
          <w:sz w:val="24"/>
          <w:szCs w:val="24"/>
        </w:rPr>
        <w:t xml:space="preserve"> shall </w:t>
      </w:r>
      <w:r w:rsidRPr="00B40CA6">
        <w:rPr>
          <w:sz w:val="24"/>
          <w:szCs w:val="24"/>
        </w:rPr>
        <w:t>display whether the Adverse Event CRF was ever Source Document Reviewed (</w:t>
      </w:r>
      <w:proofErr w:type="spellStart"/>
      <w:r w:rsidRPr="00B40CA6">
        <w:rPr>
          <w:sz w:val="24"/>
          <w:szCs w:val="24"/>
        </w:rPr>
        <w:t>SDR’d</w:t>
      </w:r>
      <w:proofErr w:type="spellEnd"/>
      <w:r w:rsidRPr="00B40CA6">
        <w:rPr>
          <w:sz w:val="24"/>
          <w:szCs w:val="24"/>
        </w:rPr>
        <w:t>) and/or Source Data Verified (</w:t>
      </w:r>
      <w:proofErr w:type="spellStart"/>
      <w:r w:rsidRPr="00B40CA6">
        <w:rPr>
          <w:sz w:val="24"/>
          <w:szCs w:val="24"/>
        </w:rPr>
        <w:t>SDV’d</w:t>
      </w:r>
      <w:proofErr w:type="spellEnd"/>
      <w:r w:rsidRPr="00B40CA6">
        <w:rPr>
          <w:sz w:val="24"/>
          <w:szCs w:val="24"/>
        </w:rPr>
        <w:t>).</w:t>
      </w:r>
      <w:r w:rsidR="00297E33" w:rsidRPr="00B40CA6">
        <w:rPr>
          <w:sz w:val="24"/>
          <w:szCs w:val="24"/>
        </w:rPr>
        <w:t xml:space="preserve"> (ADO PBI 15290.2)</w:t>
      </w:r>
    </w:p>
    <w:p w14:paraId="4079B643" w14:textId="4FB73A53" w:rsidR="00CA0090" w:rsidRPr="00B40CA6" w:rsidRDefault="00CA0090" w:rsidP="0066387E">
      <w:pPr>
        <w:pStyle w:val="Heading4"/>
        <w:rPr>
          <w:sz w:val="24"/>
          <w:szCs w:val="24"/>
        </w:rPr>
      </w:pPr>
      <w:r w:rsidRPr="00B40CA6">
        <w:rPr>
          <w:sz w:val="24"/>
          <w:szCs w:val="24"/>
        </w:rPr>
        <w:t xml:space="preserve">The system shall display a </w:t>
      </w:r>
      <w:r w:rsidR="006977FA" w:rsidRPr="00B40CA6">
        <w:rPr>
          <w:sz w:val="24"/>
          <w:szCs w:val="24"/>
        </w:rPr>
        <w:t>‘Yes’ in the deviation field</w:t>
      </w:r>
      <w:r w:rsidRPr="00B40CA6">
        <w:rPr>
          <w:sz w:val="24"/>
          <w:szCs w:val="24"/>
        </w:rPr>
        <w:t xml:space="preserve"> if there is an associated Deviation; otherwise, ‘No’ is indicated.</w:t>
      </w:r>
      <w:r w:rsidR="00297E33" w:rsidRPr="00B40CA6">
        <w:rPr>
          <w:sz w:val="24"/>
          <w:szCs w:val="24"/>
        </w:rPr>
        <w:t xml:space="preserve"> (ADO PBI 15290.3)</w:t>
      </w:r>
    </w:p>
    <w:p w14:paraId="1851FF42" w14:textId="7F1F75DC" w:rsidR="00CA0090" w:rsidRPr="00B40CA6" w:rsidRDefault="00CA0090" w:rsidP="001B4D78">
      <w:pPr>
        <w:pStyle w:val="Heading4"/>
        <w:rPr>
          <w:sz w:val="24"/>
          <w:szCs w:val="24"/>
        </w:rPr>
      </w:pPr>
      <w:r w:rsidRPr="00B40CA6">
        <w:rPr>
          <w:sz w:val="24"/>
          <w:szCs w:val="24"/>
        </w:rPr>
        <w:t>The system shall display red text within the Adverse Event row when the resolution date is not populated (e.g., ongoing).</w:t>
      </w:r>
      <w:r w:rsidR="00297E33" w:rsidRPr="00B40CA6">
        <w:rPr>
          <w:sz w:val="24"/>
          <w:szCs w:val="24"/>
        </w:rPr>
        <w:t xml:space="preserve"> (ADO PBI 15290.4)</w:t>
      </w:r>
    </w:p>
    <w:p w14:paraId="1ABE7F5C" w14:textId="77777777" w:rsidR="00CA0090" w:rsidRPr="00B40CA6" w:rsidRDefault="00CA0090" w:rsidP="00436E46">
      <w:pPr>
        <w:ind w:left="2700"/>
        <w:rPr>
          <w:rFonts w:ascii="Arial" w:hAnsi="Arial" w:cs="Arial"/>
          <w:szCs w:val="24"/>
        </w:rPr>
      </w:pPr>
    </w:p>
    <w:p w14:paraId="753EDD42" w14:textId="582D7C75" w:rsidR="00CA0090" w:rsidRPr="00B40CA6" w:rsidRDefault="00CA0090" w:rsidP="001B4D78">
      <w:pPr>
        <w:pStyle w:val="Heading3"/>
        <w:rPr>
          <w:sz w:val="24"/>
          <w:szCs w:val="24"/>
        </w:rPr>
      </w:pPr>
      <w:bookmarkStart w:id="64" w:name="_Toc194687865"/>
      <w:r w:rsidRPr="00B40CA6">
        <w:rPr>
          <w:sz w:val="24"/>
          <w:szCs w:val="24"/>
        </w:rPr>
        <w:t xml:space="preserve">Patient Review </w:t>
      </w:r>
      <w:r w:rsidR="00F81ED3" w:rsidRPr="00B40CA6">
        <w:rPr>
          <w:sz w:val="24"/>
          <w:szCs w:val="24"/>
        </w:rPr>
        <w:t xml:space="preserve">- </w:t>
      </w:r>
      <w:r w:rsidR="00A949EB" w:rsidRPr="00B40CA6">
        <w:rPr>
          <w:sz w:val="24"/>
          <w:szCs w:val="24"/>
        </w:rPr>
        <w:t>Protocol Deviations</w:t>
      </w:r>
      <w:r w:rsidRPr="00B40CA6">
        <w:rPr>
          <w:sz w:val="24"/>
          <w:szCs w:val="24"/>
        </w:rPr>
        <w:t xml:space="preserve"> View </w:t>
      </w:r>
      <w:bookmarkEnd w:id="64"/>
    </w:p>
    <w:p w14:paraId="6A526E23" w14:textId="279E2151" w:rsidR="00CA0090" w:rsidRPr="00B40CA6" w:rsidRDefault="00A949EB" w:rsidP="001B4D78">
      <w:pPr>
        <w:pStyle w:val="Heading4"/>
        <w:rPr>
          <w:sz w:val="24"/>
          <w:szCs w:val="24"/>
        </w:rPr>
      </w:pPr>
      <w:r w:rsidRPr="00B40CA6">
        <w:rPr>
          <w:sz w:val="24"/>
          <w:szCs w:val="24"/>
        </w:rPr>
        <w:t>The system shall display a view of the Patient Protocol Deviations with the following details: Deviation Document Number; Deviation Type; Deviation Date; KCI Update Date; AE Document Number; Deviation Text; KCI Assessed; KCI Level Assigned; Level Status; Level Completion Date.</w:t>
      </w:r>
      <w:r w:rsidR="00EC72FA" w:rsidRPr="00B40CA6">
        <w:rPr>
          <w:sz w:val="24"/>
          <w:szCs w:val="24"/>
        </w:rPr>
        <w:t xml:space="preserve"> (ADO PBI 15291.1)</w:t>
      </w:r>
    </w:p>
    <w:p w14:paraId="6FD837F5" w14:textId="77777777" w:rsidR="00826592" w:rsidRPr="00B40CA6" w:rsidRDefault="00826592" w:rsidP="00826592">
      <w:pPr>
        <w:ind w:left="1080"/>
        <w:rPr>
          <w:rFonts w:ascii="Arial" w:hAnsi="Arial" w:cs="Arial"/>
          <w:b/>
          <w:bCs/>
          <w:szCs w:val="24"/>
        </w:rPr>
      </w:pPr>
    </w:p>
    <w:p w14:paraId="54E79F2C" w14:textId="19D9F1D3" w:rsidR="00826592" w:rsidRPr="00B40CA6" w:rsidRDefault="00826592" w:rsidP="001B4D78">
      <w:pPr>
        <w:pStyle w:val="Heading3"/>
        <w:rPr>
          <w:sz w:val="24"/>
          <w:szCs w:val="24"/>
        </w:rPr>
      </w:pPr>
      <w:bookmarkStart w:id="65" w:name="_Toc194687866"/>
      <w:r w:rsidRPr="00B40CA6">
        <w:rPr>
          <w:sz w:val="24"/>
          <w:szCs w:val="24"/>
        </w:rPr>
        <w:t xml:space="preserve">Patient Review </w:t>
      </w:r>
      <w:r w:rsidR="00F81ED3" w:rsidRPr="00B40CA6">
        <w:rPr>
          <w:sz w:val="24"/>
          <w:szCs w:val="24"/>
        </w:rPr>
        <w:t xml:space="preserve">– Patient </w:t>
      </w:r>
      <w:r w:rsidRPr="00B40CA6">
        <w:rPr>
          <w:sz w:val="24"/>
          <w:szCs w:val="24"/>
        </w:rPr>
        <w:t xml:space="preserve">Index </w:t>
      </w:r>
      <w:bookmarkEnd w:id="65"/>
    </w:p>
    <w:p w14:paraId="41B12995" w14:textId="47F4274C" w:rsidR="003A4845" w:rsidRPr="00B40CA6" w:rsidRDefault="003A4845" w:rsidP="001B4D78">
      <w:pPr>
        <w:pStyle w:val="Heading4"/>
        <w:rPr>
          <w:sz w:val="24"/>
          <w:szCs w:val="24"/>
        </w:rPr>
      </w:pPr>
      <w:r w:rsidRPr="00B40CA6">
        <w:rPr>
          <w:sz w:val="24"/>
          <w:szCs w:val="24"/>
        </w:rPr>
        <w:t xml:space="preserve">The </w:t>
      </w:r>
      <w:r w:rsidR="7ADEC1FF" w:rsidRPr="7BBE70BB">
        <w:rPr>
          <w:sz w:val="24"/>
          <w:szCs w:val="24"/>
        </w:rPr>
        <w:t>s</w:t>
      </w:r>
      <w:r w:rsidRPr="00B40CA6">
        <w:rPr>
          <w:sz w:val="24"/>
          <w:szCs w:val="24"/>
        </w:rPr>
        <w:t xml:space="preserve">ystem </w:t>
      </w:r>
      <w:r w:rsidR="66DBC3AD" w:rsidRPr="00B40CA6">
        <w:rPr>
          <w:sz w:val="24"/>
          <w:szCs w:val="24"/>
        </w:rPr>
        <w:t>shall</w:t>
      </w:r>
      <w:r w:rsidRPr="00B40CA6">
        <w:rPr>
          <w:sz w:val="24"/>
          <w:szCs w:val="24"/>
        </w:rPr>
        <w:t xml:space="preserve"> display the following columns within the Patient Review Index: Patient, Enroll Date, ICF, SDR, SDV.</w:t>
      </w:r>
      <w:r w:rsidR="009A3242" w:rsidRPr="00B40CA6">
        <w:rPr>
          <w:sz w:val="24"/>
          <w:szCs w:val="24"/>
        </w:rPr>
        <w:t xml:space="preserve"> (ADO PBI 15335.1)</w:t>
      </w:r>
    </w:p>
    <w:p w14:paraId="0FB7F859" w14:textId="17813A95" w:rsidR="003A4845" w:rsidRPr="00B40CA6" w:rsidRDefault="003A4845" w:rsidP="001B4D78">
      <w:pPr>
        <w:pStyle w:val="Heading4"/>
        <w:rPr>
          <w:sz w:val="24"/>
          <w:szCs w:val="24"/>
        </w:rPr>
      </w:pPr>
      <w:r w:rsidRPr="00B40CA6">
        <w:rPr>
          <w:sz w:val="24"/>
          <w:szCs w:val="24"/>
        </w:rPr>
        <w:t xml:space="preserve">The </w:t>
      </w:r>
      <w:r w:rsidR="2DD15F31" w:rsidRPr="7BBE70BB">
        <w:rPr>
          <w:sz w:val="24"/>
          <w:szCs w:val="24"/>
        </w:rPr>
        <w:t>s</w:t>
      </w:r>
      <w:r w:rsidRPr="00B40CA6">
        <w:rPr>
          <w:sz w:val="24"/>
          <w:szCs w:val="24"/>
        </w:rPr>
        <w:t xml:space="preserve">ystem </w:t>
      </w:r>
      <w:r w:rsidR="396EBD0D" w:rsidRPr="00B40CA6">
        <w:rPr>
          <w:sz w:val="24"/>
          <w:szCs w:val="24"/>
        </w:rPr>
        <w:t xml:space="preserve">shall </w:t>
      </w:r>
      <w:r w:rsidRPr="00B40CA6">
        <w:rPr>
          <w:sz w:val="24"/>
          <w:szCs w:val="24"/>
        </w:rPr>
        <w:t xml:space="preserve">display the following statuses within the Patient Review Index based </w:t>
      </w:r>
      <w:r w:rsidR="00757C0D" w:rsidRPr="00B40CA6">
        <w:rPr>
          <w:sz w:val="24"/>
          <w:szCs w:val="24"/>
        </w:rPr>
        <w:t>on</w:t>
      </w:r>
      <w:r w:rsidRPr="00B40CA6">
        <w:rPr>
          <w:sz w:val="24"/>
          <w:szCs w:val="24"/>
        </w:rPr>
        <w:t xml:space="preserve"> review status: Complete, </w:t>
      </w:r>
      <w:r w:rsidR="3F512A03" w:rsidRPr="00B40CA6">
        <w:rPr>
          <w:sz w:val="24"/>
          <w:szCs w:val="24"/>
        </w:rPr>
        <w:t>Not Started or Started</w:t>
      </w:r>
      <w:r w:rsidRPr="00B40CA6">
        <w:rPr>
          <w:sz w:val="24"/>
          <w:szCs w:val="24"/>
        </w:rPr>
        <w:t xml:space="preserve">, or </w:t>
      </w:r>
      <w:r w:rsidR="3E535F93" w:rsidRPr="00B40CA6">
        <w:rPr>
          <w:sz w:val="24"/>
          <w:szCs w:val="24"/>
        </w:rPr>
        <w:t>Not Expected</w:t>
      </w:r>
      <w:r w:rsidRPr="00B40CA6">
        <w:rPr>
          <w:sz w:val="24"/>
          <w:szCs w:val="24"/>
        </w:rPr>
        <w:t>.</w:t>
      </w:r>
      <w:r w:rsidR="009A3242" w:rsidRPr="00B40CA6">
        <w:rPr>
          <w:sz w:val="24"/>
          <w:szCs w:val="24"/>
        </w:rPr>
        <w:t xml:space="preserve"> (ADO PBI 15335.2)</w:t>
      </w:r>
    </w:p>
    <w:p w14:paraId="54BD7699" w14:textId="0F7E84B1" w:rsidR="001003AA" w:rsidRPr="00B40CA6" w:rsidRDefault="001003AA" w:rsidP="001B4D78">
      <w:pPr>
        <w:pStyle w:val="Heading4"/>
        <w:rPr>
          <w:sz w:val="24"/>
          <w:szCs w:val="24"/>
        </w:rPr>
      </w:pPr>
      <w:r w:rsidRPr="00B40CA6">
        <w:rPr>
          <w:sz w:val="24"/>
          <w:szCs w:val="24"/>
        </w:rPr>
        <w:t xml:space="preserve">If in Step Two or Patient Review, the system shall provide the option to </w:t>
      </w:r>
      <w:r w:rsidR="006B7119" w:rsidRPr="00B40CA6">
        <w:rPr>
          <w:sz w:val="24"/>
          <w:szCs w:val="24"/>
        </w:rPr>
        <w:t>Return to Step One</w:t>
      </w:r>
      <w:r w:rsidR="009A3242" w:rsidRPr="00B40CA6">
        <w:rPr>
          <w:sz w:val="24"/>
          <w:szCs w:val="24"/>
        </w:rPr>
        <w:t>. (ADO PBI 15335.3)</w:t>
      </w:r>
    </w:p>
    <w:p w14:paraId="01A1E1B7" w14:textId="03B531C0" w:rsidR="00E45366" w:rsidRPr="00B40CA6" w:rsidRDefault="00E45366" w:rsidP="001B4D78">
      <w:pPr>
        <w:pStyle w:val="Heading4"/>
        <w:rPr>
          <w:sz w:val="24"/>
          <w:szCs w:val="24"/>
        </w:rPr>
      </w:pPr>
      <w:r w:rsidRPr="00B40CA6">
        <w:rPr>
          <w:sz w:val="24"/>
          <w:szCs w:val="24"/>
        </w:rPr>
        <w:t xml:space="preserve">The system </w:t>
      </w:r>
      <w:r w:rsidR="5EA8001B" w:rsidRPr="00B40CA6">
        <w:rPr>
          <w:sz w:val="24"/>
          <w:szCs w:val="24"/>
        </w:rPr>
        <w:t xml:space="preserve">shall </w:t>
      </w:r>
      <w:r w:rsidRPr="00B40CA6">
        <w:rPr>
          <w:sz w:val="24"/>
          <w:szCs w:val="24"/>
        </w:rPr>
        <w:t>provide the option to add a patient for review within the Patient Review Index.</w:t>
      </w:r>
      <w:r w:rsidR="00FF5981" w:rsidRPr="00B40CA6">
        <w:rPr>
          <w:sz w:val="24"/>
          <w:szCs w:val="24"/>
        </w:rPr>
        <w:t xml:space="preserve"> Reserved patients shall be indicated as such within the add </w:t>
      </w:r>
      <w:r w:rsidR="0D6072DE" w:rsidRPr="00B40CA6">
        <w:rPr>
          <w:sz w:val="24"/>
          <w:szCs w:val="24"/>
        </w:rPr>
        <w:t>patient</w:t>
      </w:r>
      <w:r w:rsidR="00FF5981" w:rsidRPr="00B40CA6">
        <w:rPr>
          <w:sz w:val="24"/>
          <w:szCs w:val="24"/>
        </w:rPr>
        <w:t xml:space="preserve"> dropdown.</w:t>
      </w:r>
      <w:r w:rsidR="00EA270C" w:rsidRPr="00B40CA6">
        <w:rPr>
          <w:sz w:val="24"/>
          <w:szCs w:val="24"/>
        </w:rPr>
        <w:t xml:space="preserve"> (ADO PBI 15335.4)</w:t>
      </w:r>
    </w:p>
    <w:p w14:paraId="23571EAF" w14:textId="7A3B057B" w:rsidR="00E142CA" w:rsidRPr="00B40CA6" w:rsidRDefault="00E142CA" w:rsidP="001B4D78">
      <w:pPr>
        <w:pStyle w:val="Heading4"/>
        <w:rPr>
          <w:sz w:val="24"/>
          <w:szCs w:val="24"/>
        </w:rPr>
      </w:pPr>
      <w:r w:rsidRPr="00B40CA6">
        <w:rPr>
          <w:sz w:val="24"/>
          <w:szCs w:val="24"/>
        </w:rPr>
        <w:t>For Smart SDV studies only, the system shall provide an option to defer/</w:t>
      </w:r>
      <w:proofErr w:type="spellStart"/>
      <w:r w:rsidRPr="00B40CA6">
        <w:rPr>
          <w:sz w:val="24"/>
          <w:szCs w:val="24"/>
        </w:rPr>
        <w:t>undefer</w:t>
      </w:r>
      <w:proofErr w:type="spellEnd"/>
      <w:r w:rsidRPr="00B40CA6">
        <w:rPr>
          <w:sz w:val="24"/>
          <w:szCs w:val="24"/>
        </w:rPr>
        <w:t xml:space="preserve"> unmonitored and not prior deferred ICF/SDR/SDV for one or more patients.</w:t>
      </w:r>
      <w:r w:rsidR="00EA270C" w:rsidRPr="00B40CA6">
        <w:rPr>
          <w:sz w:val="24"/>
          <w:szCs w:val="24"/>
        </w:rPr>
        <w:t xml:space="preserve"> (ADO PBI 15335.5)</w:t>
      </w:r>
    </w:p>
    <w:p w14:paraId="6A9FA2A1" w14:textId="77777777" w:rsidR="0004143D" w:rsidRPr="00B40CA6" w:rsidRDefault="0004143D" w:rsidP="0004143D">
      <w:pPr>
        <w:ind w:left="1080"/>
        <w:rPr>
          <w:rFonts w:ascii="Arial" w:hAnsi="Arial" w:cs="Arial"/>
          <w:b/>
          <w:bCs/>
          <w:szCs w:val="24"/>
        </w:rPr>
      </w:pPr>
    </w:p>
    <w:p w14:paraId="092EDE39" w14:textId="588FF562" w:rsidR="0004143D" w:rsidRPr="00B40CA6" w:rsidRDefault="0004143D" w:rsidP="001B4D78">
      <w:pPr>
        <w:pStyle w:val="Heading3"/>
        <w:rPr>
          <w:sz w:val="24"/>
          <w:szCs w:val="24"/>
        </w:rPr>
      </w:pPr>
      <w:bookmarkStart w:id="66" w:name="_Toc194687867"/>
      <w:r w:rsidRPr="00B40CA6">
        <w:rPr>
          <w:sz w:val="24"/>
          <w:szCs w:val="24"/>
        </w:rPr>
        <w:t xml:space="preserve">Patient Review </w:t>
      </w:r>
      <w:r w:rsidR="00F81ED3" w:rsidRPr="00B40CA6">
        <w:rPr>
          <w:sz w:val="24"/>
          <w:szCs w:val="24"/>
        </w:rPr>
        <w:t xml:space="preserve">- </w:t>
      </w:r>
      <w:r w:rsidRPr="00B40CA6">
        <w:rPr>
          <w:sz w:val="24"/>
          <w:szCs w:val="24"/>
        </w:rPr>
        <w:t>Sing</w:t>
      </w:r>
      <w:r w:rsidR="00F82BBC" w:rsidRPr="00B40CA6">
        <w:rPr>
          <w:sz w:val="24"/>
          <w:szCs w:val="24"/>
        </w:rPr>
        <w:t>l</w:t>
      </w:r>
      <w:r w:rsidRPr="00B40CA6">
        <w:rPr>
          <w:sz w:val="24"/>
          <w:szCs w:val="24"/>
        </w:rPr>
        <w:t xml:space="preserve">e Patient </w:t>
      </w:r>
      <w:bookmarkEnd w:id="66"/>
    </w:p>
    <w:p w14:paraId="296E1CA1" w14:textId="0FEB4AF3" w:rsidR="00173BBB" w:rsidRPr="00B40CA6" w:rsidRDefault="009134A2" w:rsidP="001B4D78">
      <w:pPr>
        <w:pStyle w:val="Heading4"/>
        <w:rPr>
          <w:sz w:val="24"/>
          <w:szCs w:val="24"/>
        </w:rPr>
      </w:pPr>
      <w:r w:rsidRPr="00B40CA6">
        <w:rPr>
          <w:sz w:val="24"/>
          <w:szCs w:val="24"/>
        </w:rPr>
        <w:t>The system shall provide</w:t>
      </w:r>
      <w:r w:rsidR="00173BBB" w:rsidRPr="00B40CA6">
        <w:rPr>
          <w:sz w:val="24"/>
          <w:szCs w:val="24"/>
        </w:rPr>
        <w:t xml:space="preserve"> a Single Patient Review pane </w:t>
      </w:r>
      <w:r w:rsidR="00624C15" w:rsidRPr="00B40CA6">
        <w:rPr>
          <w:sz w:val="24"/>
          <w:szCs w:val="24"/>
        </w:rPr>
        <w:t xml:space="preserve">that </w:t>
      </w:r>
      <w:r w:rsidR="00F21C36" w:rsidRPr="00B40CA6">
        <w:rPr>
          <w:sz w:val="24"/>
          <w:szCs w:val="24"/>
        </w:rPr>
        <w:t>shall open</w:t>
      </w:r>
      <w:r w:rsidR="00624C15" w:rsidRPr="00B40CA6">
        <w:rPr>
          <w:sz w:val="24"/>
          <w:szCs w:val="24"/>
        </w:rPr>
        <w:t xml:space="preserve"> when a user selects a given patient in the patient index and </w:t>
      </w:r>
      <w:r w:rsidR="00173BBB" w:rsidRPr="00B40CA6">
        <w:rPr>
          <w:sz w:val="24"/>
          <w:szCs w:val="24"/>
        </w:rPr>
        <w:t xml:space="preserve">with the </w:t>
      </w:r>
      <w:r w:rsidR="00173BBB" w:rsidRPr="00B40CA6">
        <w:rPr>
          <w:sz w:val="24"/>
          <w:szCs w:val="24"/>
        </w:rPr>
        <w:lastRenderedPageBreak/>
        <w:t>following headers: Patient, Enroll Date, Selection Status</w:t>
      </w:r>
      <w:r w:rsidR="00CB1E3C" w:rsidRPr="00B40CA6">
        <w:rPr>
          <w:sz w:val="24"/>
          <w:szCs w:val="24"/>
        </w:rPr>
        <w:t>. (ADO PBI 15292.1)</w:t>
      </w:r>
    </w:p>
    <w:p w14:paraId="288E352F" w14:textId="649022EA" w:rsidR="00E45366" w:rsidRPr="00B40CA6" w:rsidRDefault="00E45366" w:rsidP="001B4D78">
      <w:pPr>
        <w:pStyle w:val="Heading4"/>
        <w:rPr>
          <w:sz w:val="24"/>
          <w:szCs w:val="24"/>
        </w:rPr>
      </w:pPr>
      <w:r w:rsidRPr="00B40CA6">
        <w:rPr>
          <w:sz w:val="24"/>
          <w:szCs w:val="24"/>
        </w:rPr>
        <w:t xml:space="preserve">The system </w:t>
      </w:r>
      <w:r w:rsidR="00F21C36" w:rsidRPr="00B40CA6">
        <w:rPr>
          <w:sz w:val="24"/>
          <w:szCs w:val="24"/>
        </w:rPr>
        <w:t>shall provide</w:t>
      </w:r>
      <w:r w:rsidRPr="00B40CA6">
        <w:rPr>
          <w:sz w:val="24"/>
          <w:szCs w:val="24"/>
        </w:rPr>
        <w:t xml:space="preserve"> the option to add an ICF Review for a patient</w:t>
      </w:r>
      <w:r w:rsidR="00E142CA" w:rsidRPr="00B40CA6">
        <w:rPr>
          <w:sz w:val="24"/>
          <w:szCs w:val="24"/>
        </w:rPr>
        <w:t xml:space="preserve"> within the Patient Review screen.</w:t>
      </w:r>
      <w:r w:rsidR="00CB1E3C" w:rsidRPr="00B40CA6">
        <w:rPr>
          <w:sz w:val="24"/>
          <w:szCs w:val="24"/>
        </w:rPr>
        <w:t xml:space="preserve"> (ADO PBI 15292.2)</w:t>
      </w:r>
    </w:p>
    <w:p w14:paraId="5DF94A10" w14:textId="0C88642E" w:rsidR="00E142CA" w:rsidRPr="00B40CA6" w:rsidRDefault="00E142CA" w:rsidP="001B4D78">
      <w:pPr>
        <w:pStyle w:val="Heading4"/>
        <w:rPr>
          <w:sz w:val="24"/>
          <w:szCs w:val="24"/>
        </w:rPr>
      </w:pPr>
      <w:r w:rsidRPr="00B40CA6">
        <w:rPr>
          <w:sz w:val="24"/>
          <w:szCs w:val="24"/>
        </w:rPr>
        <w:t>The Patient Review Single Patient Review shall contain a section that displays the ICFs reviewed, current and prior.</w:t>
      </w:r>
      <w:r w:rsidR="00CB1E3C" w:rsidRPr="00B40CA6">
        <w:rPr>
          <w:sz w:val="24"/>
          <w:szCs w:val="24"/>
        </w:rPr>
        <w:t xml:space="preserve"> (ADO PBI 15292.3)</w:t>
      </w:r>
    </w:p>
    <w:p w14:paraId="4DF88CD1" w14:textId="172A6A54" w:rsidR="00251009" w:rsidRPr="00B40CA6" w:rsidRDefault="00251009" w:rsidP="001B4D78">
      <w:pPr>
        <w:pStyle w:val="Heading4"/>
        <w:rPr>
          <w:sz w:val="24"/>
          <w:szCs w:val="24"/>
        </w:rPr>
      </w:pPr>
      <w:r w:rsidRPr="00B40CA6">
        <w:rPr>
          <w:sz w:val="24"/>
          <w:szCs w:val="24"/>
        </w:rPr>
        <w:t xml:space="preserve">The system </w:t>
      </w:r>
      <w:r w:rsidR="00F21C36" w:rsidRPr="00B40CA6">
        <w:rPr>
          <w:sz w:val="24"/>
          <w:szCs w:val="24"/>
        </w:rPr>
        <w:t>shall provide</w:t>
      </w:r>
      <w:r w:rsidRPr="00B40CA6">
        <w:rPr>
          <w:sz w:val="24"/>
          <w:szCs w:val="24"/>
        </w:rPr>
        <w:t xml:space="preserve"> an option to defer an ICF Review for a patient when the visit is unlocked, the patient review is not complete, and the ICF Review </w:t>
      </w:r>
      <w:r w:rsidR="006977FA" w:rsidRPr="00B40CA6">
        <w:rPr>
          <w:sz w:val="24"/>
          <w:szCs w:val="24"/>
        </w:rPr>
        <w:t>has not been previously</w:t>
      </w:r>
      <w:r w:rsidRPr="00B40CA6">
        <w:rPr>
          <w:sz w:val="24"/>
          <w:szCs w:val="24"/>
        </w:rPr>
        <w:t xml:space="preserve"> deferred.</w:t>
      </w:r>
      <w:r w:rsidR="00CB1E3C" w:rsidRPr="00B40CA6">
        <w:rPr>
          <w:sz w:val="24"/>
          <w:szCs w:val="24"/>
        </w:rPr>
        <w:t xml:space="preserve"> (ADO PBI 15292.4)</w:t>
      </w:r>
    </w:p>
    <w:p w14:paraId="057F0D24" w14:textId="6138DD23" w:rsidR="00E142CA" w:rsidRPr="00B40CA6" w:rsidRDefault="00E142CA" w:rsidP="001B4D78">
      <w:pPr>
        <w:pStyle w:val="Heading4"/>
        <w:rPr>
          <w:sz w:val="24"/>
          <w:szCs w:val="24"/>
        </w:rPr>
      </w:pPr>
      <w:r w:rsidRPr="00B40CA6">
        <w:rPr>
          <w:sz w:val="24"/>
          <w:szCs w:val="24"/>
        </w:rPr>
        <w:t xml:space="preserve">The Patient Review pane shall contain an SDR/SDV section that </w:t>
      </w:r>
      <w:r w:rsidR="00251009" w:rsidRPr="00B40CA6">
        <w:rPr>
          <w:sz w:val="24"/>
          <w:szCs w:val="24"/>
        </w:rPr>
        <w:t>lists</w:t>
      </w:r>
      <w:r w:rsidRPr="00B40CA6">
        <w:rPr>
          <w:sz w:val="24"/>
          <w:szCs w:val="24"/>
        </w:rPr>
        <w:t xml:space="preserve"> the clinical visits for SDR review</w:t>
      </w:r>
      <w:r w:rsidR="00251009" w:rsidRPr="00B40CA6">
        <w:rPr>
          <w:sz w:val="24"/>
          <w:szCs w:val="24"/>
        </w:rPr>
        <w:t xml:space="preserve">, with the received CRFs nested underneath the SDR clinical visits for reference and/or </w:t>
      </w:r>
      <w:r w:rsidRPr="00B40CA6">
        <w:rPr>
          <w:sz w:val="24"/>
          <w:szCs w:val="24"/>
        </w:rPr>
        <w:t>SDV verification.</w:t>
      </w:r>
      <w:r w:rsidR="00CB1E3C" w:rsidRPr="00B40CA6">
        <w:rPr>
          <w:sz w:val="24"/>
          <w:szCs w:val="24"/>
        </w:rPr>
        <w:t xml:space="preserve"> (ADO PBI 15292.5)</w:t>
      </w:r>
      <w:r w:rsidRPr="00B40CA6">
        <w:rPr>
          <w:sz w:val="24"/>
          <w:szCs w:val="24"/>
        </w:rPr>
        <w:t xml:space="preserve"> </w:t>
      </w:r>
    </w:p>
    <w:p w14:paraId="47DFD99E" w14:textId="48F3755D" w:rsidR="00251009" w:rsidRPr="00D6068F" w:rsidRDefault="00251009" w:rsidP="001B4D78">
      <w:pPr>
        <w:pStyle w:val="Heading4"/>
        <w:rPr>
          <w:sz w:val="24"/>
          <w:szCs w:val="24"/>
        </w:rPr>
      </w:pPr>
      <w:r w:rsidRPr="00B40CA6">
        <w:rPr>
          <w:sz w:val="24"/>
          <w:szCs w:val="24"/>
        </w:rPr>
        <w:t xml:space="preserve">The system shall provide the option to mark SDR at the patient clinical </w:t>
      </w:r>
      <w:r w:rsidRPr="00D6068F">
        <w:rPr>
          <w:sz w:val="24"/>
          <w:szCs w:val="24"/>
        </w:rPr>
        <w:t xml:space="preserve">visit and visit date </w:t>
      </w:r>
      <w:r w:rsidR="006977FA" w:rsidRPr="00D6068F">
        <w:rPr>
          <w:sz w:val="24"/>
          <w:szCs w:val="24"/>
        </w:rPr>
        <w:t>levels as 'Reviewed', 'No Review Needed', 'Missing Document', or 'Unreviewed'</w:t>
      </w:r>
      <w:r w:rsidRPr="00D6068F">
        <w:rPr>
          <w:sz w:val="24"/>
          <w:szCs w:val="24"/>
        </w:rPr>
        <w:t>.</w:t>
      </w:r>
      <w:r w:rsidR="00CB1E3C" w:rsidRPr="00D6068F">
        <w:rPr>
          <w:sz w:val="24"/>
          <w:szCs w:val="24"/>
        </w:rPr>
        <w:t xml:space="preserve"> (ADO PBI 15292.6)</w:t>
      </w:r>
    </w:p>
    <w:p w14:paraId="63910BB2" w14:textId="52BFE659" w:rsidR="006A4706" w:rsidRPr="00AB30F1" w:rsidRDefault="00251009" w:rsidP="001B4D78">
      <w:pPr>
        <w:pStyle w:val="Heading4"/>
        <w:rPr>
          <w:sz w:val="24"/>
          <w:szCs w:val="24"/>
        </w:rPr>
      </w:pPr>
      <w:r w:rsidRPr="4969D3B0">
        <w:rPr>
          <w:sz w:val="24"/>
          <w:szCs w:val="24"/>
        </w:rPr>
        <w:t xml:space="preserve"> </w:t>
      </w:r>
      <w:r w:rsidR="00B52A44" w:rsidRPr="4969D3B0">
        <w:rPr>
          <w:sz w:val="24"/>
          <w:szCs w:val="24"/>
        </w:rPr>
        <w:t xml:space="preserve">The system shall provide the option </w:t>
      </w:r>
      <w:r w:rsidRPr="4969D3B0">
        <w:rPr>
          <w:sz w:val="24"/>
          <w:szCs w:val="24"/>
        </w:rPr>
        <w:t>to add SDR and SDV for review manually</w:t>
      </w:r>
      <w:r w:rsidR="00B52A44" w:rsidRPr="4969D3B0">
        <w:rPr>
          <w:sz w:val="24"/>
          <w:szCs w:val="24"/>
        </w:rPr>
        <w:t>.</w:t>
      </w:r>
      <w:r w:rsidR="00CB1E3C" w:rsidRPr="4969D3B0">
        <w:rPr>
          <w:sz w:val="24"/>
          <w:szCs w:val="24"/>
        </w:rPr>
        <w:t xml:space="preserve"> (ADO PBI 15292.7</w:t>
      </w:r>
      <w:r w:rsidR="00A23D5D" w:rsidRPr="4969D3B0">
        <w:rPr>
          <w:sz w:val="24"/>
          <w:szCs w:val="24"/>
        </w:rPr>
        <w:t>,</w:t>
      </w:r>
      <w:r w:rsidR="2B1CBD51" w:rsidRPr="4969D3B0">
        <w:rPr>
          <w:sz w:val="24"/>
          <w:szCs w:val="24"/>
        </w:rPr>
        <w:t xml:space="preserve"> </w:t>
      </w:r>
      <w:r w:rsidR="00D6068F" w:rsidRPr="4969D3B0">
        <w:rPr>
          <w:sz w:val="24"/>
          <w:szCs w:val="24"/>
        </w:rPr>
        <w:t>15579, 21476, 21466</w:t>
      </w:r>
      <w:r w:rsidR="00CB1E3C" w:rsidRPr="4969D3B0">
        <w:rPr>
          <w:sz w:val="24"/>
          <w:szCs w:val="24"/>
        </w:rPr>
        <w:t>)</w:t>
      </w:r>
    </w:p>
    <w:p w14:paraId="23E7973E" w14:textId="32EC377E" w:rsidR="003A4845" w:rsidRPr="00D6068F" w:rsidRDefault="006A4706" w:rsidP="001B4D78">
      <w:pPr>
        <w:pStyle w:val="Heading4"/>
        <w:rPr>
          <w:sz w:val="24"/>
          <w:szCs w:val="24"/>
        </w:rPr>
      </w:pPr>
      <w:r w:rsidRPr="6A9C1C04">
        <w:rPr>
          <w:sz w:val="24"/>
          <w:szCs w:val="24"/>
        </w:rPr>
        <w:t>The system shall provide the option to remove manually added SDR</w:t>
      </w:r>
      <w:r w:rsidR="00D6068F" w:rsidRPr="6A9C1C04">
        <w:rPr>
          <w:sz w:val="24"/>
          <w:szCs w:val="24"/>
        </w:rPr>
        <w:t xml:space="preserve"> if there are no findings attached</w:t>
      </w:r>
      <w:r w:rsidR="3EE18664" w:rsidRPr="6A9C1C04">
        <w:rPr>
          <w:sz w:val="24"/>
          <w:szCs w:val="24"/>
        </w:rPr>
        <w:t>, SDR is not monitored</w:t>
      </w:r>
      <w:r w:rsidR="7B111DB4" w:rsidRPr="6A9C1C04">
        <w:rPr>
          <w:sz w:val="24"/>
          <w:szCs w:val="24"/>
        </w:rPr>
        <w:t xml:space="preserve"> and no SDV </w:t>
      </w:r>
      <w:r w:rsidR="4253CA15" w:rsidRPr="6A9C1C04">
        <w:rPr>
          <w:sz w:val="24"/>
          <w:szCs w:val="24"/>
        </w:rPr>
        <w:t xml:space="preserve">is </w:t>
      </w:r>
      <w:r w:rsidR="7B111DB4" w:rsidRPr="6A9C1C04">
        <w:rPr>
          <w:sz w:val="24"/>
          <w:szCs w:val="24"/>
        </w:rPr>
        <w:t>linked</w:t>
      </w:r>
      <w:r w:rsidR="00D6068F" w:rsidRPr="6A9C1C04">
        <w:rPr>
          <w:sz w:val="24"/>
          <w:szCs w:val="24"/>
        </w:rPr>
        <w:t xml:space="preserve"> to the clinical visit. (ADO PBI 20977)</w:t>
      </w:r>
      <w:r w:rsidRPr="6A9C1C04">
        <w:rPr>
          <w:sz w:val="24"/>
          <w:szCs w:val="24"/>
        </w:rPr>
        <w:t xml:space="preserve"> </w:t>
      </w:r>
    </w:p>
    <w:p w14:paraId="3A1B761F" w14:textId="518197EA" w:rsidR="00251009" w:rsidRPr="00B40CA6" w:rsidRDefault="00F21C36" w:rsidP="001B4D78">
      <w:pPr>
        <w:pStyle w:val="Heading4"/>
        <w:rPr>
          <w:sz w:val="24"/>
          <w:szCs w:val="24"/>
        </w:rPr>
      </w:pPr>
      <w:r w:rsidRPr="00B40CA6">
        <w:rPr>
          <w:sz w:val="24"/>
          <w:szCs w:val="24"/>
        </w:rPr>
        <w:t>The system shall provide a</w:t>
      </w:r>
      <w:r w:rsidR="00251009" w:rsidRPr="00B40CA6">
        <w:rPr>
          <w:sz w:val="24"/>
          <w:szCs w:val="24"/>
        </w:rPr>
        <w:t xml:space="preserve"> “Number of </w:t>
      </w:r>
      <w:r w:rsidR="006977FA" w:rsidRPr="00B40CA6">
        <w:rPr>
          <w:sz w:val="24"/>
          <w:szCs w:val="24"/>
        </w:rPr>
        <w:t>Findings' column in the Patient Review SDR/SDV section at the clinical visit level, displaying</w:t>
      </w:r>
      <w:r w:rsidR="00251009" w:rsidRPr="00B40CA6">
        <w:rPr>
          <w:sz w:val="24"/>
          <w:szCs w:val="24"/>
        </w:rPr>
        <w:t xml:space="preserve"> the number of associated SDR findings from the current visit.</w:t>
      </w:r>
      <w:r w:rsidR="00CB1E3C" w:rsidRPr="00B40CA6">
        <w:rPr>
          <w:sz w:val="24"/>
          <w:szCs w:val="24"/>
        </w:rPr>
        <w:t xml:space="preserve"> (ADO PBI 15292.</w:t>
      </w:r>
      <w:r w:rsidR="00676A07" w:rsidRPr="00B40CA6">
        <w:rPr>
          <w:sz w:val="24"/>
          <w:szCs w:val="24"/>
        </w:rPr>
        <w:t>8</w:t>
      </w:r>
      <w:r w:rsidR="00CB1E3C" w:rsidRPr="00B40CA6">
        <w:rPr>
          <w:sz w:val="24"/>
          <w:szCs w:val="24"/>
        </w:rPr>
        <w:t>)</w:t>
      </w:r>
    </w:p>
    <w:p w14:paraId="0F640496" w14:textId="24C440BA" w:rsidR="00251009" w:rsidRPr="00B40CA6" w:rsidRDefault="00251009" w:rsidP="001B4D78">
      <w:pPr>
        <w:pStyle w:val="Heading4"/>
        <w:rPr>
          <w:sz w:val="24"/>
          <w:szCs w:val="24"/>
        </w:rPr>
      </w:pPr>
      <w:r w:rsidRPr="00B40CA6">
        <w:rPr>
          <w:sz w:val="24"/>
          <w:szCs w:val="24"/>
        </w:rPr>
        <w:t>The system shall provide the ability for a user to add an SDR finding at the patient's clinical visit and visit date level.</w:t>
      </w:r>
      <w:r w:rsidR="00676A07" w:rsidRPr="00B40CA6">
        <w:rPr>
          <w:sz w:val="24"/>
          <w:szCs w:val="24"/>
        </w:rPr>
        <w:t xml:space="preserve"> (ADO PBI 15292.9)</w:t>
      </w:r>
    </w:p>
    <w:p w14:paraId="77C56173" w14:textId="74ED7D24" w:rsidR="00B4467B" w:rsidRPr="009F290D" w:rsidRDefault="0004143D" w:rsidP="001B4D78">
      <w:pPr>
        <w:pStyle w:val="Heading4"/>
        <w:rPr>
          <w:sz w:val="24"/>
          <w:szCs w:val="24"/>
        </w:rPr>
      </w:pPr>
      <w:r w:rsidRPr="009F290D">
        <w:rPr>
          <w:sz w:val="24"/>
          <w:szCs w:val="24"/>
        </w:rPr>
        <w:t>The s</w:t>
      </w:r>
      <w:r w:rsidR="00B4467B" w:rsidRPr="009F290D">
        <w:rPr>
          <w:sz w:val="24"/>
          <w:szCs w:val="24"/>
        </w:rPr>
        <w:t xml:space="preserve">ystem </w:t>
      </w:r>
      <w:r w:rsidRPr="009F290D">
        <w:rPr>
          <w:sz w:val="24"/>
          <w:szCs w:val="24"/>
        </w:rPr>
        <w:t xml:space="preserve">shall </w:t>
      </w:r>
      <w:r w:rsidR="00B4467B" w:rsidRPr="009F290D">
        <w:rPr>
          <w:sz w:val="24"/>
          <w:szCs w:val="24"/>
        </w:rPr>
        <w:t xml:space="preserve">provide an option to </w:t>
      </w:r>
      <w:r w:rsidR="00624C15" w:rsidRPr="009F290D">
        <w:rPr>
          <w:sz w:val="24"/>
          <w:szCs w:val="24"/>
        </w:rPr>
        <w:t>display previously reviewed</w:t>
      </w:r>
      <w:r w:rsidR="00B4467B" w:rsidRPr="009F290D">
        <w:rPr>
          <w:sz w:val="24"/>
          <w:szCs w:val="24"/>
        </w:rPr>
        <w:t xml:space="preserve"> items.</w:t>
      </w:r>
      <w:r w:rsidR="00676A07" w:rsidRPr="009F290D">
        <w:rPr>
          <w:sz w:val="24"/>
          <w:szCs w:val="24"/>
        </w:rPr>
        <w:t xml:space="preserve"> (ADO PBI 15292.1</w:t>
      </w:r>
      <w:r w:rsidR="00EC76C3">
        <w:rPr>
          <w:sz w:val="24"/>
          <w:szCs w:val="24"/>
        </w:rPr>
        <w:t>0</w:t>
      </w:r>
      <w:r w:rsidR="00676A07" w:rsidRPr="009F290D">
        <w:rPr>
          <w:sz w:val="24"/>
          <w:szCs w:val="24"/>
        </w:rPr>
        <w:t>)</w:t>
      </w:r>
    </w:p>
    <w:p w14:paraId="6A387D53" w14:textId="7656EB07" w:rsidR="00B4467B" w:rsidRPr="009F290D" w:rsidRDefault="00B4467B" w:rsidP="001B4D78">
      <w:pPr>
        <w:pStyle w:val="Heading4"/>
        <w:rPr>
          <w:sz w:val="24"/>
          <w:szCs w:val="24"/>
        </w:rPr>
      </w:pPr>
      <w:r w:rsidRPr="009F290D">
        <w:rPr>
          <w:sz w:val="24"/>
          <w:szCs w:val="24"/>
        </w:rPr>
        <w:t xml:space="preserve">When </w:t>
      </w:r>
      <w:r w:rsidR="00624C15" w:rsidRPr="009F290D">
        <w:rPr>
          <w:sz w:val="24"/>
          <w:szCs w:val="24"/>
        </w:rPr>
        <w:t xml:space="preserve">showing prior review items, which are set to 'on', the system </w:t>
      </w:r>
      <w:r w:rsidR="5C7D8E1E" w:rsidRPr="7BBE70BB">
        <w:rPr>
          <w:sz w:val="24"/>
          <w:szCs w:val="24"/>
        </w:rPr>
        <w:t>shall</w:t>
      </w:r>
      <w:r w:rsidR="00624C15" w:rsidRPr="7BBE70BB">
        <w:rPr>
          <w:sz w:val="24"/>
          <w:szCs w:val="24"/>
        </w:rPr>
        <w:t xml:space="preserve"> </w:t>
      </w:r>
      <w:r w:rsidR="00624C15" w:rsidRPr="009F290D">
        <w:rPr>
          <w:sz w:val="24"/>
          <w:szCs w:val="24"/>
        </w:rPr>
        <w:t>expand the Critical Visits and document to include the prior review as view-only</w:t>
      </w:r>
      <w:r w:rsidRPr="009F290D">
        <w:rPr>
          <w:sz w:val="24"/>
          <w:szCs w:val="24"/>
        </w:rPr>
        <w:t xml:space="preserve"> information.</w:t>
      </w:r>
      <w:r w:rsidR="00676A07" w:rsidRPr="009F290D">
        <w:rPr>
          <w:sz w:val="24"/>
          <w:szCs w:val="24"/>
        </w:rPr>
        <w:t xml:space="preserve"> (ADO PBI 15292.1</w:t>
      </w:r>
      <w:r w:rsidR="00662204">
        <w:rPr>
          <w:sz w:val="24"/>
          <w:szCs w:val="24"/>
        </w:rPr>
        <w:t>1</w:t>
      </w:r>
      <w:r w:rsidR="00676A07" w:rsidRPr="009F290D">
        <w:rPr>
          <w:sz w:val="24"/>
          <w:szCs w:val="24"/>
        </w:rPr>
        <w:t>)</w:t>
      </w:r>
    </w:p>
    <w:p w14:paraId="142CBF6F" w14:textId="41C364DE" w:rsidR="00B4467B" w:rsidRPr="009F290D" w:rsidRDefault="00F77BE0" w:rsidP="001B4D78">
      <w:pPr>
        <w:pStyle w:val="Heading4"/>
        <w:rPr>
          <w:sz w:val="24"/>
          <w:szCs w:val="24"/>
        </w:rPr>
      </w:pPr>
      <w:r w:rsidRPr="009F290D">
        <w:rPr>
          <w:sz w:val="24"/>
          <w:szCs w:val="24"/>
        </w:rPr>
        <w:t>The s</w:t>
      </w:r>
      <w:r w:rsidR="00B4467B" w:rsidRPr="009F290D">
        <w:rPr>
          <w:sz w:val="24"/>
          <w:szCs w:val="24"/>
        </w:rPr>
        <w:t xml:space="preserve">ystem </w:t>
      </w:r>
      <w:r w:rsidRPr="009F290D">
        <w:rPr>
          <w:sz w:val="24"/>
          <w:szCs w:val="24"/>
        </w:rPr>
        <w:t xml:space="preserve">shall </w:t>
      </w:r>
      <w:r w:rsidR="00B4467B" w:rsidRPr="009F290D">
        <w:rPr>
          <w:sz w:val="24"/>
          <w:szCs w:val="24"/>
        </w:rPr>
        <w:t xml:space="preserve">display the </w:t>
      </w:r>
      <w:r w:rsidR="00624C15" w:rsidRPr="009F290D">
        <w:rPr>
          <w:sz w:val="24"/>
          <w:szCs w:val="24"/>
        </w:rPr>
        <w:t xml:space="preserve">patient's clinical visits and received CRFs that are selected or escalated according to the Smart SDV Prepare procedure and the </w:t>
      </w:r>
      <w:r w:rsidR="00B4467B" w:rsidRPr="009F290D">
        <w:rPr>
          <w:sz w:val="24"/>
          <w:szCs w:val="24"/>
        </w:rPr>
        <w:t>Smart SDV Escalation process.</w:t>
      </w:r>
      <w:r w:rsidR="00676A07" w:rsidRPr="009F290D">
        <w:rPr>
          <w:sz w:val="24"/>
          <w:szCs w:val="24"/>
        </w:rPr>
        <w:t xml:space="preserve"> (ADO PBI 15292.1</w:t>
      </w:r>
      <w:r w:rsidR="00662204">
        <w:rPr>
          <w:sz w:val="24"/>
          <w:szCs w:val="24"/>
        </w:rPr>
        <w:t>2</w:t>
      </w:r>
      <w:r w:rsidR="00676A07" w:rsidRPr="009F290D">
        <w:rPr>
          <w:sz w:val="24"/>
          <w:szCs w:val="24"/>
        </w:rPr>
        <w:t>)</w:t>
      </w:r>
    </w:p>
    <w:p w14:paraId="13B8B67B" w14:textId="20840B3D" w:rsidR="00B4467B" w:rsidRPr="009F290D" w:rsidRDefault="00A32BEE" w:rsidP="001B4D78">
      <w:pPr>
        <w:pStyle w:val="Heading4"/>
        <w:rPr>
          <w:sz w:val="24"/>
          <w:szCs w:val="24"/>
        </w:rPr>
      </w:pPr>
      <w:r w:rsidRPr="00015482">
        <w:rPr>
          <w:sz w:val="24"/>
          <w:szCs w:val="24"/>
        </w:rPr>
        <w:t>For Smart SDV studies, t</w:t>
      </w:r>
      <w:r w:rsidR="00F77BE0" w:rsidRPr="00015482">
        <w:rPr>
          <w:sz w:val="24"/>
          <w:szCs w:val="24"/>
        </w:rPr>
        <w:t>he</w:t>
      </w:r>
      <w:r w:rsidR="00F77BE0" w:rsidRPr="009F290D">
        <w:rPr>
          <w:sz w:val="24"/>
          <w:szCs w:val="24"/>
        </w:rPr>
        <w:t xml:space="preserve"> s</w:t>
      </w:r>
      <w:r w:rsidR="00B4467B" w:rsidRPr="009F290D">
        <w:rPr>
          <w:sz w:val="24"/>
          <w:szCs w:val="24"/>
        </w:rPr>
        <w:t xml:space="preserve">ystem </w:t>
      </w:r>
      <w:r w:rsidR="00F77BE0" w:rsidRPr="009F290D">
        <w:rPr>
          <w:sz w:val="24"/>
          <w:szCs w:val="24"/>
        </w:rPr>
        <w:t xml:space="preserve">shall </w:t>
      </w:r>
      <w:r w:rsidR="00624C15" w:rsidRPr="009F290D">
        <w:rPr>
          <w:sz w:val="24"/>
          <w:szCs w:val="24"/>
        </w:rPr>
        <w:t xml:space="preserve">have </w:t>
      </w:r>
      <w:r w:rsidR="000E2E1C" w:rsidRPr="009F290D">
        <w:rPr>
          <w:sz w:val="24"/>
          <w:szCs w:val="24"/>
        </w:rPr>
        <w:t>an icon and tooltip</w:t>
      </w:r>
      <w:r w:rsidR="00B4467B" w:rsidRPr="009F290D">
        <w:rPr>
          <w:sz w:val="24"/>
          <w:szCs w:val="24"/>
        </w:rPr>
        <w:t xml:space="preserve"> within the Source Document Review (SDR) / Source Data Verification (SDV) section </w:t>
      </w:r>
      <w:r w:rsidR="000E2E1C" w:rsidRPr="009F290D">
        <w:rPr>
          <w:sz w:val="24"/>
          <w:szCs w:val="24"/>
        </w:rPr>
        <w:t>indicating refresh is needed if updates to the verification status and/or available received CRFs for the patient exist in the EDC source</w:t>
      </w:r>
      <w:r w:rsidR="00676A07" w:rsidRPr="009F290D">
        <w:rPr>
          <w:sz w:val="24"/>
          <w:szCs w:val="24"/>
        </w:rPr>
        <w:t>. (ADO PBI 15292.1</w:t>
      </w:r>
      <w:r w:rsidR="00662204">
        <w:rPr>
          <w:sz w:val="24"/>
          <w:szCs w:val="24"/>
        </w:rPr>
        <w:t>3</w:t>
      </w:r>
      <w:r w:rsidR="00676A07" w:rsidRPr="009F290D">
        <w:rPr>
          <w:sz w:val="24"/>
          <w:szCs w:val="24"/>
        </w:rPr>
        <w:t>)</w:t>
      </w:r>
    </w:p>
    <w:p w14:paraId="3579A741" w14:textId="72C18815" w:rsidR="00676A07" w:rsidRPr="009F290D" w:rsidRDefault="000F5727" w:rsidP="0066387E">
      <w:pPr>
        <w:pStyle w:val="Heading4"/>
        <w:rPr>
          <w:sz w:val="24"/>
          <w:szCs w:val="24"/>
        </w:rPr>
      </w:pPr>
      <w:r w:rsidRPr="009F290D">
        <w:rPr>
          <w:sz w:val="24"/>
          <w:szCs w:val="24"/>
        </w:rPr>
        <w:t>The s</w:t>
      </w:r>
      <w:r w:rsidR="00B4467B" w:rsidRPr="009F290D">
        <w:rPr>
          <w:sz w:val="24"/>
          <w:szCs w:val="24"/>
        </w:rPr>
        <w:t xml:space="preserve">ystem </w:t>
      </w:r>
      <w:r w:rsidRPr="009F290D">
        <w:rPr>
          <w:sz w:val="24"/>
          <w:szCs w:val="24"/>
        </w:rPr>
        <w:t xml:space="preserve">shall </w:t>
      </w:r>
      <w:r w:rsidR="00B4467B" w:rsidRPr="009F290D">
        <w:rPr>
          <w:sz w:val="24"/>
          <w:szCs w:val="24"/>
        </w:rPr>
        <w:t>only allow</w:t>
      </w:r>
      <w:r w:rsidRPr="009F290D">
        <w:rPr>
          <w:sz w:val="24"/>
          <w:szCs w:val="24"/>
        </w:rPr>
        <w:t xml:space="preserve"> </w:t>
      </w:r>
      <w:r w:rsidR="00624C15" w:rsidRPr="009F290D">
        <w:rPr>
          <w:sz w:val="24"/>
          <w:szCs w:val="24"/>
        </w:rPr>
        <w:t>the SDR defer option for unlocked monitoring visits and for patient clinical visits when the SDR Review is incomplete, that are not prior deferred, and Patient Review is at the associated step, e.g., Selected and step one, Escalated,</w:t>
      </w:r>
      <w:r w:rsidR="001454CA" w:rsidRPr="009F290D">
        <w:rPr>
          <w:sz w:val="24"/>
          <w:szCs w:val="24"/>
        </w:rPr>
        <w:t xml:space="preserve"> and step two</w:t>
      </w:r>
      <w:r w:rsidR="00B4467B" w:rsidRPr="009F290D">
        <w:rPr>
          <w:sz w:val="24"/>
          <w:szCs w:val="24"/>
        </w:rPr>
        <w:t xml:space="preserve">. </w:t>
      </w:r>
      <w:r w:rsidR="00676A07" w:rsidRPr="009F290D">
        <w:rPr>
          <w:sz w:val="24"/>
          <w:szCs w:val="24"/>
        </w:rPr>
        <w:t>(ADO PBI 15292.1</w:t>
      </w:r>
      <w:r w:rsidR="00662204">
        <w:rPr>
          <w:sz w:val="24"/>
          <w:szCs w:val="24"/>
        </w:rPr>
        <w:t>4</w:t>
      </w:r>
      <w:r w:rsidR="00676A07" w:rsidRPr="009F290D">
        <w:rPr>
          <w:sz w:val="24"/>
          <w:szCs w:val="24"/>
        </w:rPr>
        <w:t>)</w:t>
      </w:r>
    </w:p>
    <w:p w14:paraId="64B05C1E" w14:textId="058E734F" w:rsidR="00676A07" w:rsidRPr="009F290D" w:rsidRDefault="001454CA" w:rsidP="0066387E">
      <w:pPr>
        <w:pStyle w:val="Heading4"/>
        <w:rPr>
          <w:sz w:val="24"/>
          <w:szCs w:val="24"/>
        </w:rPr>
      </w:pPr>
      <w:r w:rsidRPr="009F290D">
        <w:rPr>
          <w:sz w:val="24"/>
          <w:szCs w:val="24"/>
        </w:rPr>
        <w:lastRenderedPageBreak/>
        <w:t>The s</w:t>
      </w:r>
      <w:r w:rsidR="00B4467B" w:rsidRPr="009F290D">
        <w:rPr>
          <w:sz w:val="24"/>
          <w:szCs w:val="24"/>
        </w:rPr>
        <w:t xml:space="preserve">ystem </w:t>
      </w:r>
      <w:r w:rsidRPr="009F290D">
        <w:rPr>
          <w:sz w:val="24"/>
          <w:szCs w:val="24"/>
        </w:rPr>
        <w:t xml:space="preserve">shall </w:t>
      </w:r>
      <w:r w:rsidR="00B4467B" w:rsidRPr="009F290D">
        <w:rPr>
          <w:sz w:val="24"/>
          <w:szCs w:val="24"/>
        </w:rPr>
        <w:t xml:space="preserve">only allow </w:t>
      </w:r>
      <w:proofErr w:type="spellStart"/>
      <w:r w:rsidR="00B4467B" w:rsidRPr="009F290D">
        <w:rPr>
          <w:sz w:val="24"/>
          <w:szCs w:val="24"/>
        </w:rPr>
        <w:t>undefer</w:t>
      </w:r>
      <w:proofErr w:type="spellEnd"/>
      <w:r w:rsidR="00B4467B" w:rsidRPr="009F290D">
        <w:rPr>
          <w:sz w:val="24"/>
          <w:szCs w:val="24"/>
        </w:rPr>
        <w:t xml:space="preserve"> option if the SDR Review has been indicated as deferred for the clinical visit</w:t>
      </w:r>
      <w:r w:rsidR="7D2F1CB3" w:rsidRPr="009F290D">
        <w:rPr>
          <w:sz w:val="24"/>
          <w:szCs w:val="24"/>
        </w:rPr>
        <w:t xml:space="preserve"> within an unlocked monitoring visit and for patient clinical visits </w:t>
      </w:r>
      <w:r w:rsidR="00CE5D7B" w:rsidRPr="009F290D">
        <w:rPr>
          <w:sz w:val="24"/>
          <w:szCs w:val="24"/>
        </w:rPr>
        <w:t>and the Patient Review is at the associated step, e.g., Selected and step one, Escalated, and step two.</w:t>
      </w:r>
      <w:r w:rsidR="00676A07" w:rsidRPr="009F290D">
        <w:rPr>
          <w:sz w:val="24"/>
          <w:szCs w:val="24"/>
        </w:rPr>
        <w:t xml:space="preserve"> (ADO PBI 15292.1</w:t>
      </w:r>
      <w:r w:rsidR="00662204">
        <w:rPr>
          <w:sz w:val="24"/>
          <w:szCs w:val="24"/>
        </w:rPr>
        <w:t>5</w:t>
      </w:r>
      <w:r w:rsidR="00676A07" w:rsidRPr="009F290D">
        <w:rPr>
          <w:sz w:val="24"/>
          <w:szCs w:val="24"/>
        </w:rPr>
        <w:t>)</w:t>
      </w:r>
    </w:p>
    <w:p w14:paraId="39739A0D" w14:textId="44EA63E8" w:rsidR="00B4467B" w:rsidRPr="009F290D" w:rsidRDefault="001E189B" w:rsidP="0066387E">
      <w:pPr>
        <w:pStyle w:val="Heading4"/>
        <w:rPr>
          <w:sz w:val="24"/>
          <w:szCs w:val="24"/>
        </w:rPr>
      </w:pPr>
      <w:r w:rsidRPr="009F290D">
        <w:rPr>
          <w:sz w:val="24"/>
          <w:szCs w:val="24"/>
        </w:rPr>
        <w:t>The s</w:t>
      </w:r>
      <w:r w:rsidR="00B4467B" w:rsidRPr="009F290D">
        <w:rPr>
          <w:sz w:val="24"/>
          <w:szCs w:val="24"/>
        </w:rPr>
        <w:t xml:space="preserve">ystem </w:t>
      </w:r>
      <w:r w:rsidRPr="009F290D">
        <w:rPr>
          <w:sz w:val="24"/>
          <w:szCs w:val="24"/>
        </w:rPr>
        <w:t xml:space="preserve">shall </w:t>
      </w:r>
      <w:r w:rsidR="00B4467B" w:rsidRPr="009F290D">
        <w:rPr>
          <w:sz w:val="24"/>
          <w:szCs w:val="24"/>
        </w:rPr>
        <w:t xml:space="preserve">provide a nested listing </w:t>
      </w:r>
      <w:r w:rsidR="00624C15" w:rsidRPr="009F290D">
        <w:rPr>
          <w:sz w:val="24"/>
          <w:szCs w:val="24"/>
        </w:rPr>
        <w:t>of received clinical visits and</w:t>
      </w:r>
      <w:r w:rsidR="00B4467B" w:rsidRPr="009F290D">
        <w:rPr>
          <w:sz w:val="24"/>
          <w:szCs w:val="24"/>
        </w:rPr>
        <w:t xml:space="preserve"> monitorable CRFs.</w:t>
      </w:r>
      <w:r w:rsidR="00676A07" w:rsidRPr="009F290D">
        <w:rPr>
          <w:sz w:val="24"/>
          <w:szCs w:val="24"/>
        </w:rPr>
        <w:t xml:space="preserve"> (ADO PBI 15292.1</w:t>
      </w:r>
      <w:r w:rsidR="00662204">
        <w:rPr>
          <w:sz w:val="24"/>
          <w:szCs w:val="24"/>
        </w:rPr>
        <w:t>6</w:t>
      </w:r>
      <w:r w:rsidR="00676A07" w:rsidRPr="009F290D">
        <w:rPr>
          <w:sz w:val="24"/>
          <w:szCs w:val="24"/>
        </w:rPr>
        <w:t>)</w:t>
      </w:r>
    </w:p>
    <w:p w14:paraId="22E9BDD1" w14:textId="7925347A" w:rsidR="00B4467B" w:rsidRPr="009F290D" w:rsidRDefault="001E189B" w:rsidP="001B4D78">
      <w:pPr>
        <w:pStyle w:val="Heading4"/>
        <w:rPr>
          <w:sz w:val="24"/>
          <w:szCs w:val="24"/>
        </w:rPr>
      </w:pPr>
      <w:r w:rsidRPr="009F290D">
        <w:rPr>
          <w:sz w:val="24"/>
          <w:szCs w:val="24"/>
        </w:rPr>
        <w:t>The s</w:t>
      </w:r>
      <w:r w:rsidR="00B4467B" w:rsidRPr="009F290D">
        <w:rPr>
          <w:sz w:val="24"/>
          <w:szCs w:val="24"/>
        </w:rPr>
        <w:t xml:space="preserve">ystem </w:t>
      </w:r>
      <w:r w:rsidRPr="009F290D">
        <w:rPr>
          <w:sz w:val="24"/>
          <w:szCs w:val="24"/>
        </w:rPr>
        <w:t xml:space="preserve">shall </w:t>
      </w:r>
      <w:r w:rsidR="00B4467B" w:rsidRPr="009F290D">
        <w:rPr>
          <w:sz w:val="24"/>
          <w:szCs w:val="24"/>
        </w:rPr>
        <w:t xml:space="preserve">provide the following received monitorable CRF details: Document Number, CRF </w:t>
      </w:r>
      <w:r w:rsidR="00430608" w:rsidRPr="009F290D">
        <w:rPr>
          <w:sz w:val="24"/>
          <w:szCs w:val="24"/>
        </w:rPr>
        <w:t>Name</w:t>
      </w:r>
      <w:r w:rsidR="00B4467B" w:rsidRPr="009F290D">
        <w:rPr>
          <w:sz w:val="24"/>
          <w:szCs w:val="24"/>
        </w:rPr>
        <w:t xml:space="preserve">, SMA </w:t>
      </w:r>
      <w:proofErr w:type="gramStart"/>
      <w:r w:rsidR="00B4467B" w:rsidRPr="009F290D">
        <w:rPr>
          <w:sz w:val="24"/>
          <w:szCs w:val="24"/>
        </w:rPr>
        <w:t>Monitored?,</w:t>
      </w:r>
      <w:proofErr w:type="gramEnd"/>
      <w:r w:rsidR="00B4467B" w:rsidRPr="009F290D">
        <w:rPr>
          <w:sz w:val="24"/>
          <w:szCs w:val="24"/>
        </w:rPr>
        <w:t xml:space="preserve"> </w:t>
      </w:r>
      <w:r w:rsidR="00430608" w:rsidRPr="009F290D">
        <w:rPr>
          <w:sz w:val="24"/>
          <w:szCs w:val="24"/>
        </w:rPr>
        <w:t>EDC</w:t>
      </w:r>
      <w:r w:rsidR="00B4467B" w:rsidRPr="009F290D">
        <w:rPr>
          <w:sz w:val="24"/>
          <w:szCs w:val="24"/>
        </w:rPr>
        <w:t xml:space="preserve"> Monitoring Status, </w:t>
      </w:r>
      <w:r w:rsidR="00430608" w:rsidRPr="009F290D">
        <w:rPr>
          <w:sz w:val="24"/>
          <w:szCs w:val="24"/>
        </w:rPr>
        <w:t>EDC</w:t>
      </w:r>
      <w:r w:rsidR="00B4467B" w:rsidRPr="009F290D">
        <w:rPr>
          <w:sz w:val="24"/>
          <w:szCs w:val="24"/>
        </w:rPr>
        <w:t xml:space="preserve"> Monitored Date, </w:t>
      </w:r>
      <w:r w:rsidR="00430608" w:rsidRPr="009F290D">
        <w:rPr>
          <w:sz w:val="24"/>
          <w:szCs w:val="24"/>
        </w:rPr>
        <w:t>EDC</w:t>
      </w:r>
      <w:r w:rsidR="00B4467B" w:rsidRPr="009F290D">
        <w:rPr>
          <w:sz w:val="24"/>
          <w:szCs w:val="24"/>
        </w:rPr>
        <w:t xml:space="preserve"> Monitored By, </w:t>
      </w:r>
      <w:r w:rsidR="00800259">
        <w:rPr>
          <w:sz w:val="24"/>
          <w:szCs w:val="24"/>
        </w:rPr>
        <w:t>SDV</w:t>
      </w:r>
      <w:r w:rsidR="00800259" w:rsidRPr="009F290D">
        <w:rPr>
          <w:sz w:val="24"/>
          <w:szCs w:val="24"/>
        </w:rPr>
        <w:t xml:space="preserve"> </w:t>
      </w:r>
      <w:r w:rsidR="00B4467B" w:rsidRPr="009F290D">
        <w:rPr>
          <w:sz w:val="24"/>
          <w:szCs w:val="24"/>
        </w:rPr>
        <w:t>Findings (count)</w:t>
      </w:r>
      <w:r w:rsidR="008F3412" w:rsidRPr="009F290D">
        <w:rPr>
          <w:sz w:val="24"/>
          <w:szCs w:val="24"/>
        </w:rPr>
        <w:t xml:space="preserve"> based upon synchronization with the EDC source</w:t>
      </w:r>
      <w:r w:rsidR="00B4467B" w:rsidRPr="009F290D">
        <w:rPr>
          <w:sz w:val="24"/>
          <w:szCs w:val="24"/>
        </w:rPr>
        <w:t>.</w:t>
      </w:r>
      <w:r w:rsidR="00676A07" w:rsidRPr="009F290D">
        <w:rPr>
          <w:sz w:val="24"/>
          <w:szCs w:val="24"/>
        </w:rPr>
        <w:t xml:space="preserve"> (ADO PBI 15292.1</w:t>
      </w:r>
      <w:r w:rsidR="00662204">
        <w:rPr>
          <w:sz w:val="24"/>
          <w:szCs w:val="24"/>
        </w:rPr>
        <w:t>7</w:t>
      </w:r>
      <w:r w:rsidR="00676A07" w:rsidRPr="009F290D">
        <w:rPr>
          <w:sz w:val="24"/>
          <w:szCs w:val="24"/>
        </w:rPr>
        <w:t>)</w:t>
      </w:r>
    </w:p>
    <w:p w14:paraId="7C23AD46" w14:textId="177EE18F" w:rsidR="00B4467B" w:rsidRPr="009F290D" w:rsidRDefault="25CB8EB5" w:rsidP="001B4D78">
      <w:pPr>
        <w:pStyle w:val="Heading4"/>
        <w:rPr>
          <w:sz w:val="24"/>
          <w:szCs w:val="24"/>
        </w:rPr>
      </w:pPr>
      <w:r w:rsidRPr="7BBE70BB">
        <w:rPr>
          <w:sz w:val="24"/>
          <w:szCs w:val="24"/>
        </w:rPr>
        <w:t>The s</w:t>
      </w:r>
      <w:r w:rsidR="00B4467B" w:rsidRPr="7BBE70BB">
        <w:rPr>
          <w:sz w:val="24"/>
          <w:szCs w:val="24"/>
        </w:rPr>
        <w:t xml:space="preserve">ystem </w:t>
      </w:r>
      <w:r w:rsidR="2B39C269" w:rsidRPr="7BBE70BB">
        <w:rPr>
          <w:sz w:val="24"/>
          <w:szCs w:val="24"/>
        </w:rPr>
        <w:t>shall</w:t>
      </w:r>
      <w:r w:rsidR="00B4467B" w:rsidRPr="009F290D">
        <w:rPr>
          <w:sz w:val="24"/>
          <w:szCs w:val="24"/>
        </w:rPr>
        <w:t xml:space="preserve"> display the CRF </w:t>
      </w:r>
      <w:r w:rsidR="00430608" w:rsidRPr="009F290D">
        <w:rPr>
          <w:sz w:val="24"/>
          <w:szCs w:val="24"/>
        </w:rPr>
        <w:t>Name</w:t>
      </w:r>
      <w:r w:rsidR="00B4467B" w:rsidRPr="009F290D">
        <w:rPr>
          <w:sz w:val="24"/>
          <w:szCs w:val="24"/>
        </w:rPr>
        <w:t xml:space="preserve"> subevent only if this is greater than 0.</w:t>
      </w:r>
      <w:r w:rsidR="00676A07" w:rsidRPr="009F290D">
        <w:rPr>
          <w:sz w:val="24"/>
          <w:szCs w:val="24"/>
        </w:rPr>
        <w:t xml:space="preserve"> (ADO PBI 15292.1</w:t>
      </w:r>
      <w:r w:rsidR="00662204">
        <w:rPr>
          <w:sz w:val="24"/>
          <w:szCs w:val="24"/>
        </w:rPr>
        <w:t>8</w:t>
      </w:r>
      <w:r w:rsidR="00676A07" w:rsidRPr="009F290D">
        <w:rPr>
          <w:sz w:val="24"/>
          <w:szCs w:val="24"/>
        </w:rPr>
        <w:t>)</w:t>
      </w:r>
    </w:p>
    <w:p w14:paraId="51535276" w14:textId="799FE850" w:rsidR="00B4467B" w:rsidRPr="009F290D" w:rsidRDefault="00430608" w:rsidP="001B4D78">
      <w:pPr>
        <w:pStyle w:val="Heading4"/>
        <w:rPr>
          <w:sz w:val="24"/>
          <w:szCs w:val="24"/>
        </w:rPr>
      </w:pPr>
      <w:r w:rsidRPr="009F290D">
        <w:rPr>
          <w:sz w:val="24"/>
          <w:szCs w:val="24"/>
        </w:rPr>
        <w:t>The system shall display</w:t>
      </w:r>
      <w:r w:rsidR="00B4467B" w:rsidRPr="009F290D">
        <w:rPr>
          <w:sz w:val="24"/>
          <w:szCs w:val="24"/>
        </w:rPr>
        <w:t xml:space="preserve"> the finding details for the patient</w:t>
      </w:r>
      <w:r w:rsidR="008F3412" w:rsidRPr="009F290D">
        <w:rPr>
          <w:sz w:val="24"/>
          <w:szCs w:val="24"/>
        </w:rPr>
        <w:t>, clinical visit, and clinical visit date when</w:t>
      </w:r>
      <w:r w:rsidR="00B4467B" w:rsidRPr="009F290D">
        <w:rPr>
          <w:sz w:val="24"/>
          <w:szCs w:val="24"/>
        </w:rPr>
        <w:t xml:space="preserve"> selecting the </w:t>
      </w:r>
      <w:r w:rsidR="008F3412" w:rsidRPr="009F290D">
        <w:rPr>
          <w:sz w:val="24"/>
          <w:szCs w:val="24"/>
        </w:rPr>
        <w:t xml:space="preserve">SDR </w:t>
      </w:r>
      <w:r w:rsidR="00B4467B" w:rsidRPr="009F290D">
        <w:rPr>
          <w:sz w:val="24"/>
          <w:szCs w:val="24"/>
        </w:rPr>
        <w:t>finding count.</w:t>
      </w:r>
      <w:r w:rsidR="00676A07" w:rsidRPr="009F290D">
        <w:rPr>
          <w:sz w:val="24"/>
          <w:szCs w:val="24"/>
        </w:rPr>
        <w:t xml:space="preserve"> (ADO PBI 15292.</w:t>
      </w:r>
      <w:r w:rsidR="00662204">
        <w:rPr>
          <w:sz w:val="24"/>
          <w:szCs w:val="24"/>
        </w:rPr>
        <w:t>19</w:t>
      </w:r>
      <w:r w:rsidR="00676A07" w:rsidRPr="009F290D">
        <w:rPr>
          <w:sz w:val="24"/>
          <w:szCs w:val="24"/>
        </w:rPr>
        <w:t>)</w:t>
      </w:r>
    </w:p>
    <w:p w14:paraId="56DFA65D" w14:textId="06A03C34" w:rsidR="008F3412" w:rsidRPr="009F290D" w:rsidRDefault="008F3412" w:rsidP="001B4D78">
      <w:pPr>
        <w:pStyle w:val="Heading4"/>
        <w:rPr>
          <w:sz w:val="24"/>
          <w:szCs w:val="24"/>
        </w:rPr>
      </w:pPr>
      <w:r w:rsidRPr="009F290D">
        <w:rPr>
          <w:sz w:val="24"/>
          <w:szCs w:val="24"/>
        </w:rPr>
        <w:t>The system shall display the finding details for the patient and clinical document when selecting the SDV finding count.</w:t>
      </w:r>
      <w:r w:rsidR="00676A07" w:rsidRPr="009F290D">
        <w:rPr>
          <w:sz w:val="24"/>
          <w:szCs w:val="24"/>
        </w:rPr>
        <w:t xml:space="preserve"> (ADO PBI 15292.2</w:t>
      </w:r>
      <w:r w:rsidR="00662204">
        <w:rPr>
          <w:sz w:val="24"/>
          <w:szCs w:val="24"/>
        </w:rPr>
        <w:t>0</w:t>
      </w:r>
      <w:r w:rsidR="00676A07" w:rsidRPr="009F290D">
        <w:rPr>
          <w:sz w:val="24"/>
          <w:szCs w:val="24"/>
        </w:rPr>
        <w:t>)</w:t>
      </w:r>
    </w:p>
    <w:p w14:paraId="048F4885" w14:textId="77777777" w:rsidR="00B4467B" w:rsidRPr="009F290D" w:rsidRDefault="00B4467B" w:rsidP="00436E46">
      <w:pPr>
        <w:ind w:left="2700"/>
        <w:rPr>
          <w:rFonts w:ascii="Arial" w:hAnsi="Arial" w:cs="Arial"/>
          <w:szCs w:val="24"/>
        </w:rPr>
      </w:pPr>
    </w:p>
    <w:p w14:paraId="07DDCD05" w14:textId="1D53918C" w:rsidR="00B4467B" w:rsidRPr="009F290D" w:rsidRDefault="00B74DEC" w:rsidP="001B4D78">
      <w:pPr>
        <w:pStyle w:val="Heading3"/>
        <w:rPr>
          <w:sz w:val="24"/>
          <w:szCs w:val="24"/>
        </w:rPr>
      </w:pPr>
      <w:bookmarkStart w:id="67" w:name="_Toc194687868"/>
      <w:r w:rsidRPr="009F290D">
        <w:rPr>
          <w:sz w:val="24"/>
          <w:szCs w:val="24"/>
        </w:rPr>
        <w:t xml:space="preserve">Patient Review </w:t>
      </w:r>
      <w:r w:rsidR="00F81ED3" w:rsidRPr="009F290D">
        <w:rPr>
          <w:sz w:val="24"/>
          <w:szCs w:val="24"/>
        </w:rPr>
        <w:t xml:space="preserve">– Patient </w:t>
      </w:r>
      <w:r w:rsidR="00F82BBC" w:rsidRPr="009F290D">
        <w:rPr>
          <w:sz w:val="24"/>
          <w:szCs w:val="24"/>
        </w:rPr>
        <w:t>Findings</w:t>
      </w:r>
      <w:bookmarkEnd w:id="67"/>
    </w:p>
    <w:p w14:paraId="77D68193" w14:textId="6828D701" w:rsidR="00B4467B" w:rsidRPr="009F290D" w:rsidRDefault="00F82BBC" w:rsidP="001B4D78">
      <w:pPr>
        <w:pStyle w:val="Heading4"/>
        <w:rPr>
          <w:sz w:val="24"/>
          <w:szCs w:val="24"/>
        </w:rPr>
      </w:pPr>
      <w:r w:rsidRPr="009F290D">
        <w:rPr>
          <w:sz w:val="24"/>
          <w:szCs w:val="24"/>
        </w:rPr>
        <w:t>The s</w:t>
      </w:r>
      <w:r w:rsidR="00B4467B" w:rsidRPr="009F290D">
        <w:rPr>
          <w:sz w:val="24"/>
          <w:szCs w:val="24"/>
        </w:rPr>
        <w:t xml:space="preserve">ystem </w:t>
      </w:r>
      <w:r w:rsidRPr="009F290D">
        <w:rPr>
          <w:sz w:val="24"/>
          <w:szCs w:val="24"/>
        </w:rPr>
        <w:t>shall provide</w:t>
      </w:r>
      <w:r w:rsidR="00B4467B" w:rsidRPr="009F290D">
        <w:rPr>
          <w:sz w:val="24"/>
          <w:szCs w:val="24"/>
        </w:rPr>
        <w:t xml:space="preserve"> </w:t>
      </w:r>
      <w:r w:rsidR="000C6971" w:rsidRPr="009F290D">
        <w:rPr>
          <w:sz w:val="24"/>
          <w:szCs w:val="24"/>
        </w:rPr>
        <w:t>a listing of patient findings from the current visit.</w:t>
      </w:r>
      <w:r w:rsidR="009134A2" w:rsidRPr="009F290D">
        <w:rPr>
          <w:sz w:val="24"/>
          <w:szCs w:val="24"/>
        </w:rPr>
        <w:t xml:space="preserve"> </w:t>
      </w:r>
      <w:r w:rsidR="00430608" w:rsidRPr="009F290D">
        <w:rPr>
          <w:sz w:val="24"/>
          <w:szCs w:val="24"/>
        </w:rPr>
        <w:t>The system shall display</w:t>
      </w:r>
      <w:r w:rsidR="00B4467B" w:rsidRPr="009F290D">
        <w:rPr>
          <w:sz w:val="24"/>
          <w:szCs w:val="24"/>
        </w:rPr>
        <w:t xml:space="preserve"> </w:t>
      </w:r>
      <w:r w:rsidR="00CA0090" w:rsidRPr="009F290D">
        <w:rPr>
          <w:sz w:val="24"/>
          <w:szCs w:val="24"/>
        </w:rPr>
        <w:t xml:space="preserve">a listing of patient findings from the current visit with </w:t>
      </w:r>
      <w:r w:rsidR="00B4467B" w:rsidRPr="009F290D">
        <w:rPr>
          <w:sz w:val="24"/>
          <w:szCs w:val="24"/>
        </w:rPr>
        <w:t>the following fields within the Findings section: Issue ID; Issue Date; Issue Created By; Monitoring Activity; Issue Type; Issue Category; Issue Description; Issue Status (Open, Closed</w:t>
      </w:r>
      <w:proofErr w:type="gramStart"/>
      <w:r w:rsidR="00B4467B" w:rsidRPr="009F290D">
        <w:rPr>
          <w:sz w:val="24"/>
          <w:szCs w:val="24"/>
        </w:rPr>
        <w:t>);Issue</w:t>
      </w:r>
      <w:proofErr w:type="gramEnd"/>
      <w:r w:rsidR="00B4467B" w:rsidRPr="009F290D">
        <w:rPr>
          <w:sz w:val="24"/>
          <w:szCs w:val="24"/>
        </w:rPr>
        <w:t xml:space="preserve"> Resolution; Resolution Date; View / Partial Edit / Edit icon. </w:t>
      </w:r>
      <w:r w:rsidR="00863697" w:rsidRPr="009F290D">
        <w:rPr>
          <w:sz w:val="24"/>
          <w:szCs w:val="24"/>
        </w:rPr>
        <w:t xml:space="preserve"> (ADO PBI 11806.1)</w:t>
      </w:r>
    </w:p>
    <w:p w14:paraId="20A15FC9" w14:textId="0B6943B8" w:rsidR="00CA0090" w:rsidRPr="009F290D" w:rsidRDefault="05B425CC" w:rsidP="001B4D78">
      <w:pPr>
        <w:pStyle w:val="Heading4"/>
        <w:rPr>
          <w:sz w:val="24"/>
          <w:szCs w:val="24"/>
        </w:rPr>
      </w:pPr>
      <w:r w:rsidRPr="009F290D">
        <w:rPr>
          <w:sz w:val="24"/>
          <w:szCs w:val="24"/>
        </w:rPr>
        <w:t>The system</w:t>
      </w:r>
      <w:r w:rsidR="18B8A258" w:rsidRPr="009F290D">
        <w:rPr>
          <w:sz w:val="24"/>
          <w:szCs w:val="24"/>
        </w:rPr>
        <w:t xml:space="preserve"> shall</w:t>
      </w:r>
      <w:r w:rsidRPr="009F290D">
        <w:rPr>
          <w:sz w:val="24"/>
          <w:szCs w:val="24"/>
        </w:rPr>
        <w:t xml:space="preserve"> provide options to include/exclude CRF Findings and Closed Findings from the Patient Review Findings Pane</w:t>
      </w:r>
      <w:r w:rsidR="3871EF51" w:rsidRPr="009F290D">
        <w:rPr>
          <w:sz w:val="24"/>
          <w:szCs w:val="24"/>
        </w:rPr>
        <w:t>. (ADO PBI 11806.2)</w:t>
      </w:r>
    </w:p>
    <w:p w14:paraId="617DDD9B" w14:textId="77777777" w:rsidR="00B52A44" w:rsidRPr="009F290D" w:rsidRDefault="00B52A44" w:rsidP="00436E46">
      <w:pPr>
        <w:rPr>
          <w:rFonts w:ascii="Arial" w:hAnsi="Arial" w:cs="Arial"/>
          <w:szCs w:val="24"/>
        </w:rPr>
      </w:pPr>
    </w:p>
    <w:p w14:paraId="353BEE6C" w14:textId="2A036693" w:rsidR="00715AAF" w:rsidRPr="009F290D" w:rsidRDefault="00715AAF" w:rsidP="001B4D78">
      <w:pPr>
        <w:pStyle w:val="Heading3"/>
        <w:rPr>
          <w:sz w:val="24"/>
          <w:szCs w:val="24"/>
        </w:rPr>
      </w:pPr>
      <w:bookmarkStart w:id="68" w:name="_Toc194687869"/>
      <w:r w:rsidRPr="009F290D">
        <w:rPr>
          <w:sz w:val="24"/>
          <w:szCs w:val="24"/>
        </w:rPr>
        <w:t xml:space="preserve">Patient Review </w:t>
      </w:r>
      <w:r w:rsidR="00F81ED3" w:rsidRPr="009F290D">
        <w:rPr>
          <w:sz w:val="24"/>
          <w:szCs w:val="24"/>
        </w:rPr>
        <w:t xml:space="preserve">- </w:t>
      </w:r>
      <w:r w:rsidRPr="009F290D">
        <w:rPr>
          <w:sz w:val="24"/>
          <w:szCs w:val="24"/>
        </w:rPr>
        <w:t>Manual Refresh</w:t>
      </w:r>
      <w:bookmarkEnd w:id="68"/>
    </w:p>
    <w:p w14:paraId="1E924267" w14:textId="6057A7E2" w:rsidR="00D75661" w:rsidRPr="009F290D" w:rsidRDefault="474B7E2E" w:rsidP="001B4D78">
      <w:pPr>
        <w:pStyle w:val="Heading4"/>
        <w:rPr>
          <w:sz w:val="24"/>
          <w:szCs w:val="24"/>
        </w:rPr>
      </w:pPr>
      <w:r w:rsidRPr="009F290D">
        <w:rPr>
          <w:sz w:val="24"/>
          <w:szCs w:val="24"/>
        </w:rPr>
        <w:t>Manual refresh</w:t>
      </w:r>
      <w:r w:rsidR="507C1541" w:rsidRPr="009F290D">
        <w:rPr>
          <w:sz w:val="24"/>
          <w:szCs w:val="24"/>
        </w:rPr>
        <w:t xml:space="preserve"> shall</w:t>
      </w:r>
      <w:r w:rsidRPr="009F290D">
        <w:rPr>
          <w:sz w:val="24"/>
          <w:szCs w:val="24"/>
        </w:rPr>
        <w:t xml:space="preserve"> import unselected/</w:t>
      </w:r>
      <w:proofErr w:type="spellStart"/>
      <w:r w:rsidRPr="009F290D">
        <w:rPr>
          <w:sz w:val="24"/>
          <w:szCs w:val="24"/>
        </w:rPr>
        <w:t>unescalated</w:t>
      </w:r>
      <w:proofErr w:type="spellEnd"/>
      <w:r w:rsidRPr="009F290D">
        <w:rPr>
          <w:sz w:val="24"/>
          <w:szCs w:val="24"/>
        </w:rPr>
        <w:t xml:space="preserve"> patients with monitorable CRFs that are newly reverse verified or newly verified for ICF Review and SDR/SDV.</w:t>
      </w:r>
      <w:r w:rsidR="20AAEFED" w:rsidRPr="009F290D">
        <w:rPr>
          <w:sz w:val="24"/>
          <w:szCs w:val="24"/>
        </w:rPr>
        <w:t xml:space="preserve"> (ADO PBI 1180</w:t>
      </w:r>
      <w:r w:rsidR="3871EF51" w:rsidRPr="009F290D">
        <w:rPr>
          <w:sz w:val="24"/>
          <w:szCs w:val="24"/>
        </w:rPr>
        <w:t>8</w:t>
      </w:r>
      <w:r w:rsidR="20AAEFED" w:rsidRPr="009F290D">
        <w:rPr>
          <w:sz w:val="24"/>
          <w:szCs w:val="24"/>
        </w:rPr>
        <w:t>.1)</w:t>
      </w:r>
    </w:p>
    <w:p w14:paraId="6C0A1B05" w14:textId="60BAEED7" w:rsidR="00D75661" w:rsidRPr="009F290D" w:rsidRDefault="474B7E2E" w:rsidP="001B4D78">
      <w:pPr>
        <w:pStyle w:val="Heading4"/>
        <w:rPr>
          <w:sz w:val="24"/>
          <w:szCs w:val="24"/>
        </w:rPr>
      </w:pPr>
      <w:r w:rsidRPr="009F290D">
        <w:rPr>
          <w:sz w:val="24"/>
          <w:szCs w:val="24"/>
        </w:rPr>
        <w:t xml:space="preserve">Manual refresh </w:t>
      </w:r>
      <w:r w:rsidR="0B629359" w:rsidRPr="009F290D">
        <w:rPr>
          <w:sz w:val="24"/>
          <w:szCs w:val="24"/>
        </w:rPr>
        <w:t xml:space="preserve">shall </w:t>
      </w:r>
      <w:r w:rsidRPr="009F290D">
        <w:rPr>
          <w:sz w:val="24"/>
          <w:szCs w:val="24"/>
        </w:rPr>
        <w:t>import selected/</w:t>
      </w:r>
      <w:r w:rsidR="7E5D3F68" w:rsidRPr="009F290D">
        <w:rPr>
          <w:sz w:val="24"/>
          <w:szCs w:val="24"/>
        </w:rPr>
        <w:t xml:space="preserve">escalated </w:t>
      </w:r>
      <w:r w:rsidRPr="009F290D">
        <w:rPr>
          <w:sz w:val="24"/>
          <w:szCs w:val="24"/>
        </w:rPr>
        <w:t>patients with newly received monitorable CRFs for the PMV.</w:t>
      </w:r>
      <w:r w:rsidR="20AAEFED" w:rsidRPr="009F290D">
        <w:rPr>
          <w:sz w:val="24"/>
          <w:szCs w:val="24"/>
        </w:rPr>
        <w:t xml:space="preserve"> (ADO PBI </w:t>
      </w:r>
      <w:r w:rsidR="3871EF51" w:rsidRPr="009F290D">
        <w:rPr>
          <w:sz w:val="24"/>
          <w:szCs w:val="24"/>
        </w:rPr>
        <w:t>11808</w:t>
      </w:r>
      <w:r w:rsidR="20AAEFED" w:rsidRPr="009F290D">
        <w:rPr>
          <w:sz w:val="24"/>
          <w:szCs w:val="24"/>
        </w:rPr>
        <w:t>.2)</w:t>
      </w:r>
    </w:p>
    <w:p w14:paraId="433886AA" w14:textId="7469F042" w:rsidR="003F156A" w:rsidRPr="009F290D" w:rsidRDefault="474B7E2E" w:rsidP="0066387E">
      <w:pPr>
        <w:pStyle w:val="Heading4"/>
        <w:rPr>
          <w:sz w:val="24"/>
          <w:szCs w:val="24"/>
        </w:rPr>
      </w:pPr>
      <w:r w:rsidRPr="009F290D">
        <w:rPr>
          <w:sz w:val="24"/>
          <w:szCs w:val="24"/>
        </w:rPr>
        <w:t xml:space="preserve">Manual refresh </w:t>
      </w:r>
      <w:r w:rsidR="51C0CCA3" w:rsidRPr="009F290D">
        <w:rPr>
          <w:sz w:val="24"/>
          <w:szCs w:val="24"/>
        </w:rPr>
        <w:t xml:space="preserve">shall </w:t>
      </w:r>
      <w:r w:rsidRPr="009F290D">
        <w:rPr>
          <w:sz w:val="24"/>
          <w:szCs w:val="24"/>
        </w:rPr>
        <w:t xml:space="preserve">import selected/escalated patients with newly </w:t>
      </w:r>
      <w:r w:rsidR="00F17890">
        <w:rPr>
          <w:sz w:val="24"/>
          <w:szCs w:val="24"/>
        </w:rPr>
        <w:t>re</w:t>
      </w:r>
      <w:r w:rsidR="00F17890" w:rsidRPr="009F290D">
        <w:rPr>
          <w:sz w:val="24"/>
          <w:szCs w:val="24"/>
        </w:rPr>
        <w:t>verif</w:t>
      </w:r>
      <w:r w:rsidR="00F17890">
        <w:rPr>
          <w:sz w:val="24"/>
          <w:szCs w:val="24"/>
        </w:rPr>
        <w:t>y needed</w:t>
      </w:r>
      <w:r w:rsidR="00F17890" w:rsidRPr="009F290D">
        <w:rPr>
          <w:sz w:val="24"/>
          <w:szCs w:val="24"/>
        </w:rPr>
        <w:t xml:space="preserve"> </w:t>
      </w:r>
      <w:r w:rsidRPr="009F290D">
        <w:rPr>
          <w:sz w:val="24"/>
          <w:szCs w:val="24"/>
        </w:rPr>
        <w:t>or undo verified received CRFs for the PMV.</w:t>
      </w:r>
      <w:r w:rsidR="20AAEFED" w:rsidRPr="009F290D">
        <w:rPr>
          <w:sz w:val="24"/>
          <w:szCs w:val="24"/>
        </w:rPr>
        <w:t xml:space="preserve"> (ADO PBI </w:t>
      </w:r>
      <w:r w:rsidR="3871EF51" w:rsidRPr="009F290D">
        <w:rPr>
          <w:sz w:val="24"/>
          <w:szCs w:val="24"/>
        </w:rPr>
        <w:t>11808</w:t>
      </w:r>
      <w:r w:rsidR="20AAEFED" w:rsidRPr="009F290D">
        <w:rPr>
          <w:sz w:val="24"/>
          <w:szCs w:val="24"/>
        </w:rPr>
        <w:t>.3)</w:t>
      </w:r>
    </w:p>
    <w:p w14:paraId="6414F67B" w14:textId="100441E5" w:rsidR="00D75661" w:rsidRPr="009F290D" w:rsidRDefault="474B7E2E" w:rsidP="0066387E">
      <w:pPr>
        <w:pStyle w:val="Heading4"/>
        <w:rPr>
          <w:sz w:val="24"/>
          <w:szCs w:val="24"/>
        </w:rPr>
      </w:pPr>
      <w:r w:rsidRPr="009F290D">
        <w:rPr>
          <w:sz w:val="24"/>
          <w:szCs w:val="24"/>
        </w:rPr>
        <w:t xml:space="preserve">Manual refresh </w:t>
      </w:r>
      <w:r w:rsidR="4D49F41D" w:rsidRPr="009F290D">
        <w:rPr>
          <w:sz w:val="24"/>
          <w:szCs w:val="24"/>
        </w:rPr>
        <w:t xml:space="preserve">shall </w:t>
      </w:r>
      <w:r w:rsidRPr="009F290D">
        <w:rPr>
          <w:sz w:val="24"/>
          <w:szCs w:val="24"/>
        </w:rPr>
        <w:t>synchronize changes for the CRF header information (e.g. header date, visit type) directly from the EDC source.</w:t>
      </w:r>
      <w:r w:rsidR="20AAEFED" w:rsidRPr="009F290D">
        <w:rPr>
          <w:sz w:val="24"/>
          <w:szCs w:val="24"/>
        </w:rPr>
        <w:t xml:space="preserve"> (ADO PBI </w:t>
      </w:r>
      <w:r w:rsidR="3871EF51" w:rsidRPr="009F290D">
        <w:rPr>
          <w:sz w:val="24"/>
          <w:szCs w:val="24"/>
        </w:rPr>
        <w:t>11808</w:t>
      </w:r>
      <w:r w:rsidR="20AAEFED" w:rsidRPr="009F290D">
        <w:rPr>
          <w:sz w:val="24"/>
          <w:szCs w:val="24"/>
        </w:rPr>
        <w:t>.4)</w:t>
      </w:r>
    </w:p>
    <w:p w14:paraId="1340BEE1" w14:textId="41EC8374" w:rsidR="00D75661" w:rsidRPr="009F290D" w:rsidRDefault="474B7E2E" w:rsidP="001B4D78">
      <w:pPr>
        <w:pStyle w:val="Heading4"/>
        <w:rPr>
          <w:sz w:val="24"/>
          <w:szCs w:val="24"/>
        </w:rPr>
      </w:pPr>
      <w:r w:rsidRPr="009F290D">
        <w:rPr>
          <w:sz w:val="24"/>
          <w:szCs w:val="24"/>
        </w:rPr>
        <w:lastRenderedPageBreak/>
        <w:t xml:space="preserve">Manual refresh </w:t>
      </w:r>
      <w:r w:rsidR="013AAF4A" w:rsidRPr="009F290D">
        <w:rPr>
          <w:sz w:val="24"/>
          <w:szCs w:val="24"/>
        </w:rPr>
        <w:t xml:space="preserve">shall </w:t>
      </w:r>
      <w:r w:rsidRPr="009F290D">
        <w:rPr>
          <w:sz w:val="24"/>
          <w:szCs w:val="24"/>
        </w:rPr>
        <w:t>remove any PMV CRFs and associated CRF Findings that have been hard deleted from the EDC Source within SDV/SDR.</w:t>
      </w:r>
      <w:r w:rsidR="20AAEFED" w:rsidRPr="009F290D">
        <w:rPr>
          <w:sz w:val="24"/>
          <w:szCs w:val="24"/>
        </w:rPr>
        <w:t xml:space="preserve"> (ADO PBI </w:t>
      </w:r>
      <w:r w:rsidR="3871EF51" w:rsidRPr="009F290D">
        <w:rPr>
          <w:sz w:val="24"/>
          <w:szCs w:val="24"/>
        </w:rPr>
        <w:t>11808</w:t>
      </w:r>
      <w:r w:rsidR="20AAEFED" w:rsidRPr="009F290D">
        <w:rPr>
          <w:sz w:val="24"/>
          <w:szCs w:val="24"/>
        </w:rPr>
        <w:t>.5)</w:t>
      </w:r>
    </w:p>
    <w:p w14:paraId="35E76A52" w14:textId="5EF3D0E4" w:rsidR="00D75661" w:rsidRPr="00BE2BF8" w:rsidRDefault="474B7E2E" w:rsidP="001B4D78">
      <w:pPr>
        <w:pStyle w:val="Heading4"/>
        <w:rPr>
          <w:sz w:val="24"/>
          <w:szCs w:val="24"/>
        </w:rPr>
      </w:pPr>
      <w:r w:rsidRPr="009F290D">
        <w:rPr>
          <w:sz w:val="24"/>
          <w:szCs w:val="24"/>
        </w:rPr>
        <w:t>Manual refresh</w:t>
      </w:r>
      <w:r w:rsidR="4B048823" w:rsidRPr="009F290D">
        <w:rPr>
          <w:sz w:val="24"/>
          <w:szCs w:val="24"/>
        </w:rPr>
        <w:t xml:space="preserve"> shall </w:t>
      </w:r>
      <w:r w:rsidRPr="009F290D">
        <w:rPr>
          <w:sz w:val="24"/>
          <w:szCs w:val="24"/>
        </w:rPr>
        <w:t>synchronize the Monitoring Review Status with the EDC Source Verification</w:t>
      </w:r>
      <w:r w:rsidRPr="00BE2BF8">
        <w:rPr>
          <w:sz w:val="24"/>
          <w:szCs w:val="24"/>
        </w:rPr>
        <w:t>.</w:t>
      </w:r>
      <w:r w:rsidR="20AAEFED" w:rsidRPr="00BE2BF8">
        <w:rPr>
          <w:sz w:val="24"/>
          <w:szCs w:val="24"/>
        </w:rPr>
        <w:t xml:space="preserve"> (ADO PBI </w:t>
      </w:r>
      <w:r w:rsidR="3871EF51" w:rsidRPr="00BE2BF8">
        <w:rPr>
          <w:sz w:val="24"/>
          <w:szCs w:val="24"/>
        </w:rPr>
        <w:t>11808</w:t>
      </w:r>
      <w:r w:rsidR="20AAEFED" w:rsidRPr="00BE2BF8">
        <w:rPr>
          <w:sz w:val="24"/>
          <w:szCs w:val="24"/>
        </w:rPr>
        <w:t>.6)</w:t>
      </w:r>
    </w:p>
    <w:p w14:paraId="09E6A88E" w14:textId="63082687" w:rsidR="00D75661" w:rsidRPr="00BE2BF8" w:rsidRDefault="474B7E2E" w:rsidP="001B4D78">
      <w:pPr>
        <w:pStyle w:val="Heading4"/>
        <w:rPr>
          <w:sz w:val="24"/>
          <w:szCs w:val="24"/>
        </w:rPr>
      </w:pPr>
      <w:r w:rsidRPr="00BE2BF8">
        <w:rPr>
          <w:sz w:val="24"/>
          <w:szCs w:val="24"/>
        </w:rPr>
        <w:t>Manual refresh</w:t>
      </w:r>
      <w:r w:rsidR="245CE170" w:rsidRPr="00BE2BF8">
        <w:rPr>
          <w:sz w:val="24"/>
          <w:szCs w:val="24"/>
        </w:rPr>
        <w:t xml:space="preserve"> shall</w:t>
      </w:r>
      <w:r w:rsidRPr="00BE2BF8">
        <w:rPr>
          <w:sz w:val="24"/>
          <w:szCs w:val="24"/>
        </w:rPr>
        <w:t xml:space="preserve"> synchronize the following fields within SDV: SMA </w:t>
      </w:r>
      <w:proofErr w:type="gramStart"/>
      <w:r w:rsidRPr="00BE2BF8">
        <w:rPr>
          <w:sz w:val="24"/>
          <w:szCs w:val="24"/>
        </w:rPr>
        <w:t>Monitored?,</w:t>
      </w:r>
      <w:proofErr w:type="gramEnd"/>
      <w:r w:rsidRPr="00BE2BF8">
        <w:rPr>
          <w:sz w:val="24"/>
          <w:szCs w:val="24"/>
        </w:rPr>
        <w:t xml:space="preserve"> SDV Monitoring Status, SDV Monitored Date and SDV Monitored by for the PMV. </w:t>
      </w:r>
      <w:r w:rsidR="3871EF51" w:rsidRPr="00BE2BF8">
        <w:rPr>
          <w:sz w:val="24"/>
          <w:szCs w:val="24"/>
        </w:rPr>
        <w:t>(ADO PBI 11808.7)</w:t>
      </w:r>
    </w:p>
    <w:p w14:paraId="70DCFE1D" w14:textId="718EFC39" w:rsidR="00D75661" w:rsidRPr="00BE2BF8" w:rsidRDefault="474B7E2E" w:rsidP="001B4D78">
      <w:pPr>
        <w:pStyle w:val="Heading4"/>
        <w:rPr>
          <w:sz w:val="24"/>
          <w:szCs w:val="24"/>
        </w:rPr>
      </w:pPr>
      <w:r w:rsidRPr="00BE2BF8">
        <w:rPr>
          <w:sz w:val="24"/>
          <w:szCs w:val="24"/>
        </w:rPr>
        <w:t>Manual refresh</w:t>
      </w:r>
      <w:r w:rsidR="4E09C75F" w:rsidRPr="00BE2BF8">
        <w:rPr>
          <w:sz w:val="24"/>
          <w:szCs w:val="24"/>
        </w:rPr>
        <w:t xml:space="preserve"> shall</w:t>
      </w:r>
      <w:r w:rsidRPr="00BE2BF8">
        <w:rPr>
          <w:sz w:val="24"/>
          <w:szCs w:val="24"/>
        </w:rPr>
        <w:t xml:space="preserve"> import manual and manual header “Monitor Query” discrepancies on </w:t>
      </w:r>
      <w:commentRangeStart w:id="69"/>
      <w:r w:rsidRPr="00BE2BF8">
        <w:rPr>
          <w:sz w:val="24"/>
          <w:szCs w:val="24"/>
        </w:rPr>
        <w:t xml:space="preserve">critical data </w:t>
      </w:r>
      <w:commentRangeEnd w:id="69"/>
      <w:r w:rsidR="0054324B">
        <w:rPr>
          <w:rStyle w:val="CommentReference"/>
          <w:rFonts w:ascii="Times New Roman" w:hAnsi="Times New Roman" w:cs="Times New Roman"/>
        </w:rPr>
        <w:commentReference w:id="69"/>
      </w:r>
      <w:r w:rsidRPr="00BE2BF8">
        <w:rPr>
          <w:sz w:val="24"/>
          <w:szCs w:val="24"/>
        </w:rPr>
        <w:t>as CRF Findings that were created on or one day before the start of the visit with no end date restriction.</w:t>
      </w:r>
      <w:r w:rsidR="20AAEFED" w:rsidRPr="00BE2BF8">
        <w:rPr>
          <w:sz w:val="24"/>
          <w:szCs w:val="24"/>
        </w:rPr>
        <w:t xml:space="preserve"> (ADO PBI </w:t>
      </w:r>
      <w:r w:rsidR="3871EF51" w:rsidRPr="00BE2BF8">
        <w:rPr>
          <w:sz w:val="24"/>
          <w:szCs w:val="24"/>
        </w:rPr>
        <w:t>11808</w:t>
      </w:r>
      <w:r w:rsidR="20AAEFED" w:rsidRPr="00BE2BF8">
        <w:rPr>
          <w:sz w:val="24"/>
          <w:szCs w:val="24"/>
        </w:rPr>
        <w:t>.8)</w:t>
      </w:r>
    </w:p>
    <w:p w14:paraId="351CE5E3" w14:textId="4A6A152E" w:rsidR="003F156A" w:rsidRPr="00BE2BF8" w:rsidRDefault="474B7E2E" w:rsidP="0066387E">
      <w:pPr>
        <w:pStyle w:val="Heading4"/>
        <w:rPr>
          <w:sz w:val="24"/>
          <w:szCs w:val="24"/>
        </w:rPr>
      </w:pPr>
      <w:r w:rsidRPr="00BE2BF8">
        <w:rPr>
          <w:sz w:val="24"/>
          <w:szCs w:val="24"/>
        </w:rPr>
        <w:t xml:space="preserve">Manual refresh </w:t>
      </w:r>
      <w:r w:rsidR="73AB58DD" w:rsidRPr="00BE2BF8">
        <w:rPr>
          <w:sz w:val="24"/>
          <w:szCs w:val="24"/>
        </w:rPr>
        <w:t xml:space="preserve">shall </w:t>
      </w:r>
      <w:r w:rsidRPr="00BE2BF8">
        <w:rPr>
          <w:sz w:val="24"/>
          <w:szCs w:val="24"/>
        </w:rPr>
        <w:t>update the finding status for findings associated with discrepancies to closed if the associated discrepancy is resolved.</w:t>
      </w:r>
      <w:r w:rsidR="20AAEFED" w:rsidRPr="00BE2BF8">
        <w:rPr>
          <w:sz w:val="24"/>
          <w:szCs w:val="24"/>
        </w:rPr>
        <w:t xml:space="preserve"> (ADO PBI </w:t>
      </w:r>
      <w:r w:rsidR="3871EF51" w:rsidRPr="00BE2BF8">
        <w:rPr>
          <w:sz w:val="24"/>
          <w:szCs w:val="24"/>
        </w:rPr>
        <w:t>11808</w:t>
      </w:r>
      <w:r w:rsidR="20AAEFED" w:rsidRPr="00BE2BF8">
        <w:rPr>
          <w:sz w:val="24"/>
          <w:szCs w:val="24"/>
        </w:rPr>
        <w:t>.9)</w:t>
      </w:r>
    </w:p>
    <w:p w14:paraId="496777A7" w14:textId="375E514E" w:rsidR="00D75661" w:rsidRPr="00BE2BF8" w:rsidRDefault="474B7E2E" w:rsidP="0066387E">
      <w:pPr>
        <w:pStyle w:val="Heading4"/>
        <w:rPr>
          <w:sz w:val="24"/>
          <w:szCs w:val="24"/>
        </w:rPr>
      </w:pPr>
      <w:r w:rsidRPr="00BE2BF8">
        <w:rPr>
          <w:sz w:val="24"/>
          <w:szCs w:val="24"/>
        </w:rPr>
        <w:t>Manual refresh for SDV</w:t>
      </w:r>
      <w:r w:rsidR="2DD8ADCC" w:rsidRPr="00BE2BF8">
        <w:rPr>
          <w:sz w:val="24"/>
          <w:szCs w:val="24"/>
        </w:rPr>
        <w:t xml:space="preserve"> shall</w:t>
      </w:r>
      <w:r w:rsidRPr="00BE2BF8">
        <w:rPr>
          <w:sz w:val="24"/>
          <w:szCs w:val="24"/>
        </w:rPr>
        <w:t xml:space="preserve"> display the ‘SMA Monitored’ flag based upon the EDC Source so that the</w:t>
      </w:r>
      <w:r w:rsidR="063A7CA0" w:rsidRPr="00BE2BF8">
        <w:rPr>
          <w:sz w:val="24"/>
          <w:szCs w:val="24"/>
        </w:rPr>
        <w:t xml:space="preserve"> verification</w:t>
      </w:r>
      <w:r w:rsidRPr="00BE2BF8">
        <w:rPr>
          <w:sz w:val="24"/>
          <w:szCs w:val="24"/>
        </w:rPr>
        <w:t xml:space="preserve"> status of the form in SMA matches the status in </w:t>
      </w:r>
      <w:r w:rsidR="64456A1F" w:rsidRPr="00BE2BF8">
        <w:rPr>
          <w:sz w:val="24"/>
          <w:szCs w:val="24"/>
        </w:rPr>
        <w:t xml:space="preserve">EDC </w:t>
      </w:r>
      <w:r w:rsidRPr="00BE2BF8">
        <w:rPr>
          <w:sz w:val="24"/>
          <w:szCs w:val="24"/>
        </w:rPr>
        <w:t>for the visit.</w:t>
      </w:r>
      <w:r w:rsidR="20AAEFED" w:rsidRPr="00BE2BF8">
        <w:rPr>
          <w:sz w:val="24"/>
          <w:szCs w:val="24"/>
        </w:rPr>
        <w:t xml:space="preserve"> (ADO PBI </w:t>
      </w:r>
      <w:r w:rsidR="3871EF51" w:rsidRPr="00BE2BF8">
        <w:rPr>
          <w:sz w:val="24"/>
          <w:szCs w:val="24"/>
        </w:rPr>
        <w:t>11808</w:t>
      </w:r>
      <w:r w:rsidR="20AAEFED" w:rsidRPr="00BE2BF8">
        <w:rPr>
          <w:sz w:val="24"/>
          <w:szCs w:val="24"/>
        </w:rPr>
        <w:t>.10)</w:t>
      </w:r>
    </w:p>
    <w:p w14:paraId="21661D88" w14:textId="7E054E92" w:rsidR="00D75661" w:rsidRPr="00BE2BF8" w:rsidRDefault="474B7E2E" w:rsidP="001B4D78">
      <w:pPr>
        <w:pStyle w:val="Heading4"/>
        <w:rPr>
          <w:sz w:val="24"/>
          <w:szCs w:val="24"/>
        </w:rPr>
      </w:pPr>
      <w:r w:rsidRPr="00BE2BF8">
        <w:rPr>
          <w:sz w:val="24"/>
          <w:szCs w:val="24"/>
        </w:rPr>
        <w:t xml:space="preserve">Manual refresh for SDV </w:t>
      </w:r>
      <w:r w:rsidR="6A46CEF9" w:rsidRPr="00BE2BF8">
        <w:rPr>
          <w:sz w:val="24"/>
          <w:szCs w:val="24"/>
        </w:rPr>
        <w:t xml:space="preserve">shall </w:t>
      </w:r>
      <w:r w:rsidRPr="00BE2BF8">
        <w:rPr>
          <w:sz w:val="24"/>
          <w:szCs w:val="24"/>
        </w:rPr>
        <w:t>update the ‘SMA Monitored’ flag as a ‘Y’:</w:t>
      </w:r>
      <w:r w:rsidR="20AAEFED" w:rsidRPr="00BE2BF8">
        <w:rPr>
          <w:sz w:val="24"/>
          <w:szCs w:val="24"/>
        </w:rPr>
        <w:t xml:space="preserve"> (ADO PBI </w:t>
      </w:r>
      <w:r w:rsidR="3871EF51" w:rsidRPr="00BE2BF8">
        <w:rPr>
          <w:sz w:val="24"/>
          <w:szCs w:val="24"/>
        </w:rPr>
        <w:t>11808</w:t>
      </w:r>
      <w:r w:rsidR="20AAEFED" w:rsidRPr="00BE2BF8">
        <w:rPr>
          <w:sz w:val="24"/>
          <w:szCs w:val="24"/>
        </w:rPr>
        <w:t>.11)</w:t>
      </w:r>
    </w:p>
    <w:p w14:paraId="6587B868" w14:textId="4C32432C" w:rsidR="00D75661" w:rsidRPr="00BE2BF8" w:rsidRDefault="00D75661" w:rsidP="00944C12">
      <w:pPr>
        <w:pStyle w:val="ListParagraph"/>
        <w:numPr>
          <w:ilvl w:val="4"/>
          <w:numId w:val="29"/>
        </w:numPr>
        <w:ind w:left="3060"/>
        <w:rPr>
          <w:rFonts w:ascii="Arial" w:hAnsi="Arial" w:cs="Arial"/>
          <w:szCs w:val="24"/>
        </w:rPr>
      </w:pPr>
      <w:r w:rsidRPr="00BE2BF8">
        <w:rPr>
          <w:rFonts w:ascii="Arial" w:hAnsi="Arial" w:cs="Arial"/>
          <w:szCs w:val="24"/>
        </w:rPr>
        <w:t xml:space="preserve">If the received CRF was verified </w:t>
      </w:r>
      <w:r w:rsidR="008D11B3">
        <w:rPr>
          <w:rFonts w:ascii="Arial" w:hAnsi="Arial" w:cs="Arial"/>
          <w:szCs w:val="24"/>
        </w:rPr>
        <w:t>since the</w:t>
      </w:r>
      <w:r w:rsidRPr="00BE2BF8">
        <w:rPr>
          <w:rFonts w:ascii="Arial" w:hAnsi="Arial" w:cs="Arial"/>
          <w:szCs w:val="24"/>
        </w:rPr>
        <w:t xml:space="preserve"> prior PMV and</w:t>
      </w:r>
    </w:p>
    <w:p w14:paraId="22BA4AFF" w14:textId="77777777" w:rsidR="00D75661" w:rsidRPr="00BE2BF8" w:rsidRDefault="00D75661" w:rsidP="00944C12">
      <w:pPr>
        <w:pStyle w:val="ListParagraph"/>
        <w:numPr>
          <w:ilvl w:val="4"/>
          <w:numId w:val="29"/>
        </w:numPr>
        <w:ind w:left="3060"/>
        <w:rPr>
          <w:rFonts w:ascii="Arial" w:hAnsi="Arial" w:cs="Arial"/>
          <w:szCs w:val="24"/>
        </w:rPr>
      </w:pPr>
      <w:r w:rsidRPr="00BE2BF8">
        <w:rPr>
          <w:rFonts w:ascii="Arial" w:hAnsi="Arial" w:cs="Arial"/>
          <w:szCs w:val="24"/>
        </w:rPr>
        <w:t xml:space="preserve">If the received CRF was verified at the start of the current PMV and </w:t>
      </w:r>
    </w:p>
    <w:p w14:paraId="5FDBCA9D" w14:textId="34BD0E9A" w:rsidR="00D75661" w:rsidRPr="00781FF6" w:rsidRDefault="474B7E2E" w:rsidP="1B111A5E">
      <w:pPr>
        <w:pStyle w:val="ListParagraph"/>
        <w:numPr>
          <w:ilvl w:val="4"/>
          <w:numId w:val="29"/>
        </w:numPr>
        <w:ind w:left="3060"/>
        <w:rPr>
          <w:rFonts w:ascii="Arial" w:hAnsi="Arial" w:cs="Arial"/>
          <w:szCs w:val="24"/>
        </w:rPr>
      </w:pPr>
      <w:r w:rsidRPr="00BE2BF8">
        <w:rPr>
          <w:rFonts w:ascii="Arial" w:hAnsi="Arial" w:cs="Arial"/>
          <w:szCs w:val="24"/>
        </w:rPr>
        <w:t xml:space="preserve">If the current </w:t>
      </w:r>
      <w:r w:rsidR="36FBD1A1" w:rsidRPr="00BE2BF8">
        <w:rPr>
          <w:rFonts w:ascii="Arial" w:hAnsi="Arial" w:cs="Arial"/>
          <w:szCs w:val="24"/>
        </w:rPr>
        <w:t xml:space="preserve">EDC </w:t>
      </w:r>
      <w:r w:rsidRPr="00BE2BF8">
        <w:rPr>
          <w:rFonts w:ascii="Arial" w:hAnsi="Arial" w:cs="Arial"/>
          <w:szCs w:val="24"/>
        </w:rPr>
        <w:t xml:space="preserve">Review status is Verified </w:t>
      </w:r>
    </w:p>
    <w:p w14:paraId="0DF8C8CC" w14:textId="77777777" w:rsidR="00D75661" w:rsidRPr="00781FF6" w:rsidRDefault="00D75661" w:rsidP="00436E46">
      <w:pPr>
        <w:pStyle w:val="ListParagraph"/>
        <w:ind w:left="3060"/>
        <w:rPr>
          <w:rFonts w:ascii="Arial" w:hAnsi="Arial" w:cs="Arial"/>
          <w:szCs w:val="24"/>
        </w:rPr>
      </w:pPr>
      <w:r w:rsidRPr="00781FF6">
        <w:rPr>
          <w:rFonts w:ascii="Arial" w:hAnsi="Arial" w:cs="Arial"/>
          <w:szCs w:val="24"/>
        </w:rPr>
        <w:t>Or</w:t>
      </w:r>
    </w:p>
    <w:p w14:paraId="1C3BF2D5" w14:textId="77777777" w:rsidR="00D75661" w:rsidRPr="00781FF6" w:rsidRDefault="00D75661" w:rsidP="00944C12">
      <w:pPr>
        <w:pStyle w:val="ListParagraph"/>
        <w:numPr>
          <w:ilvl w:val="4"/>
          <w:numId w:val="29"/>
        </w:numPr>
        <w:ind w:left="3060"/>
        <w:rPr>
          <w:rFonts w:ascii="Arial" w:hAnsi="Arial" w:cs="Arial"/>
          <w:szCs w:val="24"/>
        </w:rPr>
      </w:pPr>
      <w:r w:rsidRPr="00781FF6">
        <w:rPr>
          <w:rFonts w:ascii="Arial" w:hAnsi="Arial" w:cs="Arial"/>
          <w:szCs w:val="24"/>
        </w:rPr>
        <w:t>If the received CRF was verified at any point after the start of the PMV and</w:t>
      </w:r>
    </w:p>
    <w:p w14:paraId="42DF9C1D" w14:textId="0F99D544" w:rsidR="00D75661" w:rsidRPr="00781FF6" w:rsidRDefault="474B7E2E" w:rsidP="1B111A5E">
      <w:pPr>
        <w:pStyle w:val="ListParagraph"/>
        <w:numPr>
          <w:ilvl w:val="4"/>
          <w:numId w:val="29"/>
        </w:numPr>
        <w:ind w:left="3060"/>
        <w:rPr>
          <w:rFonts w:ascii="Arial" w:hAnsi="Arial" w:cs="Arial"/>
          <w:szCs w:val="24"/>
        </w:rPr>
      </w:pPr>
      <w:r w:rsidRPr="00781FF6">
        <w:rPr>
          <w:rFonts w:ascii="Arial" w:hAnsi="Arial" w:cs="Arial"/>
          <w:szCs w:val="24"/>
        </w:rPr>
        <w:t>If the current RDC review status is Verified.</w:t>
      </w:r>
    </w:p>
    <w:p w14:paraId="7675FDB8" w14:textId="31FB2E64" w:rsidR="00D75661" w:rsidRPr="00421B9B" w:rsidRDefault="474B7E2E" w:rsidP="000849A4">
      <w:pPr>
        <w:pStyle w:val="Heading4"/>
        <w:ind w:left="3060"/>
        <w:rPr>
          <w:sz w:val="24"/>
          <w:szCs w:val="24"/>
        </w:rPr>
      </w:pPr>
      <w:r w:rsidRPr="00421B9B">
        <w:rPr>
          <w:sz w:val="24"/>
          <w:szCs w:val="24"/>
        </w:rPr>
        <w:t xml:space="preserve">System refresh for SDV </w:t>
      </w:r>
      <w:r w:rsidR="43F4D3EC" w:rsidRPr="00421B9B">
        <w:rPr>
          <w:sz w:val="24"/>
          <w:szCs w:val="24"/>
        </w:rPr>
        <w:t xml:space="preserve">shall </w:t>
      </w:r>
      <w:r w:rsidRPr="00421B9B">
        <w:rPr>
          <w:sz w:val="24"/>
          <w:szCs w:val="24"/>
        </w:rPr>
        <w:t xml:space="preserve">update the ‘SMA </w:t>
      </w:r>
      <w:r w:rsidRPr="785DE68D">
        <w:rPr>
          <w:sz w:val="24"/>
          <w:szCs w:val="24"/>
        </w:rPr>
        <w:t>Monitored</w:t>
      </w:r>
      <w:r w:rsidR="510B51DA" w:rsidRPr="785DE68D">
        <w:rPr>
          <w:sz w:val="24"/>
          <w:szCs w:val="24"/>
        </w:rPr>
        <w:t>’</w:t>
      </w:r>
      <w:r w:rsidRPr="785DE68D">
        <w:rPr>
          <w:sz w:val="24"/>
          <w:szCs w:val="24"/>
        </w:rPr>
        <w:t xml:space="preserve"> </w:t>
      </w:r>
      <w:r w:rsidRPr="00421B9B">
        <w:rPr>
          <w:sz w:val="24"/>
          <w:szCs w:val="24"/>
        </w:rPr>
        <w:t>flag as ‘N’</w:t>
      </w:r>
      <w:r w:rsidR="00313E6E" w:rsidRPr="00421B9B">
        <w:rPr>
          <w:sz w:val="24"/>
          <w:szCs w:val="24"/>
        </w:rPr>
        <w:t xml:space="preserve"> if the received CRFs current RDC review status is </w:t>
      </w:r>
      <w:r w:rsidR="727108C6" w:rsidRPr="785DE68D">
        <w:rPr>
          <w:sz w:val="24"/>
          <w:szCs w:val="24"/>
        </w:rPr>
        <w:t xml:space="preserve">not verified (e.g. not initially verified) or </w:t>
      </w:r>
      <w:r w:rsidR="3FEB7384" w:rsidRPr="785DE68D">
        <w:rPr>
          <w:sz w:val="24"/>
          <w:szCs w:val="24"/>
        </w:rPr>
        <w:t>is</w:t>
      </w:r>
      <w:r w:rsidR="00313E6E" w:rsidRPr="00421B9B">
        <w:rPr>
          <w:sz w:val="24"/>
          <w:szCs w:val="24"/>
        </w:rPr>
        <w:t xml:space="preserve"> verify undone. </w:t>
      </w:r>
      <w:r w:rsidR="52947E57" w:rsidRPr="785DE68D">
        <w:rPr>
          <w:sz w:val="24"/>
          <w:szCs w:val="24"/>
        </w:rPr>
        <w:t xml:space="preserve">Reverse Verify shall not update the Monitored Flag to </w:t>
      </w:r>
      <w:r w:rsidR="4FCE556B" w:rsidRPr="785DE68D">
        <w:rPr>
          <w:sz w:val="24"/>
          <w:szCs w:val="24"/>
        </w:rPr>
        <w:t>‘</w:t>
      </w:r>
      <w:r w:rsidR="52947E57" w:rsidRPr="785DE68D">
        <w:rPr>
          <w:sz w:val="24"/>
          <w:szCs w:val="24"/>
        </w:rPr>
        <w:t>N</w:t>
      </w:r>
      <w:proofErr w:type="gramStart"/>
      <w:r w:rsidR="6B7BE3AB" w:rsidRPr="785DE68D">
        <w:rPr>
          <w:sz w:val="24"/>
          <w:szCs w:val="24"/>
        </w:rPr>
        <w:t>’</w:t>
      </w:r>
      <w:r w:rsidR="52947E57" w:rsidRPr="785DE68D">
        <w:rPr>
          <w:sz w:val="24"/>
          <w:szCs w:val="24"/>
        </w:rPr>
        <w:t>.</w:t>
      </w:r>
      <w:r w:rsidR="20AAEFED" w:rsidRPr="785DE68D">
        <w:rPr>
          <w:sz w:val="24"/>
          <w:szCs w:val="24"/>
        </w:rPr>
        <w:t>(</w:t>
      </w:r>
      <w:proofErr w:type="gramEnd"/>
      <w:r w:rsidR="20AAEFED" w:rsidRPr="00421B9B">
        <w:rPr>
          <w:sz w:val="24"/>
          <w:szCs w:val="24"/>
        </w:rPr>
        <w:t xml:space="preserve">ADO PBI </w:t>
      </w:r>
      <w:r w:rsidR="3871EF51" w:rsidRPr="00421B9B">
        <w:rPr>
          <w:sz w:val="24"/>
          <w:szCs w:val="24"/>
        </w:rPr>
        <w:t>11808</w:t>
      </w:r>
      <w:r w:rsidR="20AAEFED" w:rsidRPr="00421B9B">
        <w:rPr>
          <w:sz w:val="24"/>
          <w:szCs w:val="24"/>
        </w:rPr>
        <w:t>.12)</w:t>
      </w:r>
    </w:p>
    <w:p w14:paraId="3D548694" w14:textId="16F63D4F" w:rsidR="00D75661" w:rsidRPr="00781FF6" w:rsidRDefault="474B7E2E" w:rsidP="001B4D78">
      <w:pPr>
        <w:pStyle w:val="Heading4"/>
        <w:rPr>
          <w:sz w:val="24"/>
          <w:szCs w:val="24"/>
        </w:rPr>
      </w:pPr>
      <w:r w:rsidRPr="00781FF6">
        <w:rPr>
          <w:sz w:val="24"/>
          <w:szCs w:val="24"/>
        </w:rPr>
        <w:t xml:space="preserve">System refresh for SDV </w:t>
      </w:r>
      <w:r w:rsidR="5E43AD51" w:rsidRPr="00781FF6">
        <w:rPr>
          <w:sz w:val="24"/>
          <w:szCs w:val="24"/>
        </w:rPr>
        <w:t xml:space="preserve">shall </w:t>
      </w:r>
      <w:r w:rsidRPr="00781FF6">
        <w:rPr>
          <w:sz w:val="24"/>
          <w:szCs w:val="24"/>
        </w:rPr>
        <w:t>display the ‘SMA Monitored’ flag as Blank:</w:t>
      </w:r>
      <w:r w:rsidR="20AAEFED" w:rsidRPr="00781FF6">
        <w:rPr>
          <w:sz w:val="24"/>
          <w:szCs w:val="24"/>
        </w:rPr>
        <w:t xml:space="preserve"> (ADO PBI </w:t>
      </w:r>
      <w:r w:rsidR="3871EF51" w:rsidRPr="00781FF6">
        <w:rPr>
          <w:sz w:val="24"/>
          <w:szCs w:val="24"/>
        </w:rPr>
        <w:t>11808</w:t>
      </w:r>
      <w:r w:rsidR="20AAEFED" w:rsidRPr="00781FF6">
        <w:rPr>
          <w:sz w:val="24"/>
          <w:szCs w:val="24"/>
        </w:rPr>
        <w:t>.13)</w:t>
      </w:r>
    </w:p>
    <w:p w14:paraId="6EBBA737" w14:textId="485D6763" w:rsidR="00D75661" w:rsidRPr="00781FF6" w:rsidRDefault="00D75661" w:rsidP="00944C12">
      <w:pPr>
        <w:pStyle w:val="ListParagraph"/>
        <w:numPr>
          <w:ilvl w:val="4"/>
          <w:numId w:val="29"/>
        </w:numPr>
        <w:ind w:left="3060"/>
        <w:rPr>
          <w:rFonts w:ascii="Arial" w:hAnsi="Arial" w:cs="Arial"/>
        </w:rPr>
      </w:pPr>
      <w:r w:rsidRPr="66141586">
        <w:rPr>
          <w:rFonts w:ascii="Arial" w:hAnsi="Arial" w:cs="Arial"/>
        </w:rPr>
        <w:t>If no SDV is needed</w:t>
      </w:r>
    </w:p>
    <w:p w14:paraId="2235131E" w14:textId="77777777" w:rsidR="0049682E" w:rsidRPr="00781FF6" w:rsidRDefault="0049682E" w:rsidP="003A5201">
      <w:pPr>
        <w:rPr>
          <w:rFonts w:ascii="Arial" w:hAnsi="Arial" w:cs="Arial"/>
          <w:szCs w:val="24"/>
        </w:rPr>
      </w:pPr>
    </w:p>
    <w:p w14:paraId="7728F690" w14:textId="1EE6F50C" w:rsidR="006E67E8" w:rsidRPr="00781FF6" w:rsidRDefault="006E67E8" w:rsidP="001B4D78">
      <w:pPr>
        <w:pStyle w:val="Heading3"/>
        <w:rPr>
          <w:sz w:val="24"/>
          <w:szCs w:val="24"/>
        </w:rPr>
      </w:pPr>
      <w:bookmarkStart w:id="70" w:name="_Toc194687870"/>
      <w:r w:rsidRPr="00781FF6">
        <w:rPr>
          <w:sz w:val="24"/>
          <w:szCs w:val="24"/>
        </w:rPr>
        <w:t>Findings</w:t>
      </w:r>
      <w:bookmarkEnd w:id="70"/>
      <w:r w:rsidRPr="00781FF6">
        <w:rPr>
          <w:sz w:val="24"/>
          <w:szCs w:val="24"/>
        </w:rPr>
        <w:t xml:space="preserve"> </w:t>
      </w:r>
    </w:p>
    <w:p w14:paraId="7237C4E1" w14:textId="1810FFB5" w:rsidR="00874ED2" w:rsidRPr="00781FF6" w:rsidRDefault="006E67E8" w:rsidP="001B4D78">
      <w:pPr>
        <w:pStyle w:val="Heading4"/>
        <w:rPr>
          <w:sz w:val="24"/>
          <w:szCs w:val="24"/>
        </w:rPr>
      </w:pPr>
      <w:r w:rsidRPr="00781FF6">
        <w:rPr>
          <w:sz w:val="24"/>
          <w:szCs w:val="24"/>
        </w:rPr>
        <w:t xml:space="preserve">The system </w:t>
      </w:r>
      <w:r w:rsidR="00874ED2" w:rsidRPr="00781FF6">
        <w:rPr>
          <w:sz w:val="24"/>
          <w:szCs w:val="24"/>
        </w:rPr>
        <w:t xml:space="preserve">shall allow for sorting of findings and forms by relevant fields such as </w:t>
      </w:r>
      <w:r w:rsidR="00B241F9" w:rsidRPr="00781FF6">
        <w:rPr>
          <w:sz w:val="24"/>
          <w:szCs w:val="24"/>
        </w:rPr>
        <w:t xml:space="preserve">finding </w:t>
      </w:r>
      <w:r w:rsidR="0D86D8ED" w:rsidRPr="785DE68D">
        <w:rPr>
          <w:sz w:val="24"/>
          <w:szCs w:val="24"/>
        </w:rPr>
        <w:t>ID</w:t>
      </w:r>
      <w:r w:rsidR="00B241F9" w:rsidRPr="00781FF6">
        <w:rPr>
          <w:sz w:val="24"/>
          <w:szCs w:val="24"/>
        </w:rPr>
        <w:t xml:space="preserve">, </w:t>
      </w:r>
      <w:r w:rsidR="005E6187" w:rsidRPr="00781FF6">
        <w:rPr>
          <w:sz w:val="24"/>
          <w:szCs w:val="24"/>
        </w:rPr>
        <w:t>activity</w:t>
      </w:r>
      <w:r w:rsidR="00874ED2" w:rsidRPr="00781FF6">
        <w:rPr>
          <w:sz w:val="24"/>
          <w:szCs w:val="24"/>
        </w:rPr>
        <w:t xml:space="preserve">, </w:t>
      </w:r>
      <w:r w:rsidR="005E6187" w:rsidRPr="00781FF6">
        <w:rPr>
          <w:sz w:val="24"/>
          <w:szCs w:val="24"/>
        </w:rPr>
        <w:t xml:space="preserve">type, category, </w:t>
      </w:r>
      <w:r w:rsidR="008903B7" w:rsidRPr="00781FF6">
        <w:rPr>
          <w:sz w:val="24"/>
          <w:szCs w:val="24"/>
        </w:rPr>
        <w:t xml:space="preserve">discrepancy </w:t>
      </w:r>
      <w:r w:rsidR="659767DE" w:rsidRPr="785DE68D">
        <w:rPr>
          <w:sz w:val="24"/>
          <w:szCs w:val="24"/>
        </w:rPr>
        <w:t>ID</w:t>
      </w:r>
      <w:r w:rsidR="008903B7" w:rsidRPr="00781FF6">
        <w:rPr>
          <w:sz w:val="24"/>
          <w:szCs w:val="24"/>
        </w:rPr>
        <w:t xml:space="preserve">, status, or </w:t>
      </w:r>
      <w:r w:rsidR="00874ED2" w:rsidRPr="00781FF6">
        <w:rPr>
          <w:sz w:val="24"/>
          <w:szCs w:val="24"/>
        </w:rPr>
        <w:t>patient</w:t>
      </w:r>
      <w:r w:rsidR="008903B7" w:rsidRPr="00781FF6">
        <w:rPr>
          <w:sz w:val="24"/>
          <w:szCs w:val="24"/>
        </w:rPr>
        <w:t xml:space="preserve"> </w:t>
      </w:r>
      <w:r w:rsidR="00874ED2" w:rsidRPr="00781FF6">
        <w:rPr>
          <w:sz w:val="24"/>
          <w:szCs w:val="24"/>
        </w:rPr>
        <w:t xml:space="preserve">(Periodic Visits only). </w:t>
      </w:r>
      <w:r w:rsidR="00FC05D5" w:rsidRPr="00781FF6">
        <w:rPr>
          <w:sz w:val="24"/>
          <w:szCs w:val="24"/>
        </w:rPr>
        <w:t xml:space="preserve"> (ADO PBI 11810.1)</w:t>
      </w:r>
    </w:p>
    <w:p w14:paraId="3EC2C000" w14:textId="67AAC756" w:rsidR="00A61953" w:rsidRPr="00781FF6" w:rsidRDefault="00874ED2" w:rsidP="001B4D78">
      <w:pPr>
        <w:pStyle w:val="Heading4"/>
        <w:rPr>
          <w:sz w:val="24"/>
          <w:szCs w:val="24"/>
        </w:rPr>
      </w:pPr>
      <w:r w:rsidRPr="00781FF6">
        <w:rPr>
          <w:sz w:val="24"/>
          <w:szCs w:val="24"/>
        </w:rPr>
        <w:t xml:space="preserve">For </w:t>
      </w:r>
      <w:r w:rsidR="00214683" w:rsidRPr="00781FF6">
        <w:rPr>
          <w:sz w:val="24"/>
          <w:szCs w:val="24"/>
        </w:rPr>
        <w:t xml:space="preserve">editing or viewing a </w:t>
      </w:r>
      <w:r w:rsidRPr="00781FF6">
        <w:rPr>
          <w:sz w:val="24"/>
          <w:szCs w:val="24"/>
        </w:rPr>
        <w:t xml:space="preserve">finding (Periodic Visits only), the following fields shall be presented: </w:t>
      </w:r>
      <w:r w:rsidR="00FC05D5" w:rsidRPr="00781FF6">
        <w:rPr>
          <w:sz w:val="24"/>
          <w:szCs w:val="24"/>
        </w:rPr>
        <w:t>(ADO PBI 11810.2)</w:t>
      </w:r>
    </w:p>
    <w:p w14:paraId="190A0067" w14:textId="733B6CD7" w:rsidR="00874ED2" w:rsidRPr="00781FF6" w:rsidRDefault="00874ED2" w:rsidP="001424B8">
      <w:pPr>
        <w:pStyle w:val="NormalBullet"/>
        <w:rPr>
          <w:sz w:val="24"/>
          <w:szCs w:val="24"/>
        </w:rPr>
      </w:pPr>
      <w:r w:rsidRPr="00781FF6">
        <w:rPr>
          <w:sz w:val="24"/>
          <w:szCs w:val="24"/>
        </w:rPr>
        <w:t>Finding Type</w:t>
      </w:r>
      <w:r w:rsidR="00274223" w:rsidRPr="00781FF6">
        <w:rPr>
          <w:sz w:val="24"/>
          <w:szCs w:val="24"/>
        </w:rPr>
        <w:t xml:space="preserve"> and Category</w:t>
      </w:r>
    </w:p>
    <w:p w14:paraId="023FB8D5" w14:textId="23BE073B" w:rsidR="00FB4186" w:rsidRPr="00781FF6" w:rsidRDefault="00FB4186" w:rsidP="001424B8">
      <w:pPr>
        <w:pStyle w:val="NormalBullet"/>
        <w:rPr>
          <w:sz w:val="24"/>
          <w:szCs w:val="24"/>
        </w:rPr>
      </w:pPr>
      <w:r w:rsidRPr="00781FF6">
        <w:rPr>
          <w:sz w:val="24"/>
          <w:szCs w:val="24"/>
        </w:rPr>
        <w:t>Status (</w:t>
      </w:r>
      <w:r w:rsidR="004D7E3F" w:rsidRPr="00781FF6">
        <w:rPr>
          <w:sz w:val="24"/>
          <w:szCs w:val="24"/>
        </w:rPr>
        <w:t>Picklist</w:t>
      </w:r>
      <w:r w:rsidRPr="00781FF6">
        <w:rPr>
          <w:sz w:val="24"/>
          <w:szCs w:val="24"/>
        </w:rPr>
        <w:t xml:space="preserve"> of Open or Closed) </w:t>
      </w:r>
    </w:p>
    <w:p w14:paraId="1E163E92" w14:textId="010A57D4" w:rsidR="00FB4186" w:rsidRPr="00781FF6" w:rsidRDefault="00FB4186" w:rsidP="001424B8">
      <w:pPr>
        <w:pStyle w:val="NormalBullet"/>
        <w:rPr>
          <w:sz w:val="24"/>
          <w:szCs w:val="24"/>
        </w:rPr>
      </w:pPr>
      <w:proofErr w:type="spellStart"/>
      <w:r w:rsidRPr="00781FF6">
        <w:rPr>
          <w:sz w:val="24"/>
          <w:szCs w:val="24"/>
        </w:rPr>
        <w:t>Docnum</w:t>
      </w:r>
      <w:proofErr w:type="spellEnd"/>
      <w:r w:rsidR="00B373A5" w:rsidRPr="00781FF6">
        <w:rPr>
          <w:sz w:val="24"/>
          <w:szCs w:val="24"/>
        </w:rPr>
        <w:t xml:space="preserve"> (SDV findings only)</w:t>
      </w:r>
    </w:p>
    <w:p w14:paraId="2E0DE8B1" w14:textId="628D3F6D" w:rsidR="00874ED2" w:rsidRPr="00781FF6" w:rsidRDefault="00E45366" w:rsidP="001424B8">
      <w:pPr>
        <w:pStyle w:val="NormalBullet"/>
        <w:rPr>
          <w:sz w:val="24"/>
          <w:szCs w:val="24"/>
        </w:rPr>
      </w:pPr>
      <w:r w:rsidRPr="00781FF6">
        <w:rPr>
          <w:sz w:val="24"/>
          <w:szCs w:val="24"/>
        </w:rPr>
        <w:t>Patient (</w:t>
      </w:r>
      <w:r w:rsidR="00874ED2" w:rsidRPr="00781FF6">
        <w:rPr>
          <w:sz w:val="24"/>
          <w:szCs w:val="24"/>
        </w:rPr>
        <w:t>as applicable based on finding type</w:t>
      </w:r>
      <w:r w:rsidR="0042666A">
        <w:rPr>
          <w:sz w:val="24"/>
          <w:szCs w:val="24"/>
        </w:rPr>
        <w:t>)</w:t>
      </w:r>
    </w:p>
    <w:p w14:paraId="2CB490A0" w14:textId="77777777" w:rsidR="003060AB" w:rsidRPr="00781FF6" w:rsidRDefault="003060AB" w:rsidP="001424B8">
      <w:pPr>
        <w:pStyle w:val="NormalBullet"/>
        <w:rPr>
          <w:sz w:val="24"/>
          <w:szCs w:val="24"/>
        </w:rPr>
      </w:pPr>
      <w:r w:rsidRPr="00781FF6">
        <w:rPr>
          <w:sz w:val="24"/>
          <w:szCs w:val="24"/>
        </w:rPr>
        <w:lastRenderedPageBreak/>
        <w:t>Description</w:t>
      </w:r>
    </w:p>
    <w:p w14:paraId="4AA1D7CE" w14:textId="77777777" w:rsidR="004D7E3F" w:rsidRPr="00781FF6" w:rsidRDefault="004D7E3F" w:rsidP="001424B8">
      <w:pPr>
        <w:pStyle w:val="NormalBullet"/>
        <w:rPr>
          <w:sz w:val="24"/>
          <w:szCs w:val="24"/>
        </w:rPr>
      </w:pPr>
      <w:r w:rsidRPr="00781FF6">
        <w:rPr>
          <w:sz w:val="24"/>
          <w:szCs w:val="24"/>
        </w:rPr>
        <w:t xml:space="preserve">Action </w:t>
      </w:r>
    </w:p>
    <w:p w14:paraId="7DD8BD36" w14:textId="4A17B625" w:rsidR="003060AB" w:rsidRPr="00781FF6" w:rsidRDefault="003060AB" w:rsidP="001424B8">
      <w:pPr>
        <w:pStyle w:val="NormalBullet"/>
        <w:rPr>
          <w:sz w:val="24"/>
          <w:szCs w:val="24"/>
        </w:rPr>
      </w:pPr>
      <w:r w:rsidRPr="00781FF6">
        <w:rPr>
          <w:sz w:val="24"/>
          <w:szCs w:val="24"/>
        </w:rPr>
        <w:t>Resolution</w:t>
      </w:r>
    </w:p>
    <w:p w14:paraId="7321AF48" w14:textId="00EE3D19" w:rsidR="004D7E3F" w:rsidRPr="00781FF6" w:rsidRDefault="004D7E3F" w:rsidP="001424B8">
      <w:pPr>
        <w:pStyle w:val="NormalBullet"/>
        <w:rPr>
          <w:sz w:val="24"/>
          <w:szCs w:val="24"/>
        </w:rPr>
      </w:pPr>
      <w:r w:rsidRPr="00781FF6">
        <w:rPr>
          <w:sz w:val="24"/>
          <w:szCs w:val="24"/>
        </w:rPr>
        <w:t>Resolution Date</w:t>
      </w:r>
    </w:p>
    <w:p w14:paraId="6F5C98DA" w14:textId="4EAA9603" w:rsidR="00874ED2" w:rsidRPr="00781FF6" w:rsidRDefault="00874ED2" w:rsidP="001424B8">
      <w:pPr>
        <w:pStyle w:val="NormalBullet"/>
        <w:rPr>
          <w:sz w:val="24"/>
          <w:szCs w:val="24"/>
        </w:rPr>
      </w:pPr>
      <w:r w:rsidRPr="00781FF6">
        <w:rPr>
          <w:sz w:val="24"/>
          <w:szCs w:val="24"/>
        </w:rPr>
        <w:t>Discrepancy ID (</w:t>
      </w:r>
      <w:r w:rsidR="004D7E3F" w:rsidRPr="00781FF6">
        <w:rPr>
          <w:sz w:val="24"/>
          <w:szCs w:val="24"/>
        </w:rPr>
        <w:t>if present</w:t>
      </w:r>
      <w:r w:rsidRPr="00781FF6">
        <w:rPr>
          <w:sz w:val="24"/>
          <w:szCs w:val="24"/>
        </w:rPr>
        <w:t>)</w:t>
      </w:r>
    </w:p>
    <w:p w14:paraId="4E60D4F0" w14:textId="0AAF6F3F" w:rsidR="00874ED2" w:rsidRPr="00781FF6" w:rsidRDefault="00874ED2" w:rsidP="001B4D78">
      <w:pPr>
        <w:pStyle w:val="Heading4"/>
        <w:rPr>
          <w:sz w:val="24"/>
          <w:szCs w:val="24"/>
        </w:rPr>
      </w:pPr>
      <w:r w:rsidRPr="00781FF6">
        <w:rPr>
          <w:sz w:val="24"/>
          <w:szCs w:val="24"/>
        </w:rPr>
        <w:t>When adding/editing a Finding, the list of Finding Types shall be restricted based on the section from which that finding is being added. This shall be based on the monitoring activity mapped to the finding type. For example, if the finding type is mapped to ICF activity, then that finding shall only be added from the ICF review section.</w:t>
      </w:r>
      <w:r w:rsidR="005B1BA6" w:rsidRPr="00781FF6">
        <w:rPr>
          <w:sz w:val="24"/>
          <w:szCs w:val="24"/>
        </w:rPr>
        <w:t xml:space="preserve">  </w:t>
      </w:r>
      <w:r w:rsidR="00E45366" w:rsidRPr="00781FF6">
        <w:rPr>
          <w:sz w:val="24"/>
          <w:szCs w:val="24"/>
        </w:rPr>
        <w:t>If adding a Finding directly from the Findings pane, only finding types not mapped to an activity shall be available.</w:t>
      </w:r>
      <w:r w:rsidR="00FC05D5" w:rsidRPr="00781FF6">
        <w:rPr>
          <w:sz w:val="24"/>
          <w:szCs w:val="24"/>
        </w:rPr>
        <w:t xml:space="preserve"> (ADO PBI 11810.3)</w:t>
      </w:r>
    </w:p>
    <w:p w14:paraId="08AB4614" w14:textId="074B6E4D" w:rsidR="00E45366" w:rsidRPr="00781FF6" w:rsidRDefault="00E45366" w:rsidP="001B4D78">
      <w:pPr>
        <w:pStyle w:val="Heading4"/>
        <w:rPr>
          <w:sz w:val="24"/>
          <w:szCs w:val="24"/>
        </w:rPr>
      </w:pPr>
      <w:r w:rsidRPr="00781FF6">
        <w:rPr>
          <w:sz w:val="24"/>
          <w:szCs w:val="24"/>
        </w:rPr>
        <w:t>The system shall make Resolution Date and Resolution mandatory when a finding is set to Closed.</w:t>
      </w:r>
      <w:r w:rsidR="00FC05D5" w:rsidRPr="00781FF6">
        <w:rPr>
          <w:sz w:val="24"/>
          <w:szCs w:val="24"/>
        </w:rPr>
        <w:t xml:space="preserve"> (ADO PBI 11810.4)</w:t>
      </w:r>
    </w:p>
    <w:p w14:paraId="7FF63D51" w14:textId="61CFAB54" w:rsidR="00D341F4" w:rsidRPr="00781FF6" w:rsidRDefault="00D341F4" w:rsidP="001B4D78">
      <w:pPr>
        <w:pStyle w:val="Heading4"/>
        <w:rPr>
          <w:sz w:val="24"/>
          <w:szCs w:val="24"/>
        </w:rPr>
      </w:pPr>
      <w:r w:rsidRPr="00781FF6">
        <w:rPr>
          <w:sz w:val="24"/>
          <w:szCs w:val="24"/>
        </w:rPr>
        <w:t xml:space="preserve">Discrepancies associated with site issues shall be synchronized for a given monitoring visit while inside the monitoring visit window. </w:t>
      </w:r>
      <w:r w:rsidR="00FC05D5" w:rsidRPr="00781FF6">
        <w:rPr>
          <w:sz w:val="24"/>
          <w:szCs w:val="24"/>
        </w:rPr>
        <w:t>(ADO PBI 11810.5)</w:t>
      </w:r>
    </w:p>
    <w:p w14:paraId="736FF1E4" w14:textId="3A4FE07A" w:rsidR="000B275D" w:rsidRPr="00781FF6" w:rsidRDefault="00D34B5F" w:rsidP="001B4D78">
      <w:pPr>
        <w:pStyle w:val="Heading4"/>
        <w:rPr>
          <w:sz w:val="24"/>
          <w:szCs w:val="24"/>
        </w:rPr>
      </w:pPr>
      <w:r w:rsidRPr="00781FF6">
        <w:rPr>
          <w:sz w:val="24"/>
          <w:szCs w:val="24"/>
        </w:rPr>
        <w:t>The system</w:t>
      </w:r>
      <w:r w:rsidR="000B275D" w:rsidRPr="00781FF6">
        <w:rPr>
          <w:sz w:val="24"/>
          <w:szCs w:val="24"/>
        </w:rPr>
        <w:t xml:space="preserve"> shall allow the user to edit or delete ICF and SDR findings when the visit is </w:t>
      </w:r>
      <w:proofErr w:type="gramStart"/>
      <w:r w:rsidR="000B275D" w:rsidRPr="00781FF6">
        <w:rPr>
          <w:sz w:val="24"/>
          <w:szCs w:val="24"/>
        </w:rPr>
        <w:t>unlocked</w:t>
      </w:r>
      <w:proofErr w:type="gramEnd"/>
      <w:r w:rsidR="00B26239" w:rsidRPr="00781FF6">
        <w:rPr>
          <w:sz w:val="24"/>
          <w:szCs w:val="24"/>
        </w:rPr>
        <w:t xml:space="preserve"> and </w:t>
      </w:r>
      <w:r w:rsidR="00144F3A" w:rsidRPr="00781FF6">
        <w:rPr>
          <w:sz w:val="24"/>
          <w:szCs w:val="24"/>
        </w:rPr>
        <w:t xml:space="preserve">the </w:t>
      </w:r>
      <w:r w:rsidR="00B26239" w:rsidRPr="00781FF6">
        <w:rPr>
          <w:sz w:val="24"/>
          <w:szCs w:val="24"/>
        </w:rPr>
        <w:t xml:space="preserve">patient review </w:t>
      </w:r>
      <w:r w:rsidR="00843784" w:rsidRPr="00781FF6">
        <w:rPr>
          <w:sz w:val="24"/>
          <w:szCs w:val="24"/>
        </w:rPr>
        <w:t>is not complete</w:t>
      </w:r>
      <w:r w:rsidR="000B275D" w:rsidRPr="00781FF6">
        <w:rPr>
          <w:sz w:val="24"/>
          <w:szCs w:val="24"/>
        </w:rPr>
        <w:t>.</w:t>
      </w:r>
      <w:r w:rsidR="00FC05D5" w:rsidRPr="00781FF6">
        <w:rPr>
          <w:sz w:val="24"/>
          <w:szCs w:val="24"/>
        </w:rPr>
        <w:t xml:space="preserve"> (ADO PBI 11810.6)</w:t>
      </w:r>
    </w:p>
    <w:p w14:paraId="289FB69C" w14:textId="6D641F10" w:rsidR="000B275D" w:rsidRPr="00781FF6" w:rsidRDefault="000B275D" w:rsidP="001B4D78">
      <w:pPr>
        <w:pStyle w:val="Heading4"/>
        <w:rPr>
          <w:sz w:val="24"/>
          <w:szCs w:val="24"/>
        </w:rPr>
      </w:pPr>
      <w:r w:rsidRPr="00781FF6">
        <w:rPr>
          <w:sz w:val="24"/>
          <w:szCs w:val="24"/>
        </w:rPr>
        <w:t>For Smart SDV studies, edit rights (full/partial) shall be enabled based upon the respective ICF or SDR sections and review items as follows:</w:t>
      </w:r>
      <w:r w:rsidR="00FC05D5" w:rsidRPr="00781FF6">
        <w:rPr>
          <w:sz w:val="24"/>
          <w:szCs w:val="24"/>
        </w:rPr>
        <w:t xml:space="preserve"> (ADO PBI 11810.7)</w:t>
      </w:r>
      <w:r w:rsidRPr="00781FF6">
        <w:rPr>
          <w:sz w:val="24"/>
          <w:szCs w:val="24"/>
        </w:rPr>
        <w:t xml:space="preserve"> </w:t>
      </w:r>
    </w:p>
    <w:p w14:paraId="42FBB0B5" w14:textId="04320B73" w:rsidR="00306BE5" w:rsidRPr="00781FF6" w:rsidRDefault="000B275D" w:rsidP="001424B8">
      <w:pPr>
        <w:pStyle w:val="NormalBullet"/>
        <w:rPr>
          <w:sz w:val="24"/>
          <w:szCs w:val="24"/>
        </w:rPr>
      </w:pPr>
      <w:r w:rsidRPr="00781FF6">
        <w:rPr>
          <w:sz w:val="24"/>
          <w:szCs w:val="24"/>
        </w:rPr>
        <w:t xml:space="preserve">When the associated review item and </w:t>
      </w:r>
      <w:r w:rsidR="00843784" w:rsidRPr="00781FF6">
        <w:rPr>
          <w:sz w:val="24"/>
          <w:szCs w:val="24"/>
        </w:rPr>
        <w:t>associated step</w:t>
      </w:r>
      <w:r w:rsidRPr="00781FF6">
        <w:rPr>
          <w:sz w:val="24"/>
          <w:szCs w:val="24"/>
        </w:rPr>
        <w:t xml:space="preserve"> are complete, deletion shall not be allowed for</w:t>
      </w:r>
      <w:r w:rsidR="00306BE5" w:rsidRPr="00781FF6">
        <w:rPr>
          <w:sz w:val="24"/>
          <w:szCs w:val="24"/>
        </w:rPr>
        <w:t xml:space="preserve"> associated </w:t>
      </w:r>
      <w:r w:rsidRPr="00781FF6">
        <w:rPr>
          <w:sz w:val="24"/>
          <w:szCs w:val="24"/>
        </w:rPr>
        <w:t>findings</w:t>
      </w:r>
      <w:r w:rsidR="00306BE5" w:rsidRPr="00781FF6">
        <w:rPr>
          <w:sz w:val="24"/>
          <w:szCs w:val="24"/>
        </w:rPr>
        <w:t>, e.g. Findings on selected items can only be deleted in step one; findings on escalated items can only be deleted in step two.</w:t>
      </w:r>
    </w:p>
    <w:p w14:paraId="6CD8173B" w14:textId="76ECA2E8" w:rsidR="000B275D" w:rsidRPr="00781FF6" w:rsidRDefault="000B275D" w:rsidP="001424B8">
      <w:pPr>
        <w:pStyle w:val="NormalBullet"/>
        <w:rPr>
          <w:sz w:val="24"/>
          <w:szCs w:val="24"/>
        </w:rPr>
      </w:pPr>
      <w:r w:rsidRPr="00781FF6">
        <w:rPr>
          <w:sz w:val="24"/>
          <w:szCs w:val="24"/>
        </w:rPr>
        <w:t xml:space="preserve">When the </w:t>
      </w:r>
      <w:r w:rsidR="00306BE5" w:rsidRPr="00781FF6">
        <w:rPr>
          <w:sz w:val="24"/>
          <w:szCs w:val="24"/>
        </w:rPr>
        <w:t>patient review is</w:t>
      </w:r>
      <w:r w:rsidRPr="00781FF6">
        <w:rPr>
          <w:sz w:val="24"/>
          <w:szCs w:val="24"/>
        </w:rPr>
        <w:t xml:space="preserve"> complete, partial edit (excluding deletion) shall be possible</w:t>
      </w:r>
      <w:r w:rsidR="0042666A">
        <w:rPr>
          <w:sz w:val="24"/>
          <w:szCs w:val="24"/>
        </w:rPr>
        <w:t>.</w:t>
      </w:r>
    </w:p>
    <w:p w14:paraId="54D4C94B" w14:textId="31338FB3" w:rsidR="000B275D" w:rsidRPr="0042666A" w:rsidRDefault="000B275D" w:rsidP="00565FD6">
      <w:pPr>
        <w:pStyle w:val="NormalBullet"/>
        <w:rPr>
          <w:sz w:val="24"/>
          <w:szCs w:val="24"/>
        </w:rPr>
      </w:pPr>
      <w:r w:rsidRPr="0042666A">
        <w:rPr>
          <w:sz w:val="24"/>
          <w:szCs w:val="24"/>
        </w:rPr>
        <w:t xml:space="preserve">When the </w:t>
      </w:r>
      <w:r w:rsidR="00144F3A" w:rsidRPr="0042666A">
        <w:rPr>
          <w:sz w:val="24"/>
          <w:szCs w:val="24"/>
        </w:rPr>
        <w:t>associated review item and associated step are not complete</w:t>
      </w:r>
      <w:r w:rsidRPr="0042666A">
        <w:rPr>
          <w:sz w:val="24"/>
          <w:szCs w:val="24"/>
        </w:rPr>
        <w:t xml:space="preserve">, </w:t>
      </w:r>
      <w:r w:rsidR="00BE0546" w:rsidRPr="0042666A">
        <w:rPr>
          <w:sz w:val="24"/>
          <w:szCs w:val="24"/>
        </w:rPr>
        <w:t>a full edit (including deletion) shall be possible</w:t>
      </w:r>
      <w:r w:rsidR="0042666A">
        <w:rPr>
          <w:sz w:val="24"/>
          <w:szCs w:val="24"/>
        </w:rPr>
        <w:t>.</w:t>
      </w:r>
      <w:r w:rsidR="007B4E56">
        <w:rPr>
          <w:sz w:val="24"/>
          <w:szCs w:val="24"/>
        </w:rPr>
        <w:t xml:space="preserve"> </w:t>
      </w:r>
      <w:r w:rsidR="77F55FAE" w:rsidRPr="0042666A">
        <w:rPr>
          <w:sz w:val="24"/>
          <w:szCs w:val="24"/>
        </w:rPr>
        <w:t>The system</w:t>
      </w:r>
      <w:r w:rsidR="2012D465" w:rsidRPr="0042666A">
        <w:rPr>
          <w:sz w:val="24"/>
          <w:szCs w:val="24"/>
        </w:rPr>
        <w:t xml:space="preserve"> shall allow the user to refresh findings from EDC to synchronize </w:t>
      </w:r>
      <w:r w:rsidR="13B8506A" w:rsidRPr="0042666A">
        <w:rPr>
          <w:sz w:val="24"/>
          <w:szCs w:val="24"/>
        </w:rPr>
        <w:t xml:space="preserve">the </w:t>
      </w:r>
      <w:r w:rsidR="2012D465" w:rsidRPr="0042666A">
        <w:rPr>
          <w:sz w:val="24"/>
          <w:szCs w:val="24"/>
        </w:rPr>
        <w:t>statuses of existing discrepancies.</w:t>
      </w:r>
      <w:r w:rsidR="6DA475A5" w:rsidRPr="0042666A">
        <w:rPr>
          <w:sz w:val="24"/>
          <w:szCs w:val="24"/>
        </w:rPr>
        <w:t xml:space="preserve"> (ADO PBI 11810.8)</w:t>
      </w:r>
    </w:p>
    <w:p w14:paraId="123C99F9" w14:textId="7C5270EC" w:rsidR="001774BF" w:rsidRPr="00781FF6" w:rsidRDefault="002938EA" w:rsidP="001B4D78">
      <w:pPr>
        <w:pStyle w:val="Heading4"/>
        <w:rPr>
          <w:sz w:val="24"/>
          <w:szCs w:val="24"/>
        </w:rPr>
      </w:pPr>
      <w:r w:rsidRPr="00781FF6">
        <w:rPr>
          <w:sz w:val="24"/>
          <w:szCs w:val="24"/>
        </w:rPr>
        <w:t>The system shall</w:t>
      </w:r>
      <w:r w:rsidR="001774BF" w:rsidRPr="00781FF6">
        <w:rPr>
          <w:sz w:val="24"/>
          <w:szCs w:val="24"/>
        </w:rPr>
        <w:t xml:space="preserve"> allow editing of a finding for a Non-Smart SDV study when an associated monitoring visit is open (NEW, FCRA REVIEW).</w:t>
      </w:r>
      <w:r w:rsidR="00FC05D5" w:rsidRPr="00781FF6">
        <w:rPr>
          <w:sz w:val="24"/>
          <w:szCs w:val="24"/>
        </w:rPr>
        <w:t xml:space="preserve"> (ADO PBI 11810.9)</w:t>
      </w:r>
    </w:p>
    <w:p w14:paraId="1DD721E5" w14:textId="572CAAD0" w:rsidR="000B275D" w:rsidRPr="00781FF6" w:rsidRDefault="002938EA" w:rsidP="001B4D78">
      <w:pPr>
        <w:pStyle w:val="Heading4"/>
        <w:rPr>
          <w:sz w:val="24"/>
          <w:szCs w:val="24"/>
        </w:rPr>
      </w:pPr>
      <w:r w:rsidRPr="00781FF6">
        <w:rPr>
          <w:sz w:val="24"/>
          <w:szCs w:val="24"/>
        </w:rPr>
        <w:t>The system shall</w:t>
      </w:r>
      <w:r w:rsidR="001774BF" w:rsidRPr="00781FF6">
        <w:rPr>
          <w:sz w:val="24"/>
          <w:szCs w:val="24"/>
        </w:rPr>
        <w:t xml:space="preserve"> allow editing of a finding for a Smart SDV study when an associated monitoring visit is open (NEW, FCRA REVIEW) </w:t>
      </w:r>
      <w:r w:rsidR="00310B29" w:rsidRPr="00565FD6">
        <w:rPr>
          <w:sz w:val="24"/>
          <w:szCs w:val="24"/>
        </w:rPr>
        <w:t xml:space="preserve">If the visit is at the escalation step, only findings associated with that step should be </w:t>
      </w:r>
      <w:proofErr w:type="spellStart"/>
      <w:r w:rsidR="00310B29" w:rsidRPr="00565FD6">
        <w:rPr>
          <w:sz w:val="24"/>
          <w:szCs w:val="24"/>
        </w:rPr>
        <w:t>editable.</w:t>
      </w:r>
      <w:bookmarkStart w:id="71" w:name="_Hlk199414260"/>
      <w:r w:rsidR="005C40FD" w:rsidRPr="00781FF6">
        <w:rPr>
          <w:sz w:val="24"/>
          <w:szCs w:val="24"/>
        </w:rPr>
        <w:t>e.g</w:t>
      </w:r>
      <w:proofErr w:type="spellEnd"/>
      <w:r w:rsidR="005C40FD" w:rsidRPr="00781FF6">
        <w:rPr>
          <w:sz w:val="24"/>
          <w:szCs w:val="24"/>
        </w:rPr>
        <w:t>.,</w:t>
      </w:r>
      <w:r w:rsidR="008A0BC9" w:rsidRPr="00781FF6">
        <w:rPr>
          <w:sz w:val="24"/>
          <w:szCs w:val="24"/>
        </w:rPr>
        <w:t xml:space="preserve"> Selected items in step one, Escalated items in step two.</w:t>
      </w:r>
      <w:bookmarkEnd w:id="71"/>
      <w:r w:rsidR="00FC05D5" w:rsidRPr="00781FF6">
        <w:rPr>
          <w:sz w:val="24"/>
          <w:szCs w:val="24"/>
        </w:rPr>
        <w:t xml:space="preserve"> (ADO PBI 11810.10)</w:t>
      </w:r>
    </w:p>
    <w:p w14:paraId="580DCE8E" w14:textId="77777777" w:rsidR="00E56DB5" w:rsidRPr="00781FF6" w:rsidRDefault="00E56DB5" w:rsidP="00E56DB5">
      <w:pPr>
        <w:ind w:left="2700"/>
        <w:rPr>
          <w:rFonts w:ascii="Arial" w:hAnsi="Arial" w:cs="Arial"/>
          <w:szCs w:val="24"/>
        </w:rPr>
      </w:pPr>
    </w:p>
    <w:p w14:paraId="26F642C1" w14:textId="5BF68B30" w:rsidR="00E56DB5" w:rsidRPr="00781FF6" w:rsidRDefault="00E56DB5" w:rsidP="001B4D78">
      <w:pPr>
        <w:pStyle w:val="Heading3"/>
        <w:rPr>
          <w:sz w:val="24"/>
          <w:szCs w:val="24"/>
        </w:rPr>
      </w:pPr>
      <w:bookmarkStart w:id="72" w:name="_Toc194687871"/>
      <w:r w:rsidRPr="00781FF6">
        <w:rPr>
          <w:sz w:val="24"/>
          <w:szCs w:val="24"/>
        </w:rPr>
        <w:t xml:space="preserve">Checklist Items </w:t>
      </w:r>
      <w:bookmarkEnd w:id="72"/>
    </w:p>
    <w:p w14:paraId="506BB95C" w14:textId="188304D7" w:rsidR="00E56DB5" w:rsidRPr="00781FF6" w:rsidRDefault="00E56DB5" w:rsidP="001B4D78">
      <w:pPr>
        <w:pStyle w:val="Heading4"/>
        <w:rPr>
          <w:sz w:val="24"/>
          <w:szCs w:val="24"/>
        </w:rPr>
      </w:pPr>
      <w:r w:rsidRPr="00781FF6">
        <w:rPr>
          <w:sz w:val="24"/>
          <w:szCs w:val="24"/>
        </w:rPr>
        <w:lastRenderedPageBreak/>
        <w:t>The system shall dynamically create checklist items based on the setup in the Report Templates module for active questions associated with the current visit’s template.</w:t>
      </w:r>
      <w:r w:rsidR="003F400E" w:rsidRPr="00781FF6">
        <w:rPr>
          <w:sz w:val="24"/>
          <w:szCs w:val="24"/>
        </w:rPr>
        <w:t xml:space="preserve"> (ADO PBI 11812.1)</w:t>
      </w:r>
    </w:p>
    <w:p w14:paraId="4FB2D0B1" w14:textId="74CE6162" w:rsidR="00E56DB5" w:rsidRPr="00781FF6" w:rsidRDefault="00E56DB5" w:rsidP="001B4D78">
      <w:pPr>
        <w:pStyle w:val="Heading4"/>
        <w:rPr>
          <w:sz w:val="24"/>
          <w:szCs w:val="24"/>
        </w:rPr>
      </w:pPr>
      <w:r w:rsidRPr="00781FF6">
        <w:rPr>
          <w:sz w:val="24"/>
          <w:szCs w:val="24"/>
        </w:rPr>
        <w:t>The system shall display an indicator next to applicable questions so that, if those questions were answered “No” in the previous PMV, they can be easily located.</w:t>
      </w:r>
      <w:r w:rsidR="003F400E" w:rsidRPr="00781FF6">
        <w:rPr>
          <w:sz w:val="24"/>
          <w:szCs w:val="24"/>
        </w:rPr>
        <w:t xml:space="preserve"> (ADO PBI 11812.2)</w:t>
      </w:r>
    </w:p>
    <w:p w14:paraId="29090142" w14:textId="77777777" w:rsidR="00EF6933" w:rsidRPr="00781FF6" w:rsidRDefault="00EF6933" w:rsidP="00EF6933">
      <w:pPr>
        <w:ind w:left="1440"/>
        <w:rPr>
          <w:rFonts w:ascii="Arial" w:hAnsi="Arial" w:cs="Arial"/>
          <w:bCs/>
          <w:szCs w:val="24"/>
        </w:rPr>
      </w:pPr>
    </w:p>
    <w:p w14:paraId="733FD8AB" w14:textId="1ACDC7A8" w:rsidR="005C40FD" w:rsidRPr="00781FF6" w:rsidRDefault="005C40FD" w:rsidP="001B4D78">
      <w:pPr>
        <w:pStyle w:val="Heading3"/>
        <w:rPr>
          <w:sz w:val="24"/>
          <w:szCs w:val="24"/>
        </w:rPr>
      </w:pPr>
      <w:bookmarkStart w:id="73" w:name="_Toc194687872"/>
      <w:r w:rsidRPr="00781FF6">
        <w:rPr>
          <w:sz w:val="24"/>
          <w:szCs w:val="24"/>
        </w:rPr>
        <w:t xml:space="preserve">Comments </w:t>
      </w:r>
      <w:bookmarkEnd w:id="73"/>
    </w:p>
    <w:p w14:paraId="4CE7C07C" w14:textId="391EE9B7" w:rsidR="00955E49" w:rsidRPr="00781FF6" w:rsidRDefault="005C40FD" w:rsidP="001B4D78">
      <w:pPr>
        <w:pStyle w:val="Heading4"/>
        <w:rPr>
          <w:sz w:val="24"/>
          <w:szCs w:val="24"/>
        </w:rPr>
      </w:pPr>
      <w:r w:rsidRPr="00781FF6">
        <w:rPr>
          <w:sz w:val="24"/>
          <w:szCs w:val="24"/>
        </w:rPr>
        <w:t xml:space="preserve">The system </w:t>
      </w:r>
      <w:r w:rsidR="00955E49" w:rsidRPr="00781FF6">
        <w:rPr>
          <w:sz w:val="24"/>
          <w:szCs w:val="24"/>
        </w:rPr>
        <w:t>shall allow the user to create and maintain comments for the report.</w:t>
      </w:r>
      <w:r w:rsidR="00602312" w:rsidRPr="00781FF6">
        <w:rPr>
          <w:sz w:val="24"/>
          <w:szCs w:val="24"/>
        </w:rPr>
        <w:t xml:space="preserve"> (ADO PBI 11814.1)</w:t>
      </w:r>
    </w:p>
    <w:p w14:paraId="655F09CA" w14:textId="59487D58" w:rsidR="0049682E" w:rsidRPr="00781FF6" w:rsidRDefault="0049682E" w:rsidP="0049682E">
      <w:pPr>
        <w:ind w:left="1080"/>
        <w:rPr>
          <w:rFonts w:ascii="Arial" w:hAnsi="Arial" w:cs="Arial"/>
          <w:b/>
          <w:szCs w:val="24"/>
        </w:rPr>
      </w:pPr>
    </w:p>
    <w:p w14:paraId="2F33F91F" w14:textId="77777777" w:rsidR="005C40FD" w:rsidRPr="00781FF6" w:rsidRDefault="005C40FD" w:rsidP="001B4D78">
      <w:pPr>
        <w:pStyle w:val="Heading3"/>
        <w:rPr>
          <w:sz w:val="24"/>
          <w:szCs w:val="24"/>
        </w:rPr>
      </w:pPr>
      <w:bookmarkStart w:id="74" w:name="_Toc194687873"/>
      <w:r w:rsidRPr="00781FF6">
        <w:rPr>
          <w:sz w:val="24"/>
          <w:szCs w:val="24"/>
        </w:rPr>
        <w:t>Internal Visit Rating</w:t>
      </w:r>
      <w:bookmarkEnd w:id="74"/>
    </w:p>
    <w:p w14:paraId="3A4C96DC" w14:textId="36B99CF1" w:rsidR="00D011BC" w:rsidRPr="00781FF6" w:rsidRDefault="232E8018" w:rsidP="001B4D78">
      <w:pPr>
        <w:pStyle w:val="Heading4"/>
        <w:rPr>
          <w:sz w:val="24"/>
          <w:szCs w:val="24"/>
        </w:rPr>
      </w:pPr>
      <w:r w:rsidRPr="00781FF6">
        <w:rPr>
          <w:sz w:val="24"/>
          <w:szCs w:val="24"/>
        </w:rPr>
        <w:t xml:space="preserve">The user </w:t>
      </w:r>
      <w:r w:rsidR="604D5D7A" w:rsidRPr="00781FF6">
        <w:rPr>
          <w:sz w:val="24"/>
          <w:szCs w:val="24"/>
        </w:rPr>
        <w:t xml:space="preserve">shall </w:t>
      </w:r>
      <w:r w:rsidR="56E8182E" w:rsidRPr="00781FF6">
        <w:rPr>
          <w:sz w:val="24"/>
          <w:szCs w:val="24"/>
        </w:rPr>
        <w:t>update the internal visit rating and provide relevant comments to support</w:t>
      </w:r>
      <w:r w:rsidRPr="00781FF6">
        <w:rPr>
          <w:sz w:val="24"/>
          <w:szCs w:val="24"/>
        </w:rPr>
        <w:t xml:space="preserve"> the rating.</w:t>
      </w:r>
      <w:r w:rsidR="3EF4D103" w:rsidRPr="00781FF6">
        <w:rPr>
          <w:sz w:val="24"/>
          <w:szCs w:val="24"/>
        </w:rPr>
        <w:t xml:space="preserve"> (ADO PBI 11816.1)</w:t>
      </w:r>
    </w:p>
    <w:p w14:paraId="01FC8953" w14:textId="32AE7AEC" w:rsidR="0049682E" w:rsidRPr="00781FF6" w:rsidRDefault="0049682E" w:rsidP="0049682E">
      <w:pPr>
        <w:ind w:left="1080"/>
        <w:rPr>
          <w:rFonts w:ascii="Arial" w:hAnsi="Arial" w:cs="Arial"/>
          <w:b/>
          <w:szCs w:val="24"/>
        </w:rPr>
      </w:pPr>
    </w:p>
    <w:p w14:paraId="60481403" w14:textId="77777777" w:rsidR="00477725" w:rsidRPr="00781FF6" w:rsidRDefault="00477725" w:rsidP="001B4D78">
      <w:pPr>
        <w:pStyle w:val="Heading3"/>
        <w:rPr>
          <w:sz w:val="24"/>
          <w:szCs w:val="24"/>
        </w:rPr>
      </w:pPr>
      <w:bookmarkStart w:id="75" w:name="_Toc194687874"/>
      <w:r w:rsidRPr="00781FF6">
        <w:rPr>
          <w:sz w:val="24"/>
          <w:szCs w:val="24"/>
        </w:rPr>
        <w:t>Approvals</w:t>
      </w:r>
      <w:bookmarkEnd w:id="75"/>
    </w:p>
    <w:p w14:paraId="161D332C" w14:textId="2103C9F7" w:rsidR="00251009" w:rsidRPr="00781FF6" w:rsidRDefault="00251009" w:rsidP="001B4D78">
      <w:pPr>
        <w:pStyle w:val="Heading4"/>
        <w:rPr>
          <w:sz w:val="24"/>
          <w:szCs w:val="24"/>
        </w:rPr>
      </w:pPr>
      <w:r w:rsidRPr="00781FF6">
        <w:rPr>
          <w:sz w:val="24"/>
          <w:szCs w:val="24"/>
        </w:rPr>
        <w:t>The Approvals section shall display a timeline, in descending order, of the approval history of the Visit.</w:t>
      </w:r>
      <w:r w:rsidR="0070512A" w:rsidRPr="00781FF6">
        <w:rPr>
          <w:sz w:val="24"/>
          <w:szCs w:val="24"/>
        </w:rPr>
        <w:t xml:space="preserve"> (ADO PBI 15337.1)</w:t>
      </w:r>
    </w:p>
    <w:p w14:paraId="40BDF17B" w14:textId="6C3418BA" w:rsidR="00251009" w:rsidRPr="00781FF6" w:rsidRDefault="477668A6" w:rsidP="001B4D78">
      <w:pPr>
        <w:pStyle w:val="Heading4"/>
        <w:rPr>
          <w:sz w:val="24"/>
          <w:szCs w:val="24"/>
        </w:rPr>
      </w:pPr>
      <w:r w:rsidRPr="00781FF6">
        <w:rPr>
          <w:sz w:val="24"/>
          <w:szCs w:val="24"/>
        </w:rPr>
        <w:t xml:space="preserve">The Approvals section </w:t>
      </w:r>
      <w:r w:rsidR="3B50DA1C" w:rsidRPr="00781FF6">
        <w:rPr>
          <w:sz w:val="24"/>
          <w:szCs w:val="24"/>
        </w:rPr>
        <w:t xml:space="preserve">shall </w:t>
      </w:r>
      <w:r w:rsidRPr="00781FF6">
        <w:rPr>
          <w:sz w:val="24"/>
          <w:szCs w:val="24"/>
        </w:rPr>
        <w:t xml:space="preserve">allow a visit to be routed from FCRA Review to Manager Review to Manager Approved to </w:t>
      </w:r>
      <w:proofErr w:type="spellStart"/>
      <w:r w:rsidRPr="00781FF6">
        <w:rPr>
          <w:sz w:val="24"/>
          <w:szCs w:val="24"/>
        </w:rPr>
        <w:t>Sent</w:t>
      </w:r>
      <w:proofErr w:type="spellEnd"/>
      <w:r w:rsidRPr="00781FF6">
        <w:rPr>
          <w:sz w:val="24"/>
          <w:szCs w:val="24"/>
        </w:rPr>
        <w:t xml:space="preserve"> to Site.</w:t>
      </w:r>
      <w:r w:rsidR="53662C6B" w:rsidRPr="00781FF6">
        <w:rPr>
          <w:sz w:val="24"/>
          <w:szCs w:val="24"/>
        </w:rPr>
        <w:t xml:space="preserve"> </w:t>
      </w:r>
      <w:r w:rsidR="41585A44" w:rsidRPr="00781FF6">
        <w:rPr>
          <w:sz w:val="24"/>
          <w:szCs w:val="24"/>
        </w:rPr>
        <w:t>(ADO PBI 15337.2)</w:t>
      </w:r>
    </w:p>
    <w:p w14:paraId="4E575ACB" w14:textId="1A90F20E" w:rsidR="00384A88" w:rsidRPr="00781FF6" w:rsidRDefault="00384A88" w:rsidP="001B4D78">
      <w:pPr>
        <w:pStyle w:val="Heading4"/>
        <w:rPr>
          <w:sz w:val="24"/>
          <w:szCs w:val="24"/>
        </w:rPr>
      </w:pPr>
      <w:r w:rsidRPr="00781FF6">
        <w:rPr>
          <w:sz w:val="24"/>
          <w:szCs w:val="24"/>
        </w:rPr>
        <w:t xml:space="preserve">The user shall be able to route the visit report for review and approval. For Smart SDV studies, the user shall not be able to route the visit report for manager review or </w:t>
      </w:r>
      <w:r w:rsidR="0009534C" w:rsidRPr="00781FF6">
        <w:rPr>
          <w:sz w:val="24"/>
          <w:szCs w:val="24"/>
        </w:rPr>
        <w:t xml:space="preserve">approval if the Patient Review, checklist items, and internal visit rating sections are </w:t>
      </w:r>
      <w:r w:rsidR="00477725" w:rsidRPr="00781FF6">
        <w:rPr>
          <w:sz w:val="24"/>
          <w:szCs w:val="24"/>
        </w:rPr>
        <w:t>incomplete</w:t>
      </w:r>
      <w:r w:rsidRPr="00781FF6">
        <w:rPr>
          <w:sz w:val="24"/>
          <w:szCs w:val="24"/>
        </w:rPr>
        <w:t>.</w:t>
      </w:r>
      <w:r w:rsidR="0070512A" w:rsidRPr="00781FF6">
        <w:rPr>
          <w:sz w:val="24"/>
          <w:szCs w:val="24"/>
        </w:rPr>
        <w:t xml:space="preserve"> (ADO PBI 15337.3)</w:t>
      </w:r>
    </w:p>
    <w:p w14:paraId="08430633" w14:textId="44B19FF0" w:rsidR="00384A88" w:rsidRPr="00781FF6" w:rsidRDefault="00384A88" w:rsidP="001B4D78">
      <w:pPr>
        <w:pStyle w:val="Heading4"/>
        <w:rPr>
          <w:sz w:val="24"/>
          <w:szCs w:val="24"/>
        </w:rPr>
      </w:pPr>
      <w:r w:rsidRPr="00781FF6">
        <w:rPr>
          <w:sz w:val="24"/>
          <w:szCs w:val="24"/>
        </w:rPr>
        <w:t>The user shall be blocked when routing the visit report for review and approval for any studies and sites that have a mandatory ‘Monitor Log – Electronic’ requirement in Study Organizer and the electronic Monitor Log associated with the visit is not indicated as complete within the Electronic Logs application.</w:t>
      </w:r>
      <w:r w:rsidR="0070512A" w:rsidRPr="00781FF6">
        <w:rPr>
          <w:sz w:val="24"/>
          <w:szCs w:val="24"/>
        </w:rPr>
        <w:t xml:space="preserve"> (ADO PBI 15337.4)</w:t>
      </w:r>
    </w:p>
    <w:p w14:paraId="0E518DF3" w14:textId="3244812D" w:rsidR="00384A88" w:rsidRPr="00781FF6" w:rsidRDefault="00384A88" w:rsidP="001B4D78">
      <w:pPr>
        <w:pStyle w:val="Heading4"/>
        <w:rPr>
          <w:sz w:val="24"/>
          <w:szCs w:val="24"/>
        </w:rPr>
      </w:pPr>
      <w:r w:rsidRPr="00781FF6">
        <w:rPr>
          <w:sz w:val="24"/>
          <w:szCs w:val="24"/>
        </w:rPr>
        <w:t>The user shall be required to provide an electronic signature</w:t>
      </w:r>
      <w:r w:rsidR="006617F6" w:rsidRPr="00781FF6">
        <w:rPr>
          <w:sz w:val="24"/>
          <w:szCs w:val="24"/>
        </w:rPr>
        <w:t>, along with the</w:t>
      </w:r>
      <w:r w:rsidR="00F81ED3" w:rsidRPr="00781FF6">
        <w:rPr>
          <w:sz w:val="24"/>
          <w:szCs w:val="24"/>
        </w:rPr>
        <w:t>ir</w:t>
      </w:r>
      <w:r w:rsidR="006617F6" w:rsidRPr="00781FF6">
        <w:rPr>
          <w:sz w:val="24"/>
          <w:szCs w:val="24"/>
        </w:rPr>
        <w:t xml:space="preserve"> username and password,</w:t>
      </w:r>
      <w:r w:rsidRPr="00781FF6">
        <w:rPr>
          <w:sz w:val="24"/>
          <w:szCs w:val="24"/>
        </w:rPr>
        <w:t xml:space="preserve"> to approve the periodic visit report.</w:t>
      </w:r>
      <w:r w:rsidR="0070512A" w:rsidRPr="00781FF6">
        <w:rPr>
          <w:sz w:val="24"/>
          <w:szCs w:val="24"/>
        </w:rPr>
        <w:t xml:space="preserve"> (ADO PBI 15337.5)</w:t>
      </w:r>
    </w:p>
    <w:p w14:paraId="490F1BA4" w14:textId="27C3A8F9" w:rsidR="00F1768F" w:rsidRPr="00781FF6" w:rsidRDefault="00F1768F" w:rsidP="001B4D78">
      <w:pPr>
        <w:pStyle w:val="Heading4"/>
        <w:rPr>
          <w:sz w:val="24"/>
          <w:szCs w:val="24"/>
        </w:rPr>
      </w:pPr>
      <w:r w:rsidRPr="00781FF6">
        <w:rPr>
          <w:sz w:val="24"/>
          <w:szCs w:val="24"/>
        </w:rPr>
        <w:t>When the user routes the monitoring report to “Manager Review</w:t>
      </w:r>
      <w:r w:rsidR="00B73ECD" w:rsidRPr="00781FF6">
        <w:rPr>
          <w:sz w:val="24"/>
          <w:szCs w:val="24"/>
        </w:rPr>
        <w:t>,”</w:t>
      </w:r>
      <w:r w:rsidR="00B73ECD" w:rsidRPr="00781FF6" w:rsidDel="00A13B3D">
        <w:rPr>
          <w:sz w:val="24"/>
          <w:szCs w:val="24"/>
        </w:rPr>
        <w:t xml:space="preserve"> </w:t>
      </w:r>
      <w:r w:rsidRPr="00781FF6">
        <w:rPr>
          <w:sz w:val="24"/>
          <w:szCs w:val="24"/>
        </w:rPr>
        <w:t>a placeholder for Monitoring Visit Letter shall be sent to Document Management for Studies (</w:t>
      </w:r>
      <w:r w:rsidR="00043117" w:rsidRPr="00781FF6">
        <w:rPr>
          <w:sz w:val="24"/>
          <w:szCs w:val="24"/>
        </w:rPr>
        <w:t>Study Organizer</w:t>
      </w:r>
      <w:r w:rsidRPr="00781FF6">
        <w:rPr>
          <w:sz w:val="24"/>
          <w:szCs w:val="24"/>
        </w:rPr>
        <w:t xml:space="preserve">) as a mandatory document for all monitoring visit types (e.g. Site Initiation Visit (SIV), Close Out Visit (COV), and Periodic Monitoring Visit (PMV). This letter shall be mapped to the “Monitoring Visit Correspondence” document requirement in </w:t>
      </w:r>
      <w:r w:rsidR="00B73ECD" w:rsidRPr="00781FF6">
        <w:rPr>
          <w:sz w:val="24"/>
          <w:szCs w:val="24"/>
        </w:rPr>
        <w:t>Study Organizer</w:t>
      </w:r>
      <w:r w:rsidRPr="00781FF6">
        <w:rPr>
          <w:sz w:val="24"/>
          <w:szCs w:val="24"/>
        </w:rPr>
        <w:t>.</w:t>
      </w:r>
      <w:r w:rsidR="0070512A" w:rsidRPr="00781FF6">
        <w:rPr>
          <w:sz w:val="24"/>
          <w:szCs w:val="24"/>
        </w:rPr>
        <w:t xml:space="preserve"> (ADO PBI 15337.6)</w:t>
      </w:r>
    </w:p>
    <w:p w14:paraId="63A44BED" w14:textId="2980D44B" w:rsidR="00F1768F" w:rsidRPr="00781FF6" w:rsidRDefault="00F1768F" w:rsidP="001B4D78">
      <w:pPr>
        <w:pStyle w:val="Heading4"/>
        <w:rPr>
          <w:sz w:val="24"/>
          <w:szCs w:val="24"/>
        </w:rPr>
      </w:pPr>
      <w:r w:rsidRPr="00781FF6">
        <w:rPr>
          <w:sz w:val="24"/>
          <w:szCs w:val="24"/>
        </w:rPr>
        <w:t>When the user routes the monitoring report to “Manager Review</w:t>
      </w:r>
      <w:r w:rsidR="00B73ECD" w:rsidRPr="00781FF6">
        <w:rPr>
          <w:sz w:val="24"/>
          <w:szCs w:val="24"/>
        </w:rPr>
        <w:t>,”</w:t>
      </w:r>
      <w:r w:rsidR="00B73ECD" w:rsidRPr="00781FF6" w:rsidDel="00A13B3D">
        <w:rPr>
          <w:sz w:val="24"/>
          <w:szCs w:val="24"/>
        </w:rPr>
        <w:t xml:space="preserve"> </w:t>
      </w:r>
      <w:r w:rsidRPr="00781FF6">
        <w:rPr>
          <w:sz w:val="24"/>
          <w:szCs w:val="24"/>
        </w:rPr>
        <w:t xml:space="preserve">a placeholder for Monitoring Visit Report shall be sent to </w:t>
      </w:r>
      <w:r w:rsidR="00043117" w:rsidRPr="00781FF6">
        <w:rPr>
          <w:sz w:val="24"/>
          <w:szCs w:val="24"/>
        </w:rPr>
        <w:t>Study Organizer</w:t>
      </w:r>
      <w:r w:rsidRPr="00781FF6">
        <w:rPr>
          <w:sz w:val="24"/>
          <w:szCs w:val="24"/>
        </w:rPr>
        <w:t xml:space="preserve"> as a mandatory document for the PMV visit type only since SIV and COV visits already have a placeholder since they are mandatory within Study Organizer requirements.</w:t>
      </w:r>
      <w:r w:rsidR="0070512A" w:rsidRPr="00781FF6">
        <w:rPr>
          <w:sz w:val="24"/>
          <w:szCs w:val="24"/>
        </w:rPr>
        <w:t xml:space="preserve"> (ADO PBI 15337.7)</w:t>
      </w:r>
    </w:p>
    <w:p w14:paraId="3101ABC6" w14:textId="20C5A413" w:rsidR="00F1768F" w:rsidRPr="00781FF6" w:rsidRDefault="00F1768F" w:rsidP="001B4D78">
      <w:pPr>
        <w:pStyle w:val="Heading4"/>
        <w:rPr>
          <w:sz w:val="24"/>
          <w:szCs w:val="24"/>
        </w:rPr>
      </w:pPr>
      <w:r w:rsidRPr="00781FF6">
        <w:rPr>
          <w:sz w:val="24"/>
          <w:szCs w:val="24"/>
        </w:rPr>
        <w:lastRenderedPageBreak/>
        <w:t xml:space="preserve">Upon updating the status of the monitoring visit report to “Sent to Site”, the user shall be required to select and upload the monitoring visit correspondence letter to the </w:t>
      </w:r>
      <w:r w:rsidR="00043117" w:rsidRPr="00781FF6">
        <w:rPr>
          <w:sz w:val="24"/>
          <w:szCs w:val="24"/>
        </w:rPr>
        <w:t>Study Organizer</w:t>
      </w:r>
      <w:r w:rsidRPr="00781FF6">
        <w:rPr>
          <w:sz w:val="24"/>
          <w:szCs w:val="24"/>
        </w:rPr>
        <w:t xml:space="preserve"> application for studies that are setup to utilize </w:t>
      </w:r>
      <w:r w:rsidR="00043117" w:rsidRPr="00781FF6">
        <w:rPr>
          <w:sz w:val="24"/>
          <w:szCs w:val="24"/>
        </w:rPr>
        <w:t>Study Organizer</w:t>
      </w:r>
      <w:r w:rsidRPr="00781FF6">
        <w:rPr>
          <w:sz w:val="24"/>
          <w:szCs w:val="24"/>
        </w:rPr>
        <w:t xml:space="preserve">. In addition, the system shall autogenerate and upload the PDF version of the monitoring report and the associated electronic Monitoring Log (as applicable) to the corresponding document placeholders in </w:t>
      </w:r>
      <w:r w:rsidR="00043117" w:rsidRPr="00781FF6">
        <w:rPr>
          <w:sz w:val="24"/>
          <w:szCs w:val="24"/>
        </w:rPr>
        <w:t>Study Organizer</w:t>
      </w:r>
      <w:r w:rsidRPr="00781FF6">
        <w:rPr>
          <w:sz w:val="24"/>
          <w:szCs w:val="24"/>
        </w:rPr>
        <w:t xml:space="preserve">. When the document is uploaded successfully in </w:t>
      </w:r>
      <w:r w:rsidR="00043117" w:rsidRPr="00781FF6">
        <w:rPr>
          <w:sz w:val="24"/>
          <w:szCs w:val="24"/>
        </w:rPr>
        <w:t>Study Organizer</w:t>
      </w:r>
      <w:r w:rsidRPr="00781FF6">
        <w:rPr>
          <w:sz w:val="24"/>
          <w:szCs w:val="24"/>
        </w:rPr>
        <w:t>, the document status for each shall be set to ‘CRA Review’.</w:t>
      </w:r>
      <w:r w:rsidR="0070512A" w:rsidRPr="00781FF6">
        <w:rPr>
          <w:sz w:val="24"/>
          <w:szCs w:val="24"/>
        </w:rPr>
        <w:t xml:space="preserve"> (ADO PBI 15337.8)</w:t>
      </w:r>
    </w:p>
    <w:p w14:paraId="28279B41" w14:textId="54E455DF" w:rsidR="00F1768F" w:rsidRPr="00781FF6" w:rsidRDefault="00F1768F" w:rsidP="001B4D78">
      <w:pPr>
        <w:pStyle w:val="Heading4"/>
        <w:rPr>
          <w:sz w:val="24"/>
          <w:szCs w:val="24"/>
        </w:rPr>
      </w:pPr>
      <w:r w:rsidRPr="00781FF6">
        <w:rPr>
          <w:sz w:val="24"/>
          <w:szCs w:val="24"/>
        </w:rPr>
        <w:t xml:space="preserve">Upon upload of the autogenerated PDF version of the monitoring report in </w:t>
      </w:r>
      <w:r w:rsidR="00043117" w:rsidRPr="00781FF6">
        <w:rPr>
          <w:sz w:val="24"/>
          <w:szCs w:val="24"/>
        </w:rPr>
        <w:t>Study Organizer</w:t>
      </w:r>
      <w:r w:rsidRPr="00781FF6">
        <w:rPr>
          <w:sz w:val="24"/>
          <w:szCs w:val="24"/>
        </w:rPr>
        <w:t xml:space="preserve"> and associated electronic Monitoring Log, each monitoring report type (i.e. SIV, PMV, COV) shall be mapped as follows:</w:t>
      </w:r>
      <w:r w:rsidR="0070512A" w:rsidRPr="00781FF6">
        <w:rPr>
          <w:sz w:val="24"/>
          <w:szCs w:val="24"/>
        </w:rPr>
        <w:t xml:space="preserve"> (ADO PBI 15337.9)</w:t>
      </w:r>
    </w:p>
    <w:p w14:paraId="7A8D7FF2" w14:textId="67D220AC" w:rsidR="009D3F46" w:rsidRPr="00781FF6" w:rsidRDefault="009D3F46" w:rsidP="001424B8">
      <w:pPr>
        <w:pStyle w:val="NormalBullet"/>
        <w:rPr>
          <w:sz w:val="24"/>
          <w:szCs w:val="24"/>
        </w:rPr>
      </w:pPr>
      <w:r w:rsidRPr="00781FF6">
        <w:rPr>
          <w:sz w:val="24"/>
          <w:szCs w:val="24"/>
        </w:rPr>
        <w:t xml:space="preserve">The electronic Monitoring Log for the associated monitoring visit (Site Initiation, Periodic and/or Close-out) shall be mapped to the Monitor Log – Electronic requirement in </w:t>
      </w:r>
      <w:r w:rsidR="00043117" w:rsidRPr="00781FF6">
        <w:rPr>
          <w:sz w:val="24"/>
          <w:szCs w:val="24"/>
        </w:rPr>
        <w:t>Study Organizer</w:t>
      </w:r>
      <w:r w:rsidRPr="00781FF6">
        <w:rPr>
          <w:sz w:val="24"/>
          <w:szCs w:val="24"/>
        </w:rPr>
        <w:t>.  The electronic Monitoring Log shall be pulled based upon the log that is signed and held within the Electronic Logs application for the corresponding monitoring visit.</w:t>
      </w:r>
    </w:p>
    <w:p w14:paraId="71B77145" w14:textId="0BDA4E4E" w:rsidR="00B85690" w:rsidRPr="00781FF6" w:rsidRDefault="00B85690" w:rsidP="001424B8">
      <w:pPr>
        <w:pStyle w:val="NormalBullet"/>
        <w:rPr>
          <w:sz w:val="24"/>
          <w:szCs w:val="24"/>
        </w:rPr>
      </w:pPr>
      <w:r w:rsidRPr="00781FF6">
        <w:rPr>
          <w:sz w:val="24"/>
          <w:szCs w:val="24"/>
        </w:rPr>
        <w:t xml:space="preserve">Site Initiation (SIV) report type </w:t>
      </w:r>
      <w:r w:rsidR="018CE4D0" w:rsidRPr="7BBE70BB">
        <w:rPr>
          <w:sz w:val="24"/>
          <w:szCs w:val="24"/>
        </w:rPr>
        <w:t>shall</w:t>
      </w:r>
      <w:r w:rsidRPr="00781FF6">
        <w:rPr>
          <w:sz w:val="24"/>
          <w:szCs w:val="24"/>
        </w:rPr>
        <w:t xml:space="preserve"> be mapped to the “Site Initiation Visit Report” requirement in </w:t>
      </w:r>
      <w:r w:rsidR="00043117" w:rsidRPr="00781FF6">
        <w:rPr>
          <w:sz w:val="24"/>
          <w:szCs w:val="24"/>
        </w:rPr>
        <w:t>Study Organizer</w:t>
      </w:r>
      <w:r w:rsidRPr="00781FF6">
        <w:rPr>
          <w:sz w:val="24"/>
          <w:szCs w:val="24"/>
        </w:rPr>
        <w:t>.</w:t>
      </w:r>
    </w:p>
    <w:p w14:paraId="2581580F" w14:textId="50FABEFB" w:rsidR="00B85690" w:rsidRPr="00781FF6" w:rsidRDefault="00B85690" w:rsidP="001424B8">
      <w:pPr>
        <w:pStyle w:val="NormalBullet"/>
        <w:rPr>
          <w:sz w:val="24"/>
          <w:szCs w:val="24"/>
        </w:rPr>
      </w:pPr>
      <w:r w:rsidRPr="00781FF6">
        <w:rPr>
          <w:sz w:val="24"/>
          <w:szCs w:val="24"/>
        </w:rPr>
        <w:t xml:space="preserve">Periodic (PMV) report type </w:t>
      </w:r>
      <w:r w:rsidR="5F246263" w:rsidRPr="7BBE70BB">
        <w:rPr>
          <w:sz w:val="24"/>
          <w:szCs w:val="24"/>
        </w:rPr>
        <w:t>shall</w:t>
      </w:r>
      <w:r w:rsidRPr="00781FF6">
        <w:rPr>
          <w:sz w:val="24"/>
          <w:szCs w:val="24"/>
        </w:rPr>
        <w:t xml:space="preserve"> be mapped to the “Monitoring Visit Report” requirement in </w:t>
      </w:r>
      <w:r w:rsidR="00043117" w:rsidRPr="00781FF6">
        <w:rPr>
          <w:sz w:val="24"/>
          <w:szCs w:val="24"/>
        </w:rPr>
        <w:t>Study Organizer</w:t>
      </w:r>
      <w:r w:rsidRPr="00781FF6">
        <w:rPr>
          <w:sz w:val="24"/>
          <w:szCs w:val="24"/>
        </w:rPr>
        <w:t>.</w:t>
      </w:r>
    </w:p>
    <w:p w14:paraId="6E1BF1D1" w14:textId="3E7D8950" w:rsidR="00B85690" w:rsidRPr="00781FF6" w:rsidRDefault="00B85690" w:rsidP="001424B8">
      <w:pPr>
        <w:pStyle w:val="NormalBullet"/>
        <w:rPr>
          <w:sz w:val="24"/>
          <w:szCs w:val="24"/>
        </w:rPr>
      </w:pPr>
      <w:r w:rsidRPr="00781FF6">
        <w:rPr>
          <w:sz w:val="24"/>
          <w:szCs w:val="24"/>
        </w:rPr>
        <w:t xml:space="preserve">Close-out (COV) visit type </w:t>
      </w:r>
      <w:r w:rsidR="477186CE" w:rsidRPr="7BBE70BB">
        <w:rPr>
          <w:sz w:val="24"/>
          <w:szCs w:val="24"/>
        </w:rPr>
        <w:t>shall</w:t>
      </w:r>
      <w:r w:rsidRPr="00781FF6">
        <w:rPr>
          <w:sz w:val="24"/>
          <w:szCs w:val="24"/>
        </w:rPr>
        <w:t xml:space="preserve"> be mapped to the “Close-out Monitoring Visit Report” requirement in </w:t>
      </w:r>
      <w:r w:rsidR="00043117" w:rsidRPr="00781FF6">
        <w:rPr>
          <w:sz w:val="24"/>
          <w:szCs w:val="24"/>
        </w:rPr>
        <w:t>Study Organizer</w:t>
      </w:r>
      <w:r w:rsidRPr="00781FF6">
        <w:rPr>
          <w:sz w:val="24"/>
          <w:szCs w:val="24"/>
        </w:rPr>
        <w:t>.</w:t>
      </w:r>
    </w:p>
    <w:p w14:paraId="4118CBDF" w14:textId="1181AABD" w:rsidR="00B85690" w:rsidRPr="00781FF6" w:rsidRDefault="00B85690" w:rsidP="001B4D78">
      <w:pPr>
        <w:pStyle w:val="Heading4"/>
        <w:rPr>
          <w:sz w:val="24"/>
          <w:szCs w:val="24"/>
        </w:rPr>
      </w:pPr>
      <w:bookmarkStart w:id="76" w:name="_Hlk199241882"/>
      <w:r w:rsidRPr="00781FF6">
        <w:rPr>
          <w:sz w:val="24"/>
          <w:szCs w:val="24"/>
        </w:rPr>
        <w:t xml:space="preserve">The autogenerated PDF version for each of the monitoring report types (SIV, PMV, COV) shall contain a specific naming convention that shall be linked to each document that is uploaded to </w:t>
      </w:r>
      <w:r w:rsidR="00043117" w:rsidRPr="00781FF6">
        <w:rPr>
          <w:sz w:val="24"/>
          <w:szCs w:val="24"/>
        </w:rPr>
        <w:t>Study Organizer</w:t>
      </w:r>
      <w:r w:rsidRPr="00781FF6">
        <w:rPr>
          <w:sz w:val="24"/>
          <w:szCs w:val="24"/>
        </w:rPr>
        <w:t>.  The naming conventions for each monitoring report type shall be as follows:</w:t>
      </w:r>
      <w:r w:rsidR="0070512A" w:rsidRPr="00781FF6">
        <w:rPr>
          <w:sz w:val="24"/>
          <w:szCs w:val="24"/>
        </w:rPr>
        <w:t xml:space="preserve"> (ADO PBI 15337.10)</w:t>
      </w:r>
    </w:p>
    <w:p w14:paraId="6F52080B" w14:textId="19E98496" w:rsidR="00B85690" w:rsidRPr="00781FF6" w:rsidRDefault="00B85690" w:rsidP="001424B8">
      <w:pPr>
        <w:pStyle w:val="NormalBullet"/>
        <w:rPr>
          <w:sz w:val="24"/>
          <w:szCs w:val="24"/>
        </w:rPr>
      </w:pPr>
      <w:r w:rsidRPr="00781FF6">
        <w:rPr>
          <w:sz w:val="24"/>
          <w:szCs w:val="24"/>
        </w:rPr>
        <w:t xml:space="preserve">Site Initiation (SIV) report type shall contain the </w:t>
      </w:r>
      <w:r w:rsidR="000924BD">
        <w:rPr>
          <w:sz w:val="24"/>
          <w:szCs w:val="24"/>
        </w:rPr>
        <w:t>template version and today’s date</w:t>
      </w:r>
      <w:r w:rsidRPr="00781FF6">
        <w:rPr>
          <w:sz w:val="24"/>
          <w:szCs w:val="24"/>
        </w:rPr>
        <w:t>.</w:t>
      </w:r>
    </w:p>
    <w:p w14:paraId="390B8CA0" w14:textId="77777777" w:rsidR="00B85690" w:rsidRPr="00781FF6" w:rsidRDefault="00B85690" w:rsidP="001424B8">
      <w:pPr>
        <w:pStyle w:val="NormalBullet"/>
        <w:rPr>
          <w:sz w:val="24"/>
          <w:szCs w:val="24"/>
        </w:rPr>
      </w:pPr>
      <w:r w:rsidRPr="00781FF6">
        <w:rPr>
          <w:sz w:val="24"/>
          <w:szCs w:val="24"/>
        </w:rPr>
        <w:t>Periodic (PMV) report shall contain the Visit ID and Monitoring Visit Start Date associated with the monitoring visit.</w:t>
      </w:r>
    </w:p>
    <w:p w14:paraId="0B1EAF12" w14:textId="2E902318" w:rsidR="00B85690" w:rsidRPr="00781FF6" w:rsidRDefault="00B85690" w:rsidP="001424B8">
      <w:pPr>
        <w:pStyle w:val="NormalBullet"/>
        <w:rPr>
          <w:sz w:val="24"/>
          <w:szCs w:val="24"/>
        </w:rPr>
      </w:pPr>
      <w:r w:rsidRPr="00781FF6">
        <w:rPr>
          <w:sz w:val="24"/>
          <w:szCs w:val="24"/>
        </w:rPr>
        <w:t xml:space="preserve">Close-out (COV) report shall contain the </w:t>
      </w:r>
      <w:r w:rsidR="000924BD">
        <w:rPr>
          <w:sz w:val="24"/>
          <w:szCs w:val="24"/>
        </w:rPr>
        <w:t>template version and today’s date</w:t>
      </w:r>
      <w:r w:rsidRPr="00781FF6">
        <w:rPr>
          <w:sz w:val="24"/>
          <w:szCs w:val="24"/>
        </w:rPr>
        <w:t>.</w:t>
      </w:r>
    </w:p>
    <w:bookmarkEnd w:id="76"/>
    <w:p w14:paraId="332EE9F5" w14:textId="1E4E5311" w:rsidR="00B85690" w:rsidRPr="00781FF6" w:rsidRDefault="00B85690" w:rsidP="001B4D78">
      <w:pPr>
        <w:pStyle w:val="Heading4"/>
        <w:rPr>
          <w:sz w:val="24"/>
          <w:szCs w:val="24"/>
        </w:rPr>
      </w:pPr>
      <w:r w:rsidRPr="00781FF6">
        <w:rPr>
          <w:sz w:val="24"/>
          <w:szCs w:val="24"/>
        </w:rPr>
        <w:t>If the Manager reverts the periodic monitoring visit status from Sent to Site to FCRA Review, the associated monitoring visit report</w:t>
      </w:r>
      <w:r w:rsidR="00AA6CA5">
        <w:rPr>
          <w:sz w:val="24"/>
          <w:szCs w:val="24"/>
        </w:rPr>
        <w:t xml:space="preserve"> and</w:t>
      </w:r>
      <w:r w:rsidRPr="00781FF6">
        <w:rPr>
          <w:sz w:val="24"/>
          <w:szCs w:val="24"/>
        </w:rPr>
        <w:t xml:space="preserve"> Monitoring Correspondence letter uploaded to </w:t>
      </w:r>
      <w:r w:rsidR="00043117" w:rsidRPr="00781FF6">
        <w:rPr>
          <w:sz w:val="24"/>
          <w:szCs w:val="24"/>
        </w:rPr>
        <w:t>Study Organizer</w:t>
      </w:r>
      <w:r w:rsidRPr="00781FF6">
        <w:rPr>
          <w:sz w:val="24"/>
          <w:szCs w:val="24"/>
        </w:rPr>
        <w:t xml:space="preserve"> for the associated visit id shall be deleted from </w:t>
      </w:r>
      <w:r w:rsidR="00043117" w:rsidRPr="00781FF6">
        <w:rPr>
          <w:sz w:val="24"/>
          <w:szCs w:val="24"/>
        </w:rPr>
        <w:t>Study Organizer</w:t>
      </w:r>
      <w:r w:rsidRPr="00781FF6">
        <w:rPr>
          <w:sz w:val="24"/>
          <w:szCs w:val="24"/>
        </w:rPr>
        <w:t xml:space="preserve">. In </w:t>
      </w:r>
      <w:r w:rsidR="00043117" w:rsidRPr="00781FF6">
        <w:rPr>
          <w:sz w:val="24"/>
          <w:szCs w:val="24"/>
        </w:rPr>
        <w:t>Study Organizer</w:t>
      </w:r>
      <w:r w:rsidRPr="00781FF6">
        <w:rPr>
          <w:sz w:val="24"/>
          <w:szCs w:val="24"/>
        </w:rPr>
        <w:t>, once the monitoring visit reports and/or Follow-up letter is deleted, each document’s placeholder status shall be cleared. Note that the existing placeholder generated by the mandatory SO requirements are not affected (for SIV and COV reports).</w:t>
      </w:r>
      <w:r w:rsidR="0070512A" w:rsidRPr="00781FF6">
        <w:rPr>
          <w:sz w:val="24"/>
          <w:szCs w:val="24"/>
        </w:rPr>
        <w:t xml:space="preserve"> (ADO PBI 15337.11)</w:t>
      </w:r>
    </w:p>
    <w:p w14:paraId="73F9DC75" w14:textId="36931136" w:rsidR="00251009" w:rsidRPr="00781FF6" w:rsidRDefault="00B85690" w:rsidP="001B4D78">
      <w:pPr>
        <w:pStyle w:val="Heading4"/>
        <w:rPr>
          <w:sz w:val="24"/>
          <w:szCs w:val="24"/>
        </w:rPr>
      </w:pPr>
      <w:r w:rsidRPr="00781FF6">
        <w:rPr>
          <w:sz w:val="24"/>
          <w:szCs w:val="24"/>
        </w:rPr>
        <w:lastRenderedPageBreak/>
        <w:t xml:space="preserve">If any monitoring visits are deleted/canceled from SMA after being sent to “Manager Review” status, all associated monitoring visit report and/or Monitoring Correspondence letter placeholders, notes and/or documents shall be removed and deleted from </w:t>
      </w:r>
      <w:r w:rsidR="00043117" w:rsidRPr="00781FF6">
        <w:rPr>
          <w:sz w:val="24"/>
          <w:szCs w:val="24"/>
        </w:rPr>
        <w:t>Study Organizer</w:t>
      </w:r>
      <w:r w:rsidRPr="00781FF6">
        <w:rPr>
          <w:sz w:val="24"/>
          <w:szCs w:val="24"/>
        </w:rPr>
        <w:t>.  The Monitor Log – Electronic placeholders shall remain intact due to the requirement set in Study Organizer.</w:t>
      </w:r>
      <w:r w:rsidR="00367A13" w:rsidRPr="00781FF6">
        <w:rPr>
          <w:sz w:val="24"/>
          <w:szCs w:val="24"/>
        </w:rPr>
        <w:t xml:space="preserve"> (ADO PBI 15337.12)</w:t>
      </w:r>
    </w:p>
    <w:p w14:paraId="585062B1" w14:textId="77777777" w:rsidR="00E56DB5" w:rsidRPr="00781FF6" w:rsidRDefault="00E56DB5" w:rsidP="00E56DB5">
      <w:pPr>
        <w:ind w:left="2700"/>
        <w:rPr>
          <w:rFonts w:ascii="Arial" w:hAnsi="Arial" w:cs="Arial"/>
          <w:szCs w:val="24"/>
        </w:rPr>
      </w:pPr>
    </w:p>
    <w:p w14:paraId="06AA512B" w14:textId="77777777" w:rsidR="00E56DB5" w:rsidRPr="00781FF6" w:rsidRDefault="00E56DB5" w:rsidP="001424B8">
      <w:pPr>
        <w:pStyle w:val="Heading2"/>
        <w:rPr>
          <w:sz w:val="24"/>
          <w:szCs w:val="24"/>
        </w:rPr>
      </w:pPr>
      <w:bookmarkStart w:id="77" w:name="_Toc194687875"/>
      <w:bookmarkStart w:id="78" w:name="_Toc195008593"/>
      <w:bookmarkStart w:id="79" w:name="_Toc198026158"/>
      <w:r w:rsidRPr="00781FF6">
        <w:rPr>
          <w:sz w:val="24"/>
          <w:szCs w:val="24"/>
        </w:rPr>
        <w:t>Monitoring Visit Report</w:t>
      </w:r>
      <w:bookmarkEnd w:id="77"/>
      <w:bookmarkEnd w:id="78"/>
      <w:bookmarkEnd w:id="79"/>
    </w:p>
    <w:p w14:paraId="4EF890D3" w14:textId="2E21CEDC" w:rsidR="00E56DB5" w:rsidRPr="00781FF6" w:rsidRDefault="00E56DB5" w:rsidP="001B4D78">
      <w:pPr>
        <w:pStyle w:val="Heading3"/>
        <w:rPr>
          <w:b w:val="0"/>
          <w:bCs w:val="0"/>
          <w:sz w:val="24"/>
          <w:szCs w:val="24"/>
        </w:rPr>
      </w:pPr>
      <w:r w:rsidRPr="00781FF6">
        <w:rPr>
          <w:b w:val="0"/>
          <w:bCs w:val="0"/>
          <w:sz w:val="24"/>
          <w:szCs w:val="24"/>
        </w:rPr>
        <w:t>The PDF output for the Periodic</w:t>
      </w:r>
      <w:r w:rsidRPr="7BBE70BB">
        <w:rPr>
          <w:b w:val="0"/>
          <w:bCs w:val="0"/>
          <w:sz w:val="24"/>
          <w:szCs w:val="24"/>
        </w:rPr>
        <w:t xml:space="preserve"> </w:t>
      </w:r>
      <w:r w:rsidR="00651D2B">
        <w:rPr>
          <w:b w:val="0"/>
          <w:bCs w:val="0"/>
          <w:sz w:val="24"/>
          <w:szCs w:val="24"/>
        </w:rPr>
        <w:t>Monitoring</w:t>
      </w:r>
      <w:r w:rsidRPr="00781FF6">
        <w:rPr>
          <w:b w:val="0"/>
          <w:bCs w:val="0"/>
          <w:sz w:val="24"/>
          <w:szCs w:val="24"/>
        </w:rPr>
        <w:t xml:space="preserve"> Visit report shall conform to the template and shall be based on the template version associated with the visit. The Periodic </w:t>
      </w:r>
      <w:r w:rsidR="00053E19">
        <w:rPr>
          <w:b w:val="0"/>
          <w:bCs w:val="0"/>
          <w:sz w:val="24"/>
          <w:szCs w:val="24"/>
        </w:rPr>
        <w:t xml:space="preserve">Monitoring </w:t>
      </w:r>
      <w:r w:rsidRPr="00781FF6">
        <w:rPr>
          <w:b w:val="0"/>
          <w:bCs w:val="0"/>
          <w:sz w:val="24"/>
          <w:szCs w:val="24"/>
        </w:rPr>
        <w:t>Visit report output shall contain the following sections:</w:t>
      </w:r>
      <w:r w:rsidR="00367A13" w:rsidRPr="00781FF6">
        <w:rPr>
          <w:b w:val="0"/>
          <w:bCs w:val="0"/>
          <w:sz w:val="24"/>
          <w:szCs w:val="24"/>
        </w:rPr>
        <w:t xml:space="preserve"> (ADO PBI 15338.1)</w:t>
      </w:r>
    </w:p>
    <w:p w14:paraId="30D8BCF4" w14:textId="77777777" w:rsidR="00E56DB5" w:rsidRPr="00781FF6" w:rsidRDefault="00E56DB5" w:rsidP="001424B8">
      <w:pPr>
        <w:pStyle w:val="NormalBullet"/>
        <w:ind w:left="2160"/>
        <w:rPr>
          <w:sz w:val="24"/>
          <w:szCs w:val="24"/>
        </w:rPr>
      </w:pPr>
      <w:r w:rsidRPr="00781FF6">
        <w:rPr>
          <w:sz w:val="24"/>
          <w:szCs w:val="24"/>
        </w:rPr>
        <w:t>Study Title, Site Name, Principal Investigator, Visit Dates, and Visit Type</w:t>
      </w:r>
    </w:p>
    <w:p w14:paraId="05D5AF5E" w14:textId="77777777" w:rsidR="00E56DB5" w:rsidRPr="00781FF6" w:rsidRDefault="00E56DB5" w:rsidP="001424B8">
      <w:pPr>
        <w:pStyle w:val="NormalBullet"/>
        <w:ind w:left="2160"/>
        <w:rPr>
          <w:sz w:val="24"/>
          <w:szCs w:val="24"/>
        </w:rPr>
      </w:pPr>
      <w:r w:rsidRPr="00781FF6">
        <w:rPr>
          <w:sz w:val="24"/>
          <w:szCs w:val="24"/>
        </w:rPr>
        <w:t>Abbott and Site Attendees</w:t>
      </w:r>
    </w:p>
    <w:p w14:paraId="71B54AA4" w14:textId="77777777" w:rsidR="00E56DB5" w:rsidRPr="00781FF6" w:rsidRDefault="00E56DB5" w:rsidP="001424B8">
      <w:pPr>
        <w:pStyle w:val="NormalBullet"/>
        <w:ind w:left="2160"/>
        <w:rPr>
          <w:sz w:val="24"/>
          <w:szCs w:val="24"/>
        </w:rPr>
      </w:pPr>
      <w:r w:rsidRPr="00781FF6">
        <w:rPr>
          <w:sz w:val="24"/>
          <w:szCs w:val="24"/>
        </w:rPr>
        <w:t>Informed Consent Form Review</w:t>
      </w:r>
    </w:p>
    <w:p w14:paraId="52FD56D6" w14:textId="77777777" w:rsidR="00E56DB5" w:rsidRPr="00781FF6" w:rsidRDefault="00E56DB5" w:rsidP="001424B8">
      <w:pPr>
        <w:pStyle w:val="NormalBullet"/>
        <w:ind w:left="2160"/>
        <w:rPr>
          <w:sz w:val="24"/>
          <w:szCs w:val="24"/>
        </w:rPr>
      </w:pPr>
      <w:r w:rsidRPr="00781FF6">
        <w:rPr>
          <w:sz w:val="24"/>
          <w:szCs w:val="24"/>
        </w:rPr>
        <w:t>Informed Consent Findings</w:t>
      </w:r>
    </w:p>
    <w:p w14:paraId="5BF920E3" w14:textId="77777777" w:rsidR="00E56DB5" w:rsidRPr="00781FF6" w:rsidRDefault="00E56DB5" w:rsidP="001424B8">
      <w:pPr>
        <w:pStyle w:val="NormalBullet"/>
        <w:ind w:left="2160"/>
        <w:rPr>
          <w:sz w:val="24"/>
          <w:szCs w:val="24"/>
        </w:rPr>
      </w:pPr>
      <w:r w:rsidRPr="00781FF6">
        <w:rPr>
          <w:sz w:val="24"/>
          <w:szCs w:val="24"/>
        </w:rPr>
        <w:t>Source Document Review (SDR)</w:t>
      </w:r>
    </w:p>
    <w:p w14:paraId="7F6F99CD" w14:textId="77777777" w:rsidR="00E56DB5" w:rsidRPr="00781FF6" w:rsidRDefault="00E56DB5" w:rsidP="001424B8">
      <w:pPr>
        <w:pStyle w:val="NormalBullet"/>
        <w:ind w:left="2160"/>
        <w:rPr>
          <w:sz w:val="24"/>
          <w:szCs w:val="24"/>
        </w:rPr>
      </w:pPr>
      <w:r w:rsidRPr="00781FF6">
        <w:rPr>
          <w:sz w:val="24"/>
          <w:szCs w:val="24"/>
        </w:rPr>
        <w:t>SDR Findings</w:t>
      </w:r>
    </w:p>
    <w:p w14:paraId="776C388B" w14:textId="77777777" w:rsidR="00E56DB5" w:rsidRPr="00781FF6" w:rsidRDefault="00E56DB5" w:rsidP="001424B8">
      <w:pPr>
        <w:pStyle w:val="NormalBullet"/>
        <w:ind w:left="2160"/>
        <w:rPr>
          <w:sz w:val="24"/>
          <w:szCs w:val="24"/>
        </w:rPr>
      </w:pPr>
      <w:r w:rsidRPr="00781FF6">
        <w:rPr>
          <w:sz w:val="24"/>
          <w:szCs w:val="24"/>
        </w:rPr>
        <w:t>Source Data Verification (SDV)</w:t>
      </w:r>
    </w:p>
    <w:p w14:paraId="0DC21C11" w14:textId="77777777" w:rsidR="00E56DB5" w:rsidRPr="00781FF6" w:rsidRDefault="00E56DB5" w:rsidP="001424B8">
      <w:pPr>
        <w:pStyle w:val="NormalBullet"/>
        <w:ind w:left="2160"/>
        <w:rPr>
          <w:sz w:val="24"/>
          <w:szCs w:val="24"/>
        </w:rPr>
      </w:pPr>
      <w:r w:rsidRPr="00781FF6">
        <w:rPr>
          <w:sz w:val="24"/>
          <w:szCs w:val="24"/>
        </w:rPr>
        <w:t>SDV Findings</w:t>
      </w:r>
    </w:p>
    <w:p w14:paraId="6ABB7D7B" w14:textId="77777777" w:rsidR="00E56DB5" w:rsidRPr="00781FF6" w:rsidRDefault="00E56DB5" w:rsidP="001424B8">
      <w:pPr>
        <w:pStyle w:val="NormalBullet"/>
        <w:ind w:left="2160"/>
        <w:rPr>
          <w:sz w:val="24"/>
          <w:szCs w:val="24"/>
        </w:rPr>
      </w:pPr>
      <w:r w:rsidRPr="00781FF6">
        <w:rPr>
          <w:sz w:val="24"/>
          <w:szCs w:val="24"/>
        </w:rPr>
        <w:t>General Monitoring Activities and Critical Processes</w:t>
      </w:r>
    </w:p>
    <w:p w14:paraId="35C9D890" w14:textId="77777777" w:rsidR="00E56DB5" w:rsidRPr="00781FF6" w:rsidRDefault="00E56DB5" w:rsidP="001424B8">
      <w:pPr>
        <w:pStyle w:val="NormalBullet"/>
        <w:ind w:left="2160"/>
        <w:rPr>
          <w:sz w:val="24"/>
          <w:szCs w:val="24"/>
        </w:rPr>
      </w:pPr>
      <w:r w:rsidRPr="00781FF6">
        <w:rPr>
          <w:sz w:val="24"/>
          <w:szCs w:val="24"/>
        </w:rPr>
        <w:t>General Monitoring Activities and Critical Process Finding(s)</w:t>
      </w:r>
    </w:p>
    <w:p w14:paraId="1B85CFFA" w14:textId="77777777" w:rsidR="00E56DB5" w:rsidRPr="00781FF6" w:rsidRDefault="00E56DB5" w:rsidP="001424B8">
      <w:pPr>
        <w:pStyle w:val="NormalBullet"/>
        <w:ind w:left="2160"/>
        <w:rPr>
          <w:sz w:val="24"/>
          <w:szCs w:val="24"/>
        </w:rPr>
      </w:pPr>
      <w:r w:rsidRPr="00781FF6">
        <w:rPr>
          <w:sz w:val="24"/>
          <w:szCs w:val="24"/>
        </w:rPr>
        <w:t>Escalation Finding(s)</w:t>
      </w:r>
    </w:p>
    <w:p w14:paraId="77885E1E" w14:textId="77777777" w:rsidR="00E56DB5" w:rsidRPr="00781FF6" w:rsidRDefault="00E56DB5" w:rsidP="001424B8">
      <w:pPr>
        <w:pStyle w:val="NormalBullet"/>
        <w:ind w:left="2160"/>
        <w:rPr>
          <w:sz w:val="24"/>
          <w:szCs w:val="24"/>
        </w:rPr>
      </w:pPr>
      <w:r w:rsidRPr="00781FF6">
        <w:rPr>
          <w:sz w:val="24"/>
          <w:szCs w:val="24"/>
        </w:rPr>
        <w:t>Finding(s) from Previous Visits</w:t>
      </w:r>
    </w:p>
    <w:p w14:paraId="458F9CDC" w14:textId="77777777" w:rsidR="00E56DB5" w:rsidRPr="00781FF6" w:rsidRDefault="00E56DB5" w:rsidP="001424B8">
      <w:pPr>
        <w:pStyle w:val="NormalBullet"/>
        <w:ind w:left="2160"/>
        <w:rPr>
          <w:sz w:val="24"/>
          <w:szCs w:val="24"/>
        </w:rPr>
      </w:pPr>
      <w:r w:rsidRPr="00781FF6">
        <w:rPr>
          <w:sz w:val="24"/>
          <w:szCs w:val="24"/>
        </w:rPr>
        <w:t>Comments</w:t>
      </w:r>
    </w:p>
    <w:p w14:paraId="3181766B" w14:textId="77777777" w:rsidR="00E56DB5" w:rsidRPr="00781FF6" w:rsidRDefault="00E56DB5" w:rsidP="001424B8">
      <w:pPr>
        <w:pStyle w:val="NormalBullet"/>
        <w:ind w:left="2160"/>
        <w:rPr>
          <w:sz w:val="24"/>
          <w:szCs w:val="24"/>
        </w:rPr>
      </w:pPr>
      <w:r w:rsidRPr="00781FF6">
        <w:rPr>
          <w:sz w:val="24"/>
          <w:szCs w:val="24"/>
        </w:rPr>
        <w:t xml:space="preserve">Site Summary of enrollment, protocol deviations, adverse events, total withdrawals excluding deaths, deaths, and IRB expiration date.   </w:t>
      </w:r>
    </w:p>
    <w:p w14:paraId="4D1C5AE0" w14:textId="2B596658" w:rsidR="005D36D3" w:rsidRPr="00781FF6" w:rsidRDefault="005D36D3" w:rsidP="001B4D78">
      <w:pPr>
        <w:pStyle w:val="Heading3"/>
        <w:rPr>
          <w:b w:val="0"/>
          <w:bCs w:val="0"/>
          <w:sz w:val="24"/>
          <w:szCs w:val="24"/>
        </w:rPr>
      </w:pPr>
      <w:r w:rsidRPr="00781FF6">
        <w:rPr>
          <w:b w:val="0"/>
          <w:bCs w:val="0"/>
          <w:sz w:val="24"/>
          <w:szCs w:val="24"/>
        </w:rPr>
        <w:t>The output of the Periodic Monitoring Visit report shall display all findings that were imported into the visit.</w:t>
      </w:r>
      <w:r w:rsidR="00AF4B46" w:rsidRPr="00781FF6">
        <w:rPr>
          <w:b w:val="0"/>
          <w:bCs w:val="0"/>
          <w:sz w:val="24"/>
          <w:szCs w:val="24"/>
        </w:rPr>
        <w:t xml:space="preserve"> (ADO PBI 15338.2)</w:t>
      </w:r>
    </w:p>
    <w:p w14:paraId="3081A629" w14:textId="4F8FB35F" w:rsidR="004372DE" w:rsidRPr="00781FF6" w:rsidRDefault="004372DE" w:rsidP="001B4D78">
      <w:pPr>
        <w:pStyle w:val="Heading3"/>
        <w:rPr>
          <w:b w:val="0"/>
          <w:bCs w:val="0"/>
          <w:sz w:val="24"/>
          <w:szCs w:val="24"/>
        </w:rPr>
      </w:pPr>
      <w:r w:rsidRPr="00781FF6">
        <w:rPr>
          <w:b w:val="0"/>
          <w:bCs w:val="0"/>
          <w:sz w:val="24"/>
          <w:szCs w:val="24"/>
        </w:rPr>
        <w:t xml:space="preserve">The output shall </w:t>
      </w:r>
      <w:r w:rsidR="001424B8" w:rsidRPr="00781FF6">
        <w:rPr>
          <w:b w:val="0"/>
          <w:bCs w:val="0"/>
          <w:sz w:val="24"/>
          <w:szCs w:val="24"/>
        </w:rPr>
        <w:t xml:space="preserve">be stamped with “DRAFT” </w:t>
      </w:r>
      <w:r w:rsidRPr="00781FF6">
        <w:rPr>
          <w:b w:val="0"/>
          <w:bCs w:val="0"/>
          <w:sz w:val="24"/>
          <w:szCs w:val="24"/>
        </w:rPr>
        <w:t>when generated for a visit that is in the FCRA Review or Manager Review stages.</w:t>
      </w:r>
      <w:r w:rsidR="64DCE925" w:rsidRPr="00781FF6">
        <w:rPr>
          <w:b w:val="0"/>
          <w:bCs w:val="0"/>
          <w:sz w:val="24"/>
          <w:szCs w:val="24"/>
        </w:rPr>
        <w:t xml:space="preserve">  The “DRAFT” stamp shall be removed once the status is updated to Manager Approved.</w:t>
      </w:r>
      <w:r w:rsidR="00AF4B46" w:rsidRPr="00781FF6">
        <w:rPr>
          <w:b w:val="0"/>
          <w:bCs w:val="0"/>
          <w:sz w:val="24"/>
          <w:szCs w:val="24"/>
        </w:rPr>
        <w:t xml:space="preserve"> (ADO PBI 15338.3)</w:t>
      </w:r>
    </w:p>
    <w:p w14:paraId="2EEE1272" w14:textId="7317C03B" w:rsidR="00E868B2" w:rsidRPr="00781FF6" w:rsidRDefault="00E868B2" w:rsidP="00F154DD">
      <w:pPr>
        <w:pStyle w:val="Heading3"/>
        <w:rPr>
          <w:b w:val="0"/>
          <w:bCs w:val="0"/>
          <w:sz w:val="24"/>
          <w:szCs w:val="24"/>
        </w:rPr>
      </w:pPr>
      <w:r w:rsidRPr="00781FF6">
        <w:rPr>
          <w:b w:val="0"/>
          <w:bCs w:val="0"/>
          <w:sz w:val="24"/>
          <w:szCs w:val="24"/>
        </w:rPr>
        <w:t>The internal visit rating shall not be present on</w:t>
      </w:r>
      <w:r w:rsidR="003E1F95" w:rsidRPr="00781FF6">
        <w:rPr>
          <w:b w:val="0"/>
          <w:bCs w:val="0"/>
          <w:sz w:val="24"/>
          <w:szCs w:val="24"/>
        </w:rPr>
        <w:t xml:space="preserve"> the</w:t>
      </w:r>
      <w:r w:rsidRPr="00781FF6">
        <w:rPr>
          <w:b w:val="0"/>
          <w:bCs w:val="0"/>
          <w:sz w:val="24"/>
          <w:szCs w:val="24"/>
        </w:rPr>
        <w:t xml:space="preserve"> </w:t>
      </w:r>
      <w:r w:rsidR="030AAA5B" w:rsidRPr="7E4A3D25">
        <w:rPr>
          <w:b w:val="0"/>
          <w:bCs w:val="0"/>
          <w:sz w:val="24"/>
          <w:szCs w:val="24"/>
        </w:rPr>
        <w:t>Periodic</w:t>
      </w:r>
      <w:r w:rsidRPr="7E4A3D25">
        <w:rPr>
          <w:b w:val="0"/>
          <w:bCs w:val="0"/>
          <w:sz w:val="24"/>
          <w:szCs w:val="24"/>
        </w:rPr>
        <w:t xml:space="preserve"> </w:t>
      </w:r>
      <w:r w:rsidRPr="00781FF6">
        <w:rPr>
          <w:b w:val="0"/>
          <w:bCs w:val="0"/>
          <w:sz w:val="24"/>
          <w:szCs w:val="24"/>
        </w:rPr>
        <w:t>Monitoring Visit Report</w:t>
      </w:r>
      <w:r w:rsidR="00AF4B46" w:rsidRPr="00781FF6">
        <w:rPr>
          <w:b w:val="0"/>
          <w:bCs w:val="0"/>
          <w:sz w:val="24"/>
          <w:szCs w:val="24"/>
        </w:rPr>
        <w:t>. (ADO PBI 15338.4)</w:t>
      </w:r>
    </w:p>
    <w:p w14:paraId="027A752E" w14:textId="77777777" w:rsidR="00E868B2" w:rsidRPr="00B1273B" w:rsidRDefault="00E868B2" w:rsidP="00501235">
      <w:pPr>
        <w:rPr>
          <w:rFonts w:ascii="Arial" w:hAnsi="Arial" w:cs="Arial"/>
          <w:szCs w:val="24"/>
        </w:rPr>
      </w:pPr>
    </w:p>
    <w:p w14:paraId="7A55B442" w14:textId="77777777" w:rsidR="00BF5CA0" w:rsidRPr="00B1273B" w:rsidRDefault="00BF5CA0" w:rsidP="00062D93">
      <w:pPr>
        <w:ind w:left="1800"/>
        <w:rPr>
          <w:rFonts w:ascii="Arial" w:hAnsi="Arial" w:cs="Arial"/>
          <w:szCs w:val="24"/>
        </w:rPr>
      </w:pPr>
    </w:p>
    <w:p w14:paraId="29E2C294" w14:textId="7E249070" w:rsidR="008F6905" w:rsidRPr="00B1273B" w:rsidRDefault="008F6905" w:rsidP="002F7D0C">
      <w:pPr>
        <w:pStyle w:val="Heading2"/>
        <w:rPr>
          <w:sz w:val="24"/>
          <w:szCs w:val="24"/>
        </w:rPr>
      </w:pPr>
      <w:bookmarkStart w:id="80" w:name="_Toc194687876"/>
      <w:bookmarkStart w:id="81" w:name="_Toc195008594"/>
      <w:bookmarkStart w:id="82" w:name="_Toc198026159"/>
      <w:r w:rsidRPr="00B1273B">
        <w:rPr>
          <w:sz w:val="24"/>
          <w:szCs w:val="24"/>
        </w:rPr>
        <w:t>Monitoring Letter</w:t>
      </w:r>
      <w:bookmarkEnd w:id="80"/>
      <w:bookmarkEnd w:id="81"/>
      <w:bookmarkEnd w:id="82"/>
    </w:p>
    <w:p w14:paraId="1E7A2F65" w14:textId="54014D67" w:rsidR="005D36D3" w:rsidRPr="00B1273B" w:rsidRDefault="6C2ACD66" w:rsidP="001B4D78">
      <w:pPr>
        <w:pStyle w:val="Heading3"/>
        <w:rPr>
          <w:b w:val="0"/>
          <w:bCs w:val="0"/>
          <w:sz w:val="24"/>
          <w:szCs w:val="24"/>
        </w:rPr>
      </w:pPr>
      <w:r w:rsidRPr="00B1273B">
        <w:rPr>
          <w:b w:val="0"/>
          <w:bCs w:val="0"/>
          <w:sz w:val="24"/>
          <w:szCs w:val="24"/>
        </w:rPr>
        <w:t xml:space="preserve">The Monitor Letter shall pull all findings that were created, closed and/or edited using the Findings Maintenance module as well as any findings that were created, closed and/or edited during the scheduled periodic monitoring visit. </w:t>
      </w:r>
      <w:r w:rsidR="00613C87">
        <w:rPr>
          <w:b w:val="0"/>
          <w:bCs w:val="0"/>
          <w:sz w:val="24"/>
          <w:szCs w:val="24"/>
        </w:rPr>
        <w:t>The e</w:t>
      </w:r>
      <w:r w:rsidRPr="00B1273B">
        <w:rPr>
          <w:b w:val="0"/>
          <w:bCs w:val="0"/>
          <w:sz w:val="24"/>
          <w:szCs w:val="24"/>
        </w:rPr>
        <w:t>xception is that escalation findings</w:t>
      </w:r>
      <w:r w:rsidR="3D116591" w:rsidRPr="00B1273B">
        <w:rPr>
          <w:b w:val="0"/>
          <w:bCs w:val="0"/>
          <w:sz w:val="24"/>
          <w:szCs w:val="24"/>
        </w:rPr>
        <w:t xml:space="preserve"> shall be</w:t>
      </w:r>
      <w:r w:rsidRPr="00B1273B">
        <w:rPr>
          <w:b w:val="0"/>
          <w:bCs w:val="0"/>
          <w:sz w:val="24"/>
          <w:szCs w:val="24"/>
        </w:rPr>
        <w:t xml:space="preserve"> excluded from monitoring letter.</w:t>
      </w:r>
      <w:r w:rsidR="264B3D14" w:rsidRPr="00B1273B">
        <w:rPr>
          <w:b w:val="0"/>
          <w:bCs w:val="0"/>
          <w:sz w:val="24"/>
          <w:szCs w:val="24"/>
        </w:rPr>
        <w:t xml:space="preserve"> (ADO PBI 15339.1)</w:t>
      </w:r>
    </w:p>
    <w:p w14:paraId="151E2280" w14:textId="6CE3C506" w:rsidR="00507622" w:rsidRPr="00341AD6" w:rsidRDefault="00E868B2" w:rsidP="00341AD6">
      <w:pPr>
        <w:pStyle w:val="Heading3"/>
        <w:rPr>
          <w:b w:val="0"/>
          <w:bCs w:val="0"/>
          <w:sz w:val="24"/>
          <w:szCs w:val="24"/>
        </w:rPr>
      </w:pPr>
      <w:r w:rsidRPr="00A843CE">
        <w:rPr>
          <w:b w:val="0"/>
          <w:bCs w:val="0"/>
          <w:sz w:val="24"/>
          <w:szCs w:val="24"/>
        </w:rPr>
        <w:t>The internal visit rating shall not be present on the Monitor Letter.</w:t>
      </w:r>
      <w:r w:rsidR="00153CB8" w:rsidRPr="00A843CE">
        <w:rPr>
          <w:b w:val="0"/>
          <w:bCs w:val="0"/>
          <w:sz w:val="24"/>
          <w:szCs w:val="24"/>
        </w:rPr>
        <w:t xml:space="preserve"> (ADO PBI 15339.2)</w:t>
      </w:r>
      <w:bookmarkStart w:id="83" w:name="_Toc194687877"/>
    </w:p>
    <w:bookmarkEnd w:id="83"/>
    <w:p w14:paraId="6F83CE48" w14:textId="77777777" w:rsidR="00577B00" w:rsidRPr="00AA2539" w:rsidRDefault="00577B00" w:rsidP="00577B00">
      <w:pPr>
        <w:rPr>
          <w:rFonts w:ascii="Arial" w:hAnsi="Arial" w:cs="Arial"/>
          <w:szCs w:val="24"/>
        </w:rPr>
      </w:pPr>
    </w:p>
    <w:p w14:paraId="26FFF373" w14:textId="77777777" w:rsidR="004958B6" w:rsidRPr="00AA2539" w:rsidRDefault="004958B6" w:rsidP="001424B8">
      <w:pPr>
        <w:pStyle w:val="Heading2"/>
        <w:rPr>
          <w:sz w:val="24"/>
          <w:szCs w:val="24"/>
        </w:rPr>
      </w:pPr>
      <w:bookmarkStart w:id="84" w:name="_Toc194686588"/>
      <w:bookmarkStart w:id="85" w:name="_Toc194687881"/>
      <w:bookmarkStart w:id="86" w:name="_Toc195008596"/>
      <w:bookmarkStart w:id="87" w:name="_Toc198026160"/>
      <w:r w:rsidRPr="00AA2539">
        <w:rPr>
          <w:sz w:val="24"/>
          <w:szCs w:val="24"/>
        </w:rPr>
        <w:t>Visit Prepare</w:t>
      </w:r>
      <w:bookmarkEnd w:id="84"/>
      <w:bookmarkEnd w:id="85"/>
      <w:bookmarkEnd w:id="86"/>
      <w:bookmarkEnd w:id="87"/>
    </w:p>
    <w:p w14:paraId="6813ED16" w14:textId="17601BB6" w:rsidR="004958B6" w:rsidRPr="00AA2539" w:rsidRDefault="004958B6" w:rsidP="001B4D78">
      <w:pPr>
        <w:pStyle w:val="Heading3"/>
        <w:rPr>
          <w:sz w:val="24"/>
          <w:szCs w:val="24"/>
        </w:rPr>
      </w:pPr>
      <w:bookmarkStart w:id="88" w:name="_Toc194687882"/>
      <w:r w:rsidRPr="00AA2539">
        <w:rPr>
          <w:sz w:val="24"/>
          <w:szCs w:val="24"/>
        </w:rPr>
        <w:t>General Visit Prepare</w:t>
      </w:r>
      <w:bookmarkEnd w:id="88"/>
    </w:p>
    <w:p w14:paraId="5F7B4E31" w14:textId="0121E2F6" w:rsidR="004958B6" w:rsidRPr="00AA2539" w:rsidRDefault="004958B6" w:rsidP="001B4D78">
      <w:pPr>
        <w:pStyle w:val="Heading4"/>
        <w:rPr>
          <w:sz w:val="24"/>
          <w:szCs w:val="24"/>
        </w:rPr>
      </w:pPr>
      <w:r w:rsidRPr="00AA2539">
        <w:rPr>
          <w:sz w:val="24"/>
          <w:szCs w:val="24"/>
        </w:rPr>
        <w:t>For Periodic visits, a visit prepare procedure shall run daily and will prepare periodic visits scheduled to begin the same day and up to seven (7) days from the visit start date.</w:t>
      </w:r>
      <w:r w:rsidR="00C45337" w:rsidRPr="00AA2539">
        <w:rPr>
          <w:sz w:val="24"/>
          <w:szCs w:val="24"/>
        </w:rPr>
        <w:t xml:space="preserve"> (ADO PBI 15963.1)</w:t>
      </w:r>
    </w:p>
    <w:p w14:paraId="1873888B" w14:textId="5EC87503" w:rsidR="004958B6" w:rsidRPr="00AA2539" w:rsidRDefault="004958B6" w:rsidP="001B4D78">
      <w:pPr>
        <w:pStyle w:val="Heading4"/>
        <w:rPr>
          <w:sz w:val="24"/>
          <w:szCs w:val="24"/>
        </w:rPr>
      </w:pPr>
      <w:r w:rsidRPr="00AA2539">
        <w:rPr>
          <w:sz w:val="24"/>
          <w:szCs w:val="24"/>
        </w:rPr>
        <w:t>For Periodic visits, the visit prepare procedure shall set the visit template ID to the latest Periodic Monitoring Visit template.</w:t>
      </w:r>
      <w:r w:rsidR="00C45337" w:rsidRPr="00AA2539">
        <w:rPr>
          <w:sz w:val="24"/>
          <w:szCs w:val="24"/>
        </w:rPr>
        <w:t xml:space="preserve"> (ADO PBI 15963.2)</w:t>
      </w:r>
    </w:p>
    <w:p w14:paraId="2349EEB3" w14:textId="3AE63B06" w:rsidR="004958B6" w:rsidRPr="00AA2539" w:rsidRDefault="004958B6" w:rsidP="001B4D78">
      <w:pPr>
        <w:pStyle w:val="Heading4"/>
        <w:rPr>
          <w:sz w:val="24"/>
          <w:szCs w:val="24"/>
        </w:rPr>
      </w:pPr>
      <w:r w:rsidRPr="00AA2539">
        <w:rPr>
          <w:sz w:val="24"/>
          <w:szCs w:val="24"/>
        </w:rPr>
        <w:t>If a visit is still in scheduled status, the visit preparation procedure shall set the visit status to “New Visit.”</w:t>
      </w:r>
      <w:r w:rsidR="00C45337" w:rsidRPr="00AA2539">
        <w:rPr>
          <w:sz w:val="24"/>
          <w:szCs w:val="24"/>
        </w:rPr>
        <w:t xml:space="preserve"> (ADO PBI 15963.3)</w:t>
      </w:r>
    </w:p>
    <w:p w14:paraId="66571753" w14:textId="420B6CCE" w:rsidR="004958B6" w:rsidRPr="00AA2539" w:rsidRDefault="004958B6" w:rsidP="001B4D78">
      <w:pPr>
        <w:pStyle w:val="Heading4"/>
        <w:rPr>
          <w:sz w:val="24"/>
          <w:szCs w:val="24"/>
        </w:rPr>
      </w:pPr>
      <w:r w:rsidRPr="00AA2539">
        <w:rPr>
          <w:sz w:val="24"/>
          <w:szCs w:val="24"/>
        </w:rPr>
        <w:t>The visit prepare procedure shall populate Site Summary information in the monitoring visit table (IRB Expiration Date, Enrollment, AE Count, Death Count, and Withdrawal Count).</w:t>
      </w:r>
      <w:r w:rsidR="00C45337" w:rsidRPr="00AA2539">
        <w:rPr>
          <w:sz w:val="24"/>
          <w:szCs w:val="24"/>
        </w:rPr>
        <w:t xml:space="preserve"> (ADO PBI 15963.4)</w:t>
      </w:r>
    </w:p>
    <w:p w14:paraId="3626C43D" w14:textId="448106CB" w:rsidR="004958B6" w:rsidRPr="00AA2539" w:rsidRDefault="004958B6" w:rsidP="001B4D78">
      <w:pPr>
        <w:pStyle w:val="Heading4"/>
        <w:rPr>
          <w:sz w:val="24"/>
          <w:szCs w:val="24"/>
        </w:rPr>
      </w:pPr>
      <w:r w:rsidRPr="00AA2539">
        <w:rPr>
          <w:sz w:val="24"/>
          <w:szCs w:val="24"/>
        </w:rPr>
        <w:t>For Periodic visits, the visit prepare procedure shall import any unresolved findings from previous monitoring visits.</w:t>
      </w:r>
      <w:r w:rsidR="00C45337" w:rsidRPr="00AA2539">
        <w:rPr>
          <w:sz w:val="24"/>
          <w:szCs w:val="24"/>
        </w:rPr>
        <w:t xml:space="preserve"> (ADO PBI 15963.5)</w:t>
      </w:r>
    </w:p>
    <w:p w14:paraId="08432005" w14:textId="55B7F9BB" w:rsidR="004958B6" w:rsidRPr="00AA2539" w:rsidRDefault="004958B6" w:rsidP="001B4D78">
      <w:pPr>
        <w:pStyle w:val="Heading4"/>
        <w:rPr>
          <w:sz w:val="24"/>
          <w:szCs w:val="24"/>
        </w:rPr>
      </w:pPr>
      <w:r w:rsidRPr="00AA2539">
        <w:rPr>
          <w:sz w:val="24"/>
          <w:szCs w:val="24"/>
        </w:rPr>
        <w:t>For Periodic visits, the visit prepare procedure shall also bring in any findings that were resolved between two monitoring visits (via the Findings Maintenance module).</w:t>
      </w:r>
      <w:r w:rsidR="00C45337" w:rsidRPr="00AA2539">
        <w:rPr>
          <w:sz w:val="24"/>
          <w:szCs w:val="24"/>
        </w:rPr>
        <w:t xml:space="preserve"> (ADO PBI 15963.6)</w:t>
      </w:r>
    </w:p>
    <w:p w14:paraId="4C33536A" w14:textId="77777777" w:rsidR="004958B6" w:rsidRPr="00AA2539" w:rsidRDefault="004958B6" w:rsidP="004958B6">
      <w:pPr>
        <w:rPr>
          <w:rFonts w:ascii="Arial" w:hAnsi="Arial" w:cs="Arial"/>
          <w:szCs w:val="24"/>
        </w:rPr>
      </w:pPr>
    </w:p>
    <w:p w14:paraId="48F15A41" w14:textId="28C23855" w:rsidR="004958B6" w:rsidRPr="00AA2539" w:rsidRDefault="004958B6" w:rsidP="001B4D78">
      <w:pPr>
        <w:pStyle w:val="Heading3"/>
        <w:rPr>
          <w:sz w:val="24"/>
          <w:szCs w:val="24"/>
        </w:rPr>
      </w:pPr>
      <w:bookmarkStart w:id="89" w:name="_Toc194687883"/>
      <w:r w:rsidRPr="00AA2539">
        <w:rPr>
          <w:sz w:val="24"/>
          <w:szCs w:val="24"/>
        </w:rPr>
        <w:t>Smart SDV Studies Prepare</w:t>
      </w:r>
      <w:bookmarkEnd w:id="89"/>
    </w:p>
    <w:p w14:paraId="0C7839FE" w14:textId="1A6F962A" w:rsidR="004958B6" w:rsidRPr="00AA2539" w:rsidRDefault="004958B6" w:rsidP="001B4D78">
      <w:pPr>
        <w:pStyle w:val="Heading4"/>
        <w:rPr>
          <w:sz w:val="24"/>
          <w:szCs w:val="24"/>
        </w:rPr>
      </w:pPr>
      <w:r w:rsidRPr="00AA2539">
        <w:rPr>
          <w:sz w:val="24"/>
          <w:szCs w:val="24"/>
        </w:rPr>
        <w:t xml:space="preserve">For Smart SDV study sites, the system shall </w:t>
      </w:r>
      <w:r w:rsidR="00420B44" w:rsidRPr="00AA2539">
        <w:rPr>
          <w:sz w:val="24"/>
          <w:szCs w:val="24"/>
        </w:rPr>
        <w:t>import,</w:t>
      </w:r>
      <w:r w:rsidR="0046045B" w:rsidRPr="00AA2539">
        <w:rPr>
          <w:sz w:val="24"/>
          <w:szCs w:val="24"/>
        </w:rPr>
        <w:t xml:space="preserve"> per the</w:t>
      </w:r>
      <w:r w:rsidRPr="00AA2539">
        <w:rPr>
          <w:sz w:val="24"/>
          <w:szCs w:val="24"/>
        </w:rPr>
        <w:t xml:space="preserve"> visit prepare procedure</w:t>
      </w:r>
      <w:r w:rsidR="00DB4B1A" w:rsidRPr="00AA2539">
        <w:rPr>
          <w:sz w:val="24"/>
          <w:szCs w:val="24"/>
        </w:rPr>
        <w:t xml:space="preserve">, </w:t>
      </w:r>
      <w:r w:rsidRPr="00AA2539">
        <w:rPr>
          <w:sz w:val="24"/>
          <w:szCs w:val="24"/>
        </w:rPr>
        <w:t xml:space="preserve">SDR review </w:t>
      </w:r>
      <w:r w:rsidR="009B6ECB" w:rsidRPr="00AA2539">
        <w:rPr>
          <w:sz w:val="24"/>
          <w:szCs w:val="24"/>
        </w:rPr>
        <w:t>and associate</w:t>
      </w:r>
      <w:r w:rsidR="006F5900" w:rsidRPr="00AA2539">
        <w:rPr>
          <w:sz w:val="24"/>
          <w:szCs w:val="24"/>
        </w:rPr>
        <w:t>d</w:t>
      </w:r>
      <w:r w:rsidR="009B6ECB" w:rsidRPr="00AA2539">
        <w:rPr>
          <w:sz w:val="24"/>
          <w:szCs w:val="24"/>
        </w:rPr>
        <w:t xml:space="preserve"> patient ICF Review </w:t>
      </w:r>
      <w:r w:rsidRPr="00AA2539">
        <w:rPr>
          <w:sz w:val="24"/>
          <w:szCs w:val="24"/>
        </w:rPr>
        <w:t>items</w:t>
      </w:r>
      <w:r w:rsidR="00420B44" w:rsidRPr="00AA2539">
        <w:rPr>
          <w:sz w:val="24"/>
          <w:szCs w:val="24"/>
        </w:rPr>
        <w:t xml:space="preserve"> as follows</w:t>
      </w:r>
      <w:r w:rsidRPr="00AA2539">
        <w:rPr>
          <w:sz w:val="24"/>
          <w:szCs w:val="24"/>
        </w:rPr>
        <w:t>:</w:t>
      </w:r>
      <w:r w:rsidR="001B421B" w:rsidRPr="00AA2539">
        <w:rPr>
          <w:sz w:val="24"/>
          <w:szCs w:val="24"/>
        </w:rPr>
        <w:t xml:space="preserve"> (ADO PBI 15950.1)</w:t>
      </w:r>
    </w:p>
    <w:p w14:paraId="7B556ABC" w14:textId="00BDCC0E" w:rsidR="004958B6" w:rsidRPr="00AA2539" w:rsidRDefault="00DB4B1A" w:rsidP="001424B8">
      <w:pPr>
        <w:pStyle w:val="NormalBullet"/>
        <w:rPr>
          <w:sz w:val="24"/>
          <w:szCs w:val="24"/>
        </w:rPr>
      </w:pPr>
      <w:r w:rsidRPr="00AA2539">
        <w:rPr>
          <w:sz w:val="24"/>
          <w:szCs w:val="24"/>
        </w:rPr>
        <w:t>A</w:t>
      </w:r>
      <w:r w:rsidR="004958B6" w:rsidRPr="00AA2539">
        <w:rPr>
          <w:sz w:val="24"/>
          <w:szCs w:val="24"/>
        </w:rPr>
        <w:t xml:space="preserve">ll received CRFs </w:t>
      </w:r>
      <w:r w:rsidR="00DC688B" w:rsidRPr="00AA2539">
        <w:rPr>
          <w:sz w:val="24"/>
          <w:szCs w:val="24"/>
        </w:rPr>
        <w:t xml:space="preserve">that have not been </w:t>
      </w:r>
      <w:proofErr w:type="spellStart"/>
      <w:r w:rsidR="00DC688B" w:rsidRPr="00AA2539">
        <w:rPr>
          <w:sz w:val="24"/>
          <w:szCs w:val="24"/>
        </w:rPr>
        <w:t>SDR</w:t>
      </w:r>
      <w:r w:rsidR="00B86CDD" w:rsidRPr="00AA2539">
        <w:rPr>
          <w:sz w:val="24"/>
          <w:szCs w:val="24"/>
        </w:rPr>
        <w:t>’ed</w:t>
      </w:r>
      <w:proofErr w:type="spellEnd"/>
      <w:r w:rsidR="00B86CDD" w:rsidRPr="00AA2539">
        <w:rPr>
          <w:sz w:val="24"/>
          <w:szCs w:val="24"/>
        </w:rPr>
        <w:t xml:space="preserve"> </w:t>
      </w:r>
      <w:r w:rsidR="00DC688B" w:rsidRPr="00AA2539">
        <w:rPr>
          <w:sz w:val="24"/>
          <w:szCs w:val="24"/>
        </w:rPr>
        <w:t xml:space="preserve">per a prior PMV </w:t>
      </w:r>
      <w:r w:rsidR="004958B6" w:rsidRPr="00AA2539">
        <w:rPr>
          <w:sz w:val="24"/>
          <w:szCs w:val="24"/>
        </w:rPr>
        <w:t>and associated patient</w:t>
      </w:r>
      <w:r w:rsidR="001E5AB8" w:rsidRPr="00AA2539">
        <w:rPr>
          <w:sz w:val="24"/>
          <w:szCs w:val="24"/>
        </w:rPr>
        <w:t xml:space="preserve"> ICF Review</w:t>
      </w:r>
      <w:r w:rsidR="004958B6" w:rsidRPr="00AA2539">
        <w:rPr>
          <w:sz w:val="24"/>
          <w:szCs w:val="24"/>
        </w:rPr>
        <w:t xml:space="preserve"> for the pre-selected and pre-reserved patients</w:t>
      </w:r>
      <w:r w:rsidR="001B421B" w:rsidRPr="00AA2539">
        <w:rPr>
          <w:sz w:val="24"/>
          <w:szCs w:val="24"/>
        </w:rPr>
        <w:t>.</w:t>
      </w:r>
    </w:p>
    <w:p w14:paraId="16ECA79C" w14:textId="233147FD" w:rsidR="004958B6" w:rsidRPr="00AA2539" w:rsidRDefault="00DB4B1A" w:rsidP="001424B8">
      <w:pPr>
        <w:pStyle w:val="NormalBullet"/>
        <w:rPr>
          <w:sz w:val="24"/>
          <w:szCs w:val="24"/>
        </w:rPr>
      </w:pPr>
      <w:r w:rsidRPr="00AA2539">
        <w:rPr>
          <w:sz w:val="24"/>
          <w:szCs w:val="24"/>
        </w:rPr>
        <w:t>A</w:t>
      </w:r>
      <w:r w:rsidR="004958B6" w:rsidRPr="00AA2539">
        <w:rPr>
          <w:sz w:val="24"/>
          <w:szCs w:val="24"/>
        </w:rPr>
        <w:t xml:space="preserve">ll received CRFs </w:t>
      </w:r>
      <w:r w:rsidR="00DC688B" w:rsidRPr="00AA2539">
        <w:rPr>
          <w:sz w:val="24"/>
          <w:szCs w:val="24"/>
        </w:rPr>
        <w:t xml:space="preserve">that have not been </w:t>
      </w:r>
      <w:proofErr w:type="spellStart"/>
      <w:r w:rsidR="00B86CDD" w:rsidRPr="00AA2539">
        <w:rPr>
          <w:sz w:val="24"/>
          <w:szCs w:val="24"/>
        </w:rPr>
        <w:t>SDR’ed</w:t>
      </w:r>
      <w:proofErr w:type="spellEnd"/>
      <w:r w:rsidR="00B86CDD" w:rsidRPr="00AA2539">
        <w:rPr>
          <w:sz w:val="24"/>
          <w:szCs w:val="24"/>
        </w:rPr>
        <w:t xml:space="preserve"> </w:t>
      </w:r>
      <w:r w:rsidR="004958B6" w:rsidRPr="00AA2539">
        <w:rPr>
          <w:sz w:val="24"/>
          <w:szCs w:val="24"/>
        </w:rPr>
        <w:t>and associated patient</w:t>
      </w:r>
      <w:r w:rsidR="001E5AB8" w:rsidRPr="00AA2539">
        <w:rPr>
          <w:sz w:val="24"/>
          <w:szCs w:val="24"/>
        </w:rPr>
        <w:t xml:space="preserve"> ICF Review</w:t>
      </w:r>
      <w:r w:rsidR="004958B6" w:rsidRPr="00AA2539">
        <w:rPr>
          <w:sz w:val="24"/>
          <w:szCs w:val="24"/>
        </w:rPr>
        <w:t xml:space="preserve"> from the lot and the SDR backfill for the PMV Selected and PMV Reserved patients</w:t>
      </w:r>
      <w:r w:rsidR="001B421B" w:rsidRPr="00AA2539">
        <w:rPr>
          <w:sz w:val="24"/>
          <w:szCs w:val="24"/>
        </w:rPr>
        <w:t>.</w:t>
      </w:r>
    </w:p>
    <w:p w14:paraId="0FE6C226" w14:textId="261E2191" w:rsidR="004958B6" w:rsidRPr="00AA2539" w:rsidRDefault="00350E7A" w:rsidP="001424B8">
      <w:pPr>
        <w:pStyle w:val="NormalBullet"/>
        <w:rPr>
          <w:sz w:val="24"/>
          <w:szCs w:val="24"/>
        </w:rPr>
      </w:pPr>
      <w:r w:rsidRPr="00AA2539">
        <w:rPr>
          <w:sz w:val="24"/>
          <w:szCs w:val="24"/>
        </w:rPr>
        <w:t>A</w:t>
      </w:r>
      <w:r w:rsidR="004958B6" w:rsidRPr="00AA2539">
        <w:rPr>
          <w:sz w:val="24"/>
          <w:szCs w:val="24"/>
        </w:rPr>
        <w:t xml:space="preserve">ll received CRFs </w:t>
      </w:r>
      <w:r w:rsidR="006F5900" w:rsidRPr="00AA2539">
        <w:rPr>
          <w:sz w:val="24"/>
          <w:szCs w:val="24"/>
        </w:rPr>
        <w:t xml:space="preserve">that were </w:t>
      </w:r>
      <w:r w:rsidR="009B6ECB" w:rsidRPr="00AA2539">
        <w:rPr>
          <w:sz w:val="24"/>
          <w:szCs w:val="24"/>
        </w:rPr>
        <w:t xml:space="preserve">SDR </w:t>
      </w:r>
      <w:r w:rsidR="004958B6" w:rsidRPr="00AA2539">
        <w:rPr>
          <w:sz w:val="24"/>
          <w:szCs w:val="24"/>
        </w:rPr>
        <w:t>deferred in the prior PMV</w:t>
      </w:r>
      <w:r w:rsidR="006F5900" w:rsidRPr="00AA2539">
        <w:rPr>
          <w:sz w:val="24"/>
          <w:szCs w:val="24"/>
        </w:rPr>
        <w:t>,</w:t>
      </w:r>
      <w:r w:rsidRPr="00AA2539">
        <w:rPr>
          <w:sz w:val="24"/>
          <w:szCs w:val="24"/>
        </w:rPr>
        <w:t xml:space="preserve"> along with the associated patient ICF Reviews.</w:t>
      </w:r>
    </w:p>
    <w:p w14:paraId="22B2E14E" w14:textId="73C275A7" w:rsidR="004958B6" w:rsidRPr="00AA2539" w:rsidRDefault="004958B6" w:rsidP="001B4D78">
      <w:pPr>
        <w:pStyle w:val="Heading4"/>
        <w:rPr>
          <w:sz w:val="24"/>
          <w:szCs w:val="24"/>
        </w:rPr>
      </w:pPr>
      <w:r w:rsidRPr="00AA2539">
        <w:rPr>
          <w:sz w:val="24"/>
          <w:szCs w:val="24"/>
        </w:rPr>
        <w:t xml:space="preserve">For Smart SDV study sites, the system shall </w:t>
      </w:r>
      <w:r w:rsidR="006F5900" w:rsidRPr="00AA2539">
        <w:rPr>
          <w:sz w:val="24"/>
          <w:szCs w:val="24"/>
        </w:rPr>
        <w:t xml:space="preserve">import, per the </w:t>
      </w:r>
      <w:r w:rsidRPr="00AA2539">
        <w:rPr>
          <w:sz w:val="24"/>
          <w:szCs w:val="24"/>
        </w:rPr>
        <w:t>visit prepare procedure</w:t>
      </w:r>
      <w:r w:rsidR="006F5900" w:rsidRPr="00AA2539">
        <w:rPr>
          <w:sz w:val="24"/>
          <w:szCs w:val="24"/>
        </w:rPr>
        <w:t>, SDV review and associated patient ICF Review items as follows</w:t>
      </w:r>
      <w:r w:rsidRPr="00AA2539">
        <w:rPr>
          <w:sz w:val="24"/>
          <w:szCs w:val="24"/>
        </w:rPr>
        <w:t>:</w:t>
      </w:r>
      <w:r w:rsidR="001B421B" w:rsidRPr="00AA2539">
        <w:rPr>
          <w:sz w:val="24"/>
          <w:szCs w:val="24"/>
        </w:rPr>
        <w:t xml:space="preserve"> (ADO PBI 15950.2)</w:t>
      </w:r>
    </w:p>
    <w:p w14:paraId="437A3B56" w14:textId="656CF3F5" w:rsidR="004958B6" w:rsidRPr="00AA2539" w:rsidRDefault="006F5900" w:rsidP="001424B8">
      <w:pPr>
        <w:pStyle w:val="NormalBullet"/>
        <w:rPr>
          <w:sz w:val="24"/>
          <w:szCs w:val="24"/>
        </w:rPr>
      </w:pPr>
      <w:r w:rsidRPr="00AA2539">
        <w:rPr>
          <w:sz w:val="24"/>
          <w:szCs w:val="24"/>
        </w:rPr>
        <w:t>All</w:t>
      </w:r>
      <w:r w:rsidR="004958B6" w:rsidRPr="00AA2539">
        <w:rPr>
          <w:sz w:val="24"/>
          <w:szCs w:val="24"/>
        </w:rPr>
        <w:t xml:space="preserve"> received CRFs from the lot for the pre-selected and pre-reserved </w:t>
      </w:r>
      <w:proofErr w:type="gramStart"/>
      <w:r w:rsidR="004958B6" w:rsidRPr="00AA2539">
        <w:rPr>
          <w:sz w:val="24"/>
          <w:szCs w:val="24"/>
        </w:rPr>
        <w:t>patients</w:t>
      </w:r>
      <w:r w:rsidR="3FC84A11" w:rsidRPr="7BBE70BB">
        <w:rPr>
          <w:sz w:val="24"/>
          <w:szCs w:val="24"/>
        </w:rPr>
        <w:t>;</w:t>
      </w:r>
      <w:proofErr w:type="gramEnd"/>
    </w:p>
    <w:p w14:paraId="43432F74" w14:textId="67E22435" w:rsidR="004958B6" w:rsidRPr="00AA2539" w:rsidRDefault="006F5900" w:rsidP="001424B8">
      <w:pPr>
        <w:pStyle w:val="NormalBullet"/>
        <w:rPr>
          <w:sz w:val="24"/>
          <w:szCs w:val="24"/>
        </w:rPr>
      </w:pPr>
      <w:r w:rsidRPr="00AA2539">
        <w:rPr>
          <w:sz w:val="24"/>
          <w:szCs w:val="24"/>
        </w:rPr>
        <w:t>All</w:t>
      </w:r>
      <w:r w:rsidR="004958B6" w:rsidRPr="00AA2539">
        <w:rPr>
          <w:sz w:val="24"/>
          <w:szCs w:val="24"/>
        </w:rPr>
        <w:t xml:space="preserve"> received CRFs from the lot for the PMV Selected and PMV Reserved </w:t>
      </w:r>
      <w:proofErr w:type="gramStart"/>
      <w:r w:rsidR="004958B6" w:rsidRPr="00AA2539">
        <w:rPr>
          <w:sz w:val="24"/>
          <w:szCs w:val="24"/>
        </w:rPr>
        <w:t>Patients</w:t>
      </w:r>
      <w:r w:rsidR="25D122CA" w:rsidRPr="7BBE70BB">
        <w:rPr>
          <w:sz w:val="24"/>
          <w:szCs w:val="24"/>
        </w:rPr>
        <w:t>;</w:t>
      </w:r>
      <w:proofErr w:type="gramEnd"/>
    </w:p>
    <w:p w14:paraId="1DA10F32" w14:textId="28E7BCC4" w:rsidR="00DB7803" w:rsidRPr="00AA2539" w:rsidRDefault="00DB7803" w:rsidP="001424B8">
      <w:pPr>
        <w:pStyle w:val="NormalBullet"/>
        <w:rPr>
          <w:sz w:val="24"/>
          <w:szCs w:val="24"/>
        </w:rPr>
      </w:pPr>
      <w:r w:rsidRPr="00AA2539">
        <w:rPr>
          <w:sz w:val="24"/>
          <w:szCs w:val="24"/>
        </w:rPr>
        <w:t>All received CRFs from the lot that were selected manually or escalated manually</w:t>
      </w:r>
      <w:r w:rsidR="005D7F69" w:rsidRPr="00AA2539">
        <w:rPr>
          <w:sz w:val="24"/>
          <w:szCs w:val="24"/>
        </w:rPr>
        <w:t xml:space="preserve"> since the last monitoring </w:t>
      </w:r>
      <w:proofErr w:type="gramStart"/>
      <w:r w:rsidR="005D7F69" w:rsidRPr="00AA2539">
        <w:rPr>
          <w:sz w:val="24"/>
          <w:szCs w:val="24"/>
        </w:rPr>
        <w:t>visit</w:t>
      </w:r>
      <w:r w:rsidR="245CC535" w:rsidRPr="7BBE70BB">
        <w:rPr>
          <w:sz w:val="24"/>
          <w:szCs w:val="24"/>
        </w:rPr>
        <w:t>;</w:t>
      </w:r>
      <w:proofErr w:type="gramEnd"/>
    </w:p>
    <w:p w14:paraId="03804D7C" w14:textId="14DA8D74" w:rsidR="004958B6" w:rsidRPr="00AA2539" w:rsidRDefault="005D7F69" w:rsidP="001424B8">
      <w:pPr>
        <w:pStyle w:val="NormalBullet"/>
        <w:rPr>
          <w:sz w:val="24"/>
          <w:szCs w:val="24"/>
        </w:rPr>
      </w:pPr>
      <w:r w:rsidRPr="00AA2539">
        <w:rPr>
          <w:sz w:val="24"/>
          <w:szCs w:val="24"/>
        </w:rPr>
        <w:t>A</w:t>
      </w:r>
      <w:r w:rsidR="004958B6" w:rsidRPr="00AA2539">
        <w:rPr>
          <w:sz w:val="24"/>
          <w:szCs w:val="24"/>
        </w:rPr>
        <w:t>ll received CRFs deferred in the prior PMV.</w:t>
      </w:r>
    </w:p>
    <w:p w14:paraId="16970AB3" w14:textId="0EC1C2F0" w:rsidR="00395D85" w:rsidRPr="00AA2539" w:rsidRDefault="00561126" w:rsidP="001424B8">
      <w:pPr>
        <w:pStyle w:val="NormalBullet"/>
        <w:rPr>
          <w:sz w:val="24"/>
          <w:szCs w:val="24"/>
        </w:rPr>
      </w:pPr>
      <w:r w:rsidRPr="00AA2539">
        <w:rPr>
          <w:sz w:val="24"/>
          <w:szCs w:val="24"/>
        </w:rPr>
        <w:t>All received CRFs includ</w:t>
      </w:r>
      <w:r w:rsidR="00BF201E">
        <w:rPr>
          <w:sz w:val="24"/>
          <w:szCs w:val="24"/>
        </w:rPr>
        <w:t>ing</w:t>
      </w:r>
      <w:r w:rsidRPr="00AA2539">
        <w:rPr>
          <w:sz w:val="24"/>
          <w:szCs w:val="24"/>
        </w:rPr>
        <w:t xml:space="preserve"> those CRFs</w:t>
      </w:r>
      <w:r w:rsidR="00395D85" w:rsidRPr="00AA2539">
        <w:rPr>
          <w:sz w:val="24"/>
          <w:szCs w:val="24"/>
        </w:rPr>
        <w:t>:</w:t>
      </w:r>
    </w:p>
    <w:p w14:paraId="70F03CA1" w14:textId="3C216C4A" w:rsidR="00395D85" w:rsidRPr="00AA2539" w:rsidRDefault="00561126" w:rsidP="001424B8">
      <w:pPr>
        <w:pStyle w:val="NormalSubbullet"/>
        <w:rPr>
          <w:sz w:val="24"/>
          <w:szCs w:val="24"/>
        </w:rPr>
      </w:pPr>
      <w:commentRangeStart w:id="90"/>
      <w:r w:rsidRPr="00AA2539">
        <w:rPr>
          <w:sz w:val="24"/>
          <w:szCs w:val="24"/>
        </w:rPr>
        <w:t>i</w:t>
      </w:r>
      <w:r w:rsidR="004958B6" w:rsidRPr="00AA2539">
        <w:rPr>
          <w:sz w:val="24"/>
          <w:szCs w:val="24"/>
        </w:rPr>
        <w:t xml:space="preserve">ndicated as required for monitoring (e.g. </w:t>
      </w:r>
      <w:r w:rsidR="4384F0F2" w:rsidRPr="0283E71E">
        <w:rPr>
          <w:sz w:val="24"/>
          <w:szCs w:val="24"/>
        </w:rPr>
        <w:t>at least one</w:t>
      </w:r>
      <w:r w:rsidR="004958B6" w:rsidRPr="00AA2539">
        <w:rPr>
          <w:sz w:val="24"/>
          <w:szCs w:val="24"/>
        </w:rPr>
        <w:t xml:space="preserve"> CV in CRF Help Text</w:t>
      </w:r>
      <w:r w:rsidR="004958B6" w:rsidRPr="7BBE70BB">
        <w:rPr>
          <w:sz w:val="24"/>
          <w:szCs w:val="24"/>
        </w:rPr>
        <w:t>)</w:t>
      </w:r>
      <w:r w:rsidR="2AC29167" w:rsidRPr="7BBE70BB">
        <w:rPr>
          <w:sz w:val="24"/>
          <w:szCs w:val="24"/>
        </w:rPr>
        <w:t>;</w:t>
      </w:r>
      <w:r w:rsidR="004958B6" w:rsidRPr="00AA2539">
        <w:rPr>
          <w:sz w:val="24"/>
          <w:szCs w:val="24"/>
        </w:rPr>
        <w:t xml:space="preserve"> </w:t>
      </w:r>
      <w:commentRangeEnd w:id="90"/>
      <w:r w:rsidR="00C755EE">
        <w:rPr>
          <w:rStyle w:val="CommentReference"/>
          <w:rFonts w:ascii="Times New Roman" w:hAnsi="Times New Roman" w:cs="Times New Roman"/>
        </w:rPr>
        <w:commentReference w:id="90"/>
      </w:r>
    </w:p>
    <w:p w14:paraId="26FB47F1" w14:textId="34C3B4F1" w:rsidR="00BF201E" w:rsidRDefault="6BC44F68" w:rsidP="001424B8">
      <w:pPr>
        <w:pStyle w:val="NormalSubbullet"/>
        <w:rPr>
          <w:sz w:val="24"/>
          <w:szCs w:val="24"/>
        </w:rPr>
      </w:pPr>
      <w:r w:rsidRPr="00AA2539">
        <w:rPr>
          <w:sz w:val="24"/>
          <w:szCs w:val="24"/>
        </w:rPr>
        <w:lastRenderedPageBreak/>
        <w:t>that have</w:t>
      </w:r>
      <w:r w:rsidR="290272C2" w:rsidRPr="00AA2539">
        <w:rPr>
          <w:sz w:val="24"/>
          <w:szCs w:val="24"/>
        </w:rPr>
        <w:t xml:space="preserve"> been </w:t>
      </w:r>
      <w:r w:rsidR="7CF0478A" w:rsidRPr="00AA2539">
        <w:rPr>
          <w:sz w:val="24"/>
          <w:szCs w:val="24"/>
        </w:rPr>
        <w:t xml:space="preserve">created or </w:t>
      </w:r>
      <w:r w:rsidR="290272C2" w:rsidRPr="00AA2539">
        <w:rPr>
          <w:sz w:val="24"/>
          <w:szCs w:val="24"/>
        </w:rPr>
        <w:t xml:space="preserve">modified </w:t>
      </w:r>
      <w:r w:rsidR="18F8A433" w:rsidRPr="00AA2539">
        <w:rPr>
          <w:sz w:val="24"/>
          <w:szCs w:val="24"/>
        </w:rPr>
        <w:t xml:space="preserve">and have not </w:t>
      </w:r>
      <w:r w:rsidR="7CF0478A" w:rsidRPr="00AA2539">
        <w:rPr>
          <w:sz w:val="24"/>
          <w:szCs w:val="24"/>
        </w:rPr>
        <w:t xml:space="preserve">yet </w:t>
      </w:r>
      <w:r w:rsidR="18F8A433" w:rsidRPr="00AA2539">
        <w:rPr>
          <w:sz w:val="24"/>
          <w:szCs w:val="24"/>
        </w:rPr>
        <w:t xml:space="preserve">been included </w:t>
      </w:r>
      <w:r w:rsidR="7CF0478A" w:rsidRPr="00AA2539">
        <w:rPr>
          <w:sz w:val="24"/>
          <w:szCs w:val="24"/>
        </w:rPr>
        <w:t xml:space="preserve">in a prior monitoring visit as </w:t>
      </w:r>
      <w:proofErr w:type="gramStart"/>
      <w:r w:rsidR="7CF0478A" w:rsidRPr="00AA2539">
        <w:rPr>
          <w:sz w:val="24"/>
          <w:szCs w:val="24"/>
        </w:rPr>
        <w:t>monitored</w:t>
      </w:r>
      <w:r w:rsidR="1EAC8E18" w:rsidRPr="7BBE70BB">
        <w:rPr>
          <w:sz w:val="24"/>
          <w:szCs w:val="24"/>
        </w:rPr>
        <w:t>;</w:t>
      </w:r>
      <w:proofErr w:type="gramEnd"/>
    </w:p>
    <w:p w14:paraId="15C051C7" w14:textId="32990228" w:rsidR="004958B6" w:rsidRPr="000A6EFA" w:rsidRDefault="538962E6" w:rsidP="001424B8">
      <w:pPr>
        <w:pStyle w:val="NormalSubbullet"/>
        <w:rPr>
          <w:sz w:val="24"/>
          <w:szCs w:val="24"/>
        </w:rPr>
      </w:pPr>
      <w:r w:rsidRPr="7BBE70BB">
        <w:rPr>
          <w:sz w:val="24"/>
          <w:szCs w:val="24"/>
        </w:rPr>
        <w:t>t</w:t>
      </w:r>
      <w:r w:rsidR="00BF201E" w:rsidRPr="7BBE70BB">
        <w:rPr>
          <w:sz w:val="24"/>
          <w:szCs w:val="24"/>
        </w:rPr>
        <w:t xml:space="preserve">hat </w:t>
      </w:r>
      <w:r w:rsidR="2DE21F27" w:rsidRPr="7BBE70BB">
        <w:rPr>
          <w:sz w:val="24"/>
          <w:szCs w:val="24"/>
        </w:rPr>
        <w:t>is</w:t>
      </w:r>
      <w:r w:rsidR="00BF201E">
        <w:rPr>
          <w:sz w:val="24"/>
          <w:szCs w:val="24"/>
        </w:rPr>
        <w:t xml:space="preserve"> requiring reverification</w:t>
      </w:r>
      <w:r w:rsidR="7F418159" w:rsidRPr="7BBE70BB">
        <w:rPr>
          <w:sz w:val="24"/>
          <w:szCs w:val="24"/>
        </w:rPr>
        <w:t>.</w:t>
      </w:r>
    </w:p>
    <w:p w14:paraId="47E80415" w14:textId="58BE2070" w:rsidR="004958B6" w:rsidRPr="000A6EFA" w:rsidRDefault="004958B6" w:rsidP="001B4D78">
      <w:pPr>
        <w:pStyle w:val="Heading4"/>
        <w:rPr>
          <w:sz w:val="24"/>
          <w:szCs w:val="24"/>
        </w:rPr>
      </w:pPr>
      <w:r w:rsidRPr="000A6EFA">
        <w:rPr>
          <w:sz w:val="24"/>
          <w:szCs w:val="24"/>
        </w:rPr>
        <w:t>The system shall mark these CRFs as requiring SDV Verification or Re-verification.</w:t>
      </w:r>
      <w:r w:rsidR="00AE2EAB" w:rsidRPr="000A6EFA">
        <w:rPr>
          <w:sz w:val="24"/>
          <w:szCs w:val="24"/>
        </w:rPr>
        <w:t xml:space="preserve"> (ADO PBI 15950.3)</w:t>
      </w:r>
    </w:p>
    <w:p w14:paraId="2AF180F5" w14:textId="73BBF531" w:rsidR="004958B6" w:rsidRPr="000A6EFA" w:rsidRDefault="004958B6" w:rsidP="001424B8">
      <w:pPr>
        <w:pStyle w:val="NormalBullet"/>
        <w:rPr>
          <w:sz w:val="24"/>
          <w:szCs w:val="24"/>
        </w:rPr>
      </w:pPr>
      <w:r w:rsidRPr="000A6EFA">
        <w:rPr>
          <w:sz w:val="24"/>
          <w:szCs w:val="24"/>
        </w:rPr>
        <w:t xml:space="preserve">If a critical variable was added </w:t>
      </w:r>
      <w:proofErr w:type="gramStart"/>
      <w:r w:rsidRPr="000A6EFA">
        <w:rPr>
          <w:sz w:val="24"/>
          <w:szCs w:val="24"/>
        </w:rPr>
        <w:t>later on</w:t>
      </w:r>
      <w:proofErr w:type="gramEnd"/>
      <w:r w:rsidRPr="000A6EFA">
        <w:rPr>
          <w:sz w:val="24"/>
          <w:szCs w:val="24"/>
        </w:rPr>
        <w:t xml:space="preserve"> in the course of the study, the system shall present all the received CRFs containing that variable for the selected and escalated patients as required for SDV.</w:t>
      </w:r>
    </w:p>
    <w:p w14:paraId="5A62698D" w14:textId="4DB829A3" w:rsidR="004958B6" w:rsidRPr="000A6EFA" w:rsidRDefault="004958B6" w:rsidP="001424B8">
      <w:pPr>
        <w:pStyle w:val="NormalBullet"/>
        <w:rPr>
          <w:sz w:val="24"/>
          <w:szCs w:val="24"/>
        </w:rPr>
      </w:pPr>
      <w:r w:rsidRPr="000A6EFA">
        <w:rPr>
          <w:sz w:val="24"/>
          <w:szCs w:val="24"/>
        </w:rPr>
        <w:t>For Escalated patients, upon an escalation occurring during a PMV, the system shall import all received CRFs with received critical variables requiring initial or re-verification at the time of the current monitoring visit.</w:t>
      </w:r>
    </w:p>
    <w:p w14:paraId="69D96034" w14:textId="17C1F624" w:rsidR="004958B6" w:rsidRPr="000A6EFA" w:rsidRDefault="00D15FEC" w:rsidP="001B4D78">
      <w:pPr>
        <w:pStyle w:val="Heading4"/>
        <w:rPr>
          <w:sz w:val="24"/>
          <w:szCs w:val="24"/>
        </w:rPr>
      </w:pPr>
      <w:r w:rsidRPr="000A6EFA">
        <w:rPr>
          <w:sz w:val="24"/>
          <w:szCs w:val="24"/>
        </w:rPr>
        <w:t>For Smart SDV S</w:t>
      </w:r>
      <w:r w:rsidR="001B6A97" w:rsidRPr="000A6EFA">
        <w:rPr>
          <w:sz w:val="24"/>
          <w:szCs w:val="24"/>
        </w:rPr>
        <w:t>t</w:t>
      </w:r>
      <w:r w:rsidRPr="000A6EFA">
        <w:rPr>
          <w:sz w:val="24"/>
          <w:szCs w:val="24"/>
        </w:rPr>
        <w:t xml:space="preserve">udies, the periodic visits prepare option (and </w:t>
      </w:r>
      <w:r w:rsidR="001B6A97" w:rsidRPr="000A6EFA">
        <w:rPr>
          <w:sz w:val="24"/>
          <w:szCs w:val="24"/>
        </w:rPr>
        <w:t>refresh option</w:t>
      </w:r>
      <w:r w:rsidRPr="000A6EFA">
        <w:rPr>
          <w:sz w:val="24"/>
          <w:szCs w:val="24"/>
        </w:rPr>
        <w:t xml:space="preserve">) shall import all </w:t>
      </w:r>
      <w:r w:rsidR="0004145B" w:rsidRPr="000A6EFA">
        <w:rPr>
          <w:sz w:val="24"/>
          <w:szCs w:val="24"/>
        </w:rPr>
        <w:t xml:space="preserve">consented patients and </w:t>
      </w:r>
      <w:r w:rsidRPr="000A6EFA">
        <w:rPr>
          <w:sz w:val="24"/>
          <w:szCs w:val="24"/>
        </w:rPr>
        <w:t>non-internal CRFs for the study site if that study site belongs to the 100% SDV configuration set</w:t>
      </w:r>
      <w:r w:rsidR="001B6A97" w:rsidRPr="000A6EFA">
        <w:rPr>
          <w:sz w:val="24"/>
          <w:szCs w:val="24"/>
        </w:rPr>
        <w:t>up.</w:t>
      </w:r>
      <w:r w:rsidR="00AE2EAB" w:rsidRPr="000A6EFA">
        <w:rPr>
          <w:sz w:val="24"/>
          <w:szCs w:val="24"/>
        </w:rPr>
        <w:t xml:space="preserve"> (ADO PBI 15950.4)</w:t>
      </w:r>
    </w:p>
    <w:p w14:paraId="20A6E19D" w14:textId="2BE23400" w:rsidR="0004145B" w:rsidRPr="000A6EFA" w:rsidRDefault="0004145B" w:rsidP="001B4D78">
      <w:pPr>
        <w:pStyle w:val="Heading4"/>
        <w:rPr>
          <w:sz w:val="24"/>
          <w:szCs w:val="24"/>
        </w:rPr>
      </w:pPr>
      <w:r w:rsidRPr="000A6EFA">
        <w:rPr>
          <w:sz w:val="24"/>
          <w:szCs w:val="24"/>
        </w:rPr>
        <w:t>For Smart SDV Studies, all patients shall be imported for ICF Review when the study</w:t>
      </w:r>
      <w:r w:rsidR="004E0461" w:rsidRPr="000A6EFA">
        <w:rPr>
          <w:sz w:val="24"/>
          <w:szCs w:val="24"/>
        </w:rPr>
        <w:t xml:space="preserve">’s </w:t>
      </w:r>
      <w:r w:rsidRPr="000A6EFA">
        <w:rPr>
          <w:sz w:val="24"/>
          <w:szCs w:val="24"/>
        </w:rPr>
        <w:t>study tier is configured as 100% ICF Review.</w:t>
      </w:r>
      <w:r w:rsidR="00AE2EAB" w:rsidRPr="000A6EFA">
        <w:rPr>
          <w:sz w:val="24"/>
          <w:szCs w:val="24"/>
        </w:rPr>
        <w:t xml:space="preserve"> (ADO PBI 15950.5)</w:t>
      </w:r>
    </w:p>
    <w:p w14:paraId="503E8243" w14:textId="77777777" w:rsidR="001B6A97" w:rsidRPr="000A6EFA" w:rsidRDefault="001B6A97" w:rsidP="001B6A97">
      <w:pPr>
        <w:rPr>
          <w:rFonts w:ascii="Arial" w:hAnsi="Arial" w:cs="Arial"/>
          <w:szCs w:val="24"/>
        </w:rPr>
      </w:pPr>
    </w:p>
    <w:p w14:paraId="13AFA9FF" w14:textId="4F1322D3" w:rsidR="00577B00" w:rsidRPr="000A6EFA" w:rsidRDefault="00577B00" w:rsidP="001B4D78">
      <w:pPr>
        <w:pStyle w:val="Heading3"/>
        <w:rPr>
          <w:sz w:val="24"/>
          <w:szCs w:val="24"/>
        </w:rPr>
      </w:pPr>
      <w:bookmarkStart w:id="91" w:name="_Toc194687884"/>
      <w:r w:rsidRPr="000A6EFA">
        <w:rPr>
          <w:sz w:val="24"/>
          <w:szCs w:val="24"/>
        </w:rPr>
        <w:t xml:space="preserve">Legacy </w:t>
      </w:r>
      <w:r w:rsidR="004958B6" w:rsidRPr="000A6EFA">
        <w:rPr>
          <w:sz w:val="24"/>
          <w:szCs w:val="24"/>
        </w:rPr>
        <w:t>Studies Prepare</w:t>
      </w:r>
      <w:bookmarkEnd w:id="91"/>
    </w:p>
    <w:p w14:paraId="55194BBD" w14:textId="52F6D4B7" w:rsidR="00577B00" w:rsidRPr="000A6EFA" w:rsidRDefault="00577B00" w:rsidP="001B4D78">
      <w:pPr>
        <w:pStyle w:val="Heading4"/>
        <w:rPr>
          <w:sz w:val="24"/>
          <w:szCs w:val="24"/>
        </w:rPr>
      </w:pPr>
      <w:r w:rsidRPr="000A6EFA">
        <w:rPr>
          <w:sz w:val="24"/>
          <w:szCs w:val="24"/>
        </w:rPr>
        <w:t>For legacy studies</w:t>
      </w:r>
      <w:r w:rsidR="009A3276" w:rsidRPr="000A6EFA">
        <w:rPr>
          <w:sz w:val="24"/>
          <w:szCs w:val="24"/>
        </w:rPr>
        <w:t>,</w:t>
      </w:r>
      <w:r w:rsidRPr="000A6EFA">
        <w:rPr>
          <w:sz w:val="24"/>
          <w:szCs w:val="24"/>
        </w:rPr>
        <w:t xml:space="preserve"> </w:t>
      </w:r>
      <w:r w:rsidR="004958B6" w:rsidRPr="000A6EFA">
        <w:rPr>
          <w:sz w:val="24"/>
          <w:szCs w:val="24"/>
        </w:rPr>
        <w:t>the</w:t>
      </w:r>
      <w:r w:rsidRPr="000A6EFA">
        <w:rPr>
          <w:sz w:val="24"/>
          <w:szCs w:val="24"/>
        </w:rPr>
        <w:t xml:space="preserve"> visit prepare procedure shall import all applicable unmonitored CRFs into the visit.</w:t>
      </w:r>
      <w:r w:rsidR="007C5BB3" w:rsidRPr="000A6EFA">
        <w:rPr>
          <w:sz w:val="24"/>
          <w:szCs w:val="24"/>
        </w:rPr>
        <w:t xml:space="preserve"> (ADO PBI 15952.1)</w:t>
      </w:r>
    </w:p>
    <w:p w14:paraId="467B8307" w14:textId="77777777" w:rsidR="00577B00" w:rsidRPr="000A6EFA" w:rsidRDefault="00577B00" w:rsidP="001424B8">
      <w:pPr>
        <w:pStyle w:val="NormalBullet"/>
        <w:rPr>
          <w:sz w:val="24"/>
          <w:szCs w:val="24"/>
        </w:rPr>
      </w:pPr>
      <w:r w:rsidRPr="000A6EFA">
        <w:rPr>
          <w:sz w:val="24"/>
          <w:szCs w:val="24"/>
        </w:rPr>
        <w:t>For RDC studies, only CRFs with a CRF help text of “VERIFY” shall qualify for import.</w:t>
      </w:r>
    </w:p>
    <w:p w14:paraId="0B5E7691" w14:textId="77777777" w:rsidR="00577B00" w:rsidRPr="000A6EFA" w:rsidRDefault="00577B00" w:rsidP="001424B8">
      <w:pPr>
        <w:pStyle w:val="NormalBullet"/>
        <w:rPr>
          <w:sz w:val="24"/>
          <w:szCs w:val="24"/>
        </w:rPr>
      </w:pPr>
      <w:r w:rsidRPr="000A6EFA">
        <w:rPr>
          <w:sz w:val="24"/>
          <w:szCs w:val="24"/>
        </w:rPr>
        <w:t>For both paper and RDC studies, CRFs with a CRF help text of “INTERNAL” or “CLAB” shall be excluded.</w:t>
      </w:r>
    </w:p>
    <w:p w14:paraId="48ACB4C5" w14:textId="0C2771C5" w:rsidR="00577B00" w:rsidRPr="000A6EFA" w:rsidRDefault="00577B00" w:rsidP="001B4D78">
      <w:pPr>
        <w:pStyle w:val="Heading4"/>
        <w:rPr>
          <w:sz w:val="24"/>
          <w:szCs w:val="24"/>
        </w:rPr>
      </w:pPr>
      <w:r w:rsidRPr="000A6EFA">
        <w:rPr>
          <w:sz w:val="24"/>
          <w:szCs w:val="24"/>
        </w:rPr>
        <w:t xml:space="preserve">For legacy studies not configured to use Smart SDV, the periodic visits prepare option (and sync with EDC option) shall import all non-internal CRFs for the study site if that study site belongs to the 100% SDV configuration setup for the </w:t>
      </w:r>
      <w:proofErr w:type="gramStart"/>
      <w:r w:rsidRPr="000A6EFA">
        <w:rPr>
          <w:sz w:val="24"/>
          <w:szCs w:val="24"/>
        </w:rPr>
        <w:t>particular country</w:t>
      </w:r>
      <w:proofErr w:type="gramEnd"/>
      <w:r w:rsidRPr="000A6EFA">
        <w:rPr>
          <w:sz w:val="24"/>
          <w:szCs w:val="24"/>
        </w:rPr>
        <w:t xml:space="preserve"> within the study.</w:t>
      </w:r>
      <w:r w:rsidR="007C5BB3" w:rsidRPr="000A6EFA">
        <w:rPr>
          <w:sz w:val="24"/>
          <w:szCs w:val="24"/>
        </w:rPr>
        <w:t xml:space="preserve"> (ADO PBI 15952.2)</w:t>
      </w:r>
    </w:p>
    <w:p w14:paraId="119DA4FE" w14:textId="77777777" w:rsidR="004E298C" w:rsidRPr="00926B4A" w:rsidRDefault="004E298C" w:rsidP="004E298C">
      <w:pPr>
        <w:rPr>
          <w:rFonts w:ascii="Arial" w:hAnsi="Arial" w:cs="Arial"/>
          <w:szCs w:val="24"/>
        </w:rPr>
      </w:pPr>
    </w:p>
    <w:p w14:paraId="654C25EB" w14:textId="0187E2EB" w:rsidR="004E298C" w:rsidRPr="00926B4A" w:rsidRDefault="004E298C" w:rsidP="001424B8">
      <w:pPr>
        <w:pStyle w:val="Heading2"/>
        <w:rPr>
          <w:sz w:val="24"/>
          <w:szCs w:val="24"/>
        </w:rPr>
      </w:pPr>
      <w:bookmarkStart w:id="92" w:name="_Toc194686589"/>
      <w:bookmarkStart w:id="93" w:name="_Toc194687885"/>
      <w:bookmarkStart w:id="94" w:name="_Toc195008597"/>
      <w:bookmarkStart w:id="95" w:name="_Toc198026161"/>
      <w:r w:rsidRPr="00926B4A">
        <w:rPr>
          <w:sz w:val="24"/>
          <w:szCs w:val="24"/>
        </w:rPr>
        <w:t xml:space="preserve">Site </w:t>
      </w:r>
      <w:bookmarkEnd w:id="92"/>
      <w:bookmarkEnd w:id="93"/>
      <w:bookmarkEnd w:id="94"/>
      <w:r w:rsidR="006A0001" w:rsidRPr="00926B4A">
        <w:rPr>
          <w:sz w:val="24"/>
          <w:szCs w:val="24"/>
        </w:rPr>
        <w:t>Monitoring Notifications and Alerts</w:t>
      </w:r>
      <w:bookmarkEnd w:id="95"/>
    </w:p>
    <w:p w14:paraId="32EE3D0E" w14:textId="77777777" w:rsidR="004958B6" w:rsidRPr="00926B4A" w:rsidRDefault="004958B6" w:rsidP="004958B6">
      <w:pPr>
        <w:rPr>
          <w:rFonts w:ascii="Arial" w:hAnsi="Arial" w:cs="Arial"/>
          <w:szCs w:val="24"/>
        </w:rPr>
      </w:pPr>
    </w:p>
    <w:p w14:paraId="7DE5CC87" w14:textId="77777777" w:rsidR="004372DE" w:rsidRPr="00926B4A" w:rsidRDefault="004372DE" w:rsidP="001B4D78">
      <w:pPr>
        <w:pStyle w:val="Heading3"/>
        <w:rPr>
          <w:sz w:val="24"/>
          <w:szCs w:val="24"/>
        </w:rPr>
      </w:pPr>
      <w:bookmarkStart w:id="96" w:name="_Toc194687886"/>
      <w:r w:rsidRPr="00926B4A">
        <w:rPr>
          <w:sz w:val="24"/>
          <w:szCs w:val="24"/>
        </w:rPr>
        <w:t>Monitoring Visit Status Alerts</w:t>
      </w:r>
      <w:bookmarkEnd w:id="96"/>
    </w:p>
    <w:p w14:paraId="1AB4750C" w14:textId="3DD585AC" w:rsidR="004372DE" w:rsidRPr="00926B4A" w:rsidRDefault="004372DE" w:rsidP="001B4D78">
      <w:pPr>
        <w:pStyle w:val="Heading4"/>
        <w:rPr>
          <w:sz w:val="24"/>
          <w:szCs w:val="24"/>
        </w:rPr>
      </w:pPr>
      <w:r w:rsidRPr="00926B4A">
        <w:rPr>
          <w:sz w:val="24"/>
          <w:szCs w:val="24"/>
        </w:rPr>
        <w:t xml:space="preserve">The system shall send an email alert to the CSL and Monitor 2, if applicable, when the report has been set to </w:t>
      </w:r>
      <w:r w:rsidR="00E64E2C">
        <w:rPr>
          <w:sz w:val="24"/>
          <w:szCs w:val="24"/>
        </w:rPr>
        <w:t>Manager</w:t>
      </w:r>
      <w:r w:rsidR="00E64E2C" w:rsidRPr="00926B4A">
        <w:rPr>
          <w:sz w:val="24"/>
          <w:szCs w:val="24"/>
        </w:rPr>
        <w:t xml:space="preserve"> </w:t>
      </w:r>
      <w:r w:rsidRPr="00926B4A">
        <w:rPr>
          <w:sz w:val="24"/>
          <w:szCs w:val="24"/>
        </w:rPr>
        <w:t>Review.</w:t>
      </w:r>
      <w:r w:rsidR="00063328" w:rsidRPr="00926B4A">
        <w:rPr>
          <w:sz w:val="24"/>
          <w:szCs w:val="24"/>
        </w:rPr>
        <w:t xml:space="preserve"> (ADO PBI 15954.1)</w:t>
      </w:r>
    </w:p>
    <w:p w14:paraId="35BC0A81" w14:textId="08AAFF52" w:rsidR="004372DE" w:rsidRPr="00926B4A" w:rsidRDefault="004372DE" w:rsidP="001B4D78">
      <w:pPr>
        <w:pStyle w:val="Heading4"/>
        <w:rPr>
          <w:sz w:val="24"/>
          <w:szCs w:val="24"/>
        </w:rPr>
      </w:pPr>
      <w:r w:rsidRPr="00926B4A">
        <w:rPr>
          <w:sz w:val="24"/>
          <w:szCs w:val="24"/>
        </w:rPr>
        <w:t>The system shall send an email notification to the CSL and Monitor 2, if applicable, when a report has been set to Manager Approved.</w:t>
      </w:r>
      <w:r w:rsidR="00CB756D" w:rsidRPr="00926B4A">
        <w:rPr>
          <w:sz w:val="24"/>
          <w:szCs w:val="24"/>
        </w:rPr>
        <w:t xml:space="preserve"> (ADO PBI 15954.2)</w:t>
      </w:r>
    </w:p>
    <w:p w14:paraId="668AAF46" w14:textId="20AED832" w:rsidR="004372DE" w:rsidRPr="00926B4A" w:rsidRDefault="004372DE" w:rsidP="001B4D78">
      <w:pPr>
        <w:pStyle w:val="Heading4"/>
        <w:rPr>
          <w:sz w:val="24"/>
          <w:szCs w:val="24"/>
        </w:rPr>
      </w:pPr>
      <w:r w:rsidRPr="00926B4A">
        <w:rPr>
          <w:sz w:val="24"/>
          <w:szCs w:val="24"/>
        </w:rPr>
        <w:t xml:space="preserve">The system shall send an email notification to the CSL, </w:t>
      </w:r>
      <w:proofErr w:type="gramStart"/>
      <w:r w:rsidRPr="00926B4A">
        <w:rPr>
          <w:sz w:val="24"/>
          <w:szCs w:val="24"/>
        </w:rPr>
        <w:t>Monitor</w:t>
      </w:r>
      <w:proofErr w:type="gramEnd"/>
      <w:r w:rsidRPr="00926B4A">
        <w:rPr>
          <w:sz w:val="24"/>
          <w:szCs w:val="24"/>
        </w:rPr>
        <w:t xml:space="preserve"> 2, if applicable, </w:t>
      </w:r>
      <w:r w:rsidR="007743D0" w:rsidRPr="00926B4A">
        <w:rPr>
          <w:sz w:val="24"/>
          <w:szCs w:val="24"/>
        </w:rPr>
        <w:t xml:space="preserve">CSL/Monitor 2 Approver, </w:t>
      </w:r>
      <w:r w:rsidR="00E7177E" w:rsidRPr="00E7177E">
        <w:rPr>
          <w:sz w:val="24"/>
          <w:szCs w:val="24"/>
        </w:rPr>
        <w:t xml:space="preserve">Clinical </w:t>
      </w:r>
      <w:r w:rsidR="007743D0" w:rsidRPr="00E7177E">
        <w:rPr>
          <w:sz w:val="24"/>
          <w:szCs w:val="24"/>
        </w:rPr>
        <w:t xml:space="preserve">Project </w:t>
      </w:r>
      <w:r w:rsidR="00E7177E" w:rsidRPr="00E7177E">
        <w:rPr>
          <w:sz w:val="24"/>
          <w:szCs w:val="24"/>
        </w:rPr>
        <w:t>Specialist</w:t>
      </w:r>
      <w:r w:rsidR="007743D0" w:rsidRPr="00E7177E">
        <w:rPr>
          <w:sz w:val="24"/>
          <w:szCs w:val="24"/>
        </w:rPr>
        <w:t>, an</w:t>
      </w:r>
      <w:r w:rsidR="007743D0" w:rsidRPr="00926B4A">
        <w:rPr>
          <w:sz w:val="24"/>
          <w:szCs w:val="24"/>
        </w:rPr>
        <w:t xml:space="preserve">d </w:t>
      </w:r>
      <w:r w:rsidR="007743D0" w:rsidRPr="00926B4A">
        <w:rPr>
          <w:sz w:val="24"/>
          <w:szCs w:val="24"/>
        </w:rPr>
        <w:lastRenderedPageBreak/>
        <w:t xml:space="preserve">CRA for the site (if assigned) when the report has been set to </w:t>
      </w:r>
      <w:proofErr w:type="spellStart"/>
      <w:r w:rsidR="007743D0" w:rsidRPr="00926B4A">
        <w:rPr>
          <w:sz w:val="24"/>
          <w:szCs w:val="24"/>
        </w:rPr>
        <w:t>Sent</w:t>
      </w:r>
      <w:proofErr w:type="spellEnd"/>
      <w:r w:rsidR="007743D0" w:rsidRPr="00926B4A">
        <w:rPr>
          <w:sz w:val="24"/>
          <w:szCs w:val="24"/>
        </w:rPr>
        <w:t xml:space="preserve"> to Site. </w:t>
      </w:r>
      <w:r w:rsidR="00CB756D" w:rsidRPr="00926B4A">
        <w:rPr>
          <w:sz w:val="24"/>
          <w:szCs w:val="24"/>
        </w:rPr>
        <w:t xml:space="preserve"> (ADO PBI 15954.3)</w:t>
      </w:r>
    </w:p>
    <w:p w14:paraId="5F5C9846" w14:textId="37F16450" w:rsidR="004372DE" w:rsidRPr="00926B4A" w:rsidRDefault="007743D0" w:rsidP="001B4D78">
      <w:pPr>
        <w:pStyle w:val="Heading4"/>
        <w:rPr>
          <w:sz w:val="24"/>
          <w:szCs w:val="24"/>
        </w:rPr>
      </w:pPr>
      <w:r w:rsidRPr="00926B4A">
        <w:rPr>
          <w:sz w:val="24"/>
          <w:szCs w:val="24"/>
        </w:rPr>
        <w:t>The system shall send email notifications per the Study Organizer configuration for the relevant Study Organizer uploads that occur during the Monitoring Visit approval process.</w:t>
      </w:r>
      <w:r w:rsidR="00CB756D" w:rsidRPr="00926B4A">
        <w:rPr>
          <w:sz w:val="24"/>
          <w:szCs w:val="24"/>
        </w:rPr>
        <w:t xml:space="preserve"> (ADO PBI 15954.4)</w:t>
      </w:r>
    </w:p>
    <w:p w14:paraId="58D8AD8F" w14:textId="77777777" w:rsidR="004372DE" w:rsidRPr="00926B4A" w:rsidRDefault="004372DE" w:rsidP="004372DE">
      <w:pPr>
        <w:rPr>
          <w:rFonts w:ascii="Arial" w:hAnsi="Arial" w:cs="Arial"/>
          <w:szCs w:val="24"/>
        </w:rPr>
      </w:pPr>
    </w:p>
    <w:p w14:paraId="48EA1E4E" w14:textId="73E45C43" w:rsidR="00E56DB5" w:rsidRPr="00926B4A" w:rsidRDefault="00E56DB5" w:rsidP="001B4D78">
      <w:pPr>
        <w:pStyle w:val="Heading3"/>
        <w:rPr>
          <w:sz w:val="24"/>
          <w:szCs w:val="24"/>
        </w:rPr>
      </w:pPr>
      <w:bookmarkStart w:id="97" w:name="_Toc194687887"/>
      <w:r w:rsidRPr="00926B4A">
        <w:rPr>
          <w:sz w:val="24"/>
          <w:szCs w:val="24"/>
        </w:rPr>
        <w:t>First PMV Reminder Alerts</w:t>
      </w:r>
      <w:bookmarkEnd w:id="97"/>
    </w:p>
    <w:p w14:paraId="22DA6FD8" w14:textId="4B84411A" w:rsidR="006067C4" w:rsidRPr="00926B4A" w:rsidRDefault="008120FF" w:rsidP="001B4D78">
      <w:pPr>
        <w:pStyle w:val="Heading4"/>
        <w:rPr>
          <w:sz w:val="24"/>
          <w:szCs w:val="24"/>
        </w:rPr>
      </w:pPr>
      <w:r w:rsidRPr="00926B4A">
        <w:rPr>
          <w:sz w:val="24"/>
          <w:szCs w:val="24"/>
        </w:rPr>
        <w:t xml:space="preserve">The system shall </w:t>
      </w:r>
      <w:r w:rsidR="00FE21BF" w:rsidRPr="00926B4A">
        <w:rPr>
          <w:sz w:val="24"/>
          <w:szCs w:val="24"/>
        </w:rPr>
        <w:t xml:space="preserve">send reminder notifications to appropriate personnel </w:t>
      </w:r>
      <w:r w:rsidR="00E56DB5" w:rsidRPr="00926B4A">
        <w:rPr>
          <w:sz w:val="24"/>
          <w:szCs w:val="24"/>
        </w:rPr>
        <w:t xml:space="preserve">(e.g., monitors and their managers) to schedule the first Periodic Monitoring Visit (PMV) </w:t>
      </w:r>
      <w:r w:rsidR="001A5B88" w:rsidRPr="00926B4A">
        <w:rPr>
          <w:sz w:val="24"/>
          <w:szCs w:val="24"/>
        </w:rPr>
        <w:t>for a study site based</w:t>
      </w:r>
      <w:r w:rsidR="00E56DB5" w:rsidRPr="00926B4A">
        <w:rPr>
          <w:sz w:val="24"/>
          <w:szCs w:val="24"/>
        </w:rPr>
        <w:t xml:space="preserve"> on the </w:t>
      </w:r>
      <w:r w:rsidR="000E3985" w:rsidRPr="00926B4A">
        <w:rPr>
          <w:sz w:val="24"/>
          <w:szCs w:val="24"/>
        </w:rPr>
        <w:t>site</w:t>
      </w:r>
      <w:r w:rsidR="00E56DB5" w:rsidRPr="00926B4A">
        <w:rPr>
          <w:sz w:val="24"/>
          <w:szCs w:val="24"/>
        </w:rPr>
        <w:t>-specific trigger date for monitoring</w:t>
      </w:r>
      <w:r w:rsidR="00E67228" w:rsidRPr="00926B4A">
        <w:rPr>
          <w:sz w:val="24"/>
          <w:szCs w:val="24"/>
        </w:rPr>
        <w:t xml:space="preserve"> (or earliest </w:t>
      </w:r>
      <w:r w:rsidR="0098319C" w:rsidRPr="00926B4A">
        <w:rPr>
          <w:sz w:val="24"/>
          <w:szCs w:val="24"/>
        </w:rPr>
        <w:t>enrollment</w:t>
      </w:r>
      <w:r w:rsidR="00E67228" w:rsidRPr="00926B4A">
        <w:rPr>
          <w:sz w:val="24"/>
          <w:szCs w:val="24"/>
        </w:rPr>
        <w:t xml:space="preserve"> date if monitoring trigger date is not configured) </w:t>
      </w:r>
      <w:r w:rsidR="006067C4" w:rsidRPr="00926B4A">
        <w:rPr>
          <w:sz w:val="24"/>
          <w:szCs w:val="24"/>
        </w:rPr>
        <w:t>and per the 1</w:t>
      </w:r>
      <w:r w:rsidR="006067C4" w:rsidRPr="00926B4A">
        <w:rPr>
          <w:sz w:val="24"/>
          <w:szCs w:val="24"/>
          <w:vertAlign w:val="superscript"/>
        </w:rPr>
        <w:t>st</w:t>
      </w:r>
      <w:r w:rsidR="006067C4" w:rsidRPr="00926B4A">
        <w:rPr>
          <w:sz w:val="24"/>
          <w:szCs w:val="24"/>
        </w:rPr>
        <w:t xml:space="preserve"> PMV Initial </w:t>
      </w:r>
      <w:r w:rsidR="00C3236D" w:rsidRPr="00926B4A">
        <w:rPr>
          <w:sz w:val="24"/>
          <w:szCs w:val="24"/>
        </w:rPr>
        <w:t xml:space="preserve">and Final </w:t>
      </w:r>
      <w:r w:rsidR="006067C4" w:rsidRPr="00926B4A">
        <w:rPr>
          <w:sz w:val="24"/>
          <w:szCs w:val="24"/>
        </w:rPr>
        <w:t>Warning Offset</w:t>
      </w:r>
      <w:r w:rsidR="00C3236D" w:rsidRPr="00926B4A">
        <w:rPr>
          <w:sz w:val="24"/>
          <w:szCs w:val="24"/>
        </w:rPr>
        <w:t>s</w:t>
      </w:r>
      <w:r w:rsidR="006067C4" w:rsidRPr="00926B4A">
        <w:rPr>
          <w:sz w:val="24"/>
          <w:szCs w:val="24"/>
        </w:rPr>
        <w:t xml:space="preserve"> configuration</w:t>
      </w:r>
      <w:r w:rsidR="00275CF2" w:rsidRPr="00926B4A">
        <w:rPr>
          <w:sz w:val="24"/>
          <w:szCs w:val="24"/>
        </w:rPr>
        <w:t xml:space="preserve"> for:</w:t>
      </w:r>
      <w:r w:rsidR="00292C99" w:rsidRPr="00926B4A">
        <w:rPr>
          <w:sz w:val="24"/>
          <w:szCs w:val="24"/>
        </w:rPr>
        <w:t xml:space="preserve"> (ADO PBI 15956.1)</w:t>
      </w:r>
    </w:p>
    <w:p w14:paraId="5A7E47C1" w14:textId="440592CE" w:rsidR="00275CF2" w:rsidRPr="00926B4A" w:rsidRDefault="00275CF2" w:rsidP="001424B8">
      <w:pPr>
        <w:pStyle w:val="NormalBullet"/>
        <w:rPr>
          <w:sz w:val="24"/>
          <w:szCs w:val="24"/>
        </w:rPr>
      </w:pPr>
      <w:r w:rsidRPr="00926B4A">
        <w:rPr>
          <w:sz w:val="24"/>
          <w:szCs w:val="24"/>
        </w:rPr>
        <w:t xml:space="preserve">Study Sites for which </w:t>
      </w:r>
      <w:r w:rsidR="00EF2655" w:rsidRPr="00926B4A">
        <w:rPr>
          <w:sz w:val="24"/>
          <w:szCs w:val="24"/>
        </w:rPr>
        <w:t>no periodic monitoring visit</w:t>
      </w:r>
      <w:r w:rsidRPr="00926B4A">
        <w:rPr>
          <w:sz w:val="24"/>
          <w:szCs w:val="24"/>
        </w:rPr>
        <w:t xml:space="preserve"> has </w:t>
      </w:r>
      <w:r w:rsidR="00EF2655" w:rsidRPr="00926B4A">
        <w:rPr>
          <w:sz w:val="24"/>
          <w:szCs w:val="24"/>
        </w:rPr>
        <w:t>b</w:t>
      </w:r>
      <w:r w:rsidRPr="00926B4A">
        <w:rPr>
          <w:sz w:val="24"/>
          <w:szCs w:val="24"/>
        </w:rPr>
        <w:t xml:space="preserve">een </w:t>
      </w:r>
      <w:r w:rsidR="00EF2655" w:rsidRPr="00926B4A">
        <w:rPr>
          <w:sz w:val="24"/>
          <w:szCs w:val="24"/>
        </w:rPr>
        <w:t>s</w:t>
      </w:r>
      <w:r w:rsidRPr="00926B4A">
        <w:rPr>
          <w:sz w:val="24"/>
          <w:szCs w:val="24"/>
        </w:rPr>
        <w:t>cheduled.</w:t>
      </w:r>
    </w:p>
    <w:p w14:paraId="514CD7F1" w14:textId="10508541" w:rsidR="00275CF2" w:rsidRPr="00926B4A" w:rsidRDefault="00275CF2" w:rsidP="001424B8">
      <w:pPr>
        <w:pStyle w:val="NormalBullet"/>
        <w:rPr>
          <w:sz w:val="24"/>
          <w:szCs w:val="24"/>
        </w:rPr>
      </w:pPr>
      <w:r w:rsidRPr="00926B4A">
        <w:rPr>
          <w:sz w:val="24"/>
          <w:szCs w:val="24"/>
        </w:rPr>
        <w:t>Study Sites where the first periodic monitoring visit date is in the future and is greater than the Visit Due Date.</w:t>
      </w:r>
    </w:p>
    <w:p w14:paraId="0CD9A540" w14:textId="333CD1C1" w:rsidR="00BE5613" w:rsidRPr="00926B4A" w:rsidRDefault="00BE5613" w:rsidP="001B4D78">
      <w:pPr>
        <w:pStyle w:val="Heading4"/>
        <w:rPr>
          <w:sz w:val="24"/>
          <w:szCs w:val="24"/>
        </w:rPr>
      </w:pPr>
      <w:r w:rsidRPr="00926B4A">
        <w:rPr>
          <w:sz w:val="24"/>
          <w:szCs w:val="24"/>
        </w:rPr>
        <w:t xml:space="preserve">The system shall </w:t>
      </w:r>
      <w:r w:rsidR="00FF59BF" w:rsidRPr="00926B4A">
        <w:rPr>
          <w:sz w:val="24"/>
          <w:szCs w:val="24"/>
        </w:rPr>
        <w:t xml:space="preserve">display in the reminder notifications </w:t>
      </w:r>
      <w:r w:rsidRPr="00926B4A">
        <w:rPr>
          <w:sz w:val="24"/>
          <w:szCs w:val="24"/>
        </w:rPr>
        <w:t>the visit due</w:t>
      </w:r>
      <w:r w:rsidR="00FF59BF" w:rsidRPr="00926B4A">
        <w:rPr>
          <w:sz w:val="24"/>
          <w:szCs w:val="24"/>
        </w:rPr>
        <w:t xml:space="preserve">, which shall be calculated as the </w:t>
      </w:r>
      <w:r w:rsidR="008C5AD2" w:rsidRPr="00926B4A">
        <w:rPr>
          <w:sz w:val="24"/>
          <w:szCs w:val="24"/>
        </w:rPr>
        <w:t>site’s earliest m</w:t>
      </w:r>
      <w:r w:rsidRPr="00926B4A">
        <w:rPr>
          <w:sz w:val="24"/>
          <w:szCs w:val="24"/>
        </w:rPr>
        <w:t>onitoring trigger date</w:t>
      </w:r>
      <w:r w:rsidR="008C5AD2" w:rsidRPr="00926B4A">
        <w:rPr>
          <w:sz w:val="24"/>
          <w:szCs w:val="24"/>
        </w:rPr>
        <w:t xml:space="preserve"> (or earliest enrollment date if the monitoring trigger date is not configured)</w:t>
      </w:r>
      <w:r w:rsidRPr="00926B4A">
        <w:rPr>
          <w:sz w:val="24"/>
          <w:szCs w:val="24"/>
        </w:rPr>
        <w:t xml:space="preserve"> </w:t>
      </w:r>
      <w:r w:rsidR="000911BA" w:rsidRPr="00926B4A">
        <w:rPr>
          <w:sz w:val="24"/>
          <w:szCs w:val="24"/>
        </w:rPr>
        <w:t>plus the 1</w:t>
      </w:r>
      <w:r w:rsidR="000911BA" w:rsidRPr="00926B4A">
        <w:rPr>
          <w:sz w:val="24"/>
          <w:szCs w:val="24"/>
          <w:vertAlign w:val="superscript"/>
        </w:rPr>
        <w:t>st</w:t>
      </w:r>
      <w:r w:rsidR="000911BA" w:rsidRPr="00926B4A">
        <w:rPr>
          <w:sz w:val="24"/>
          <w:szCs w:val="24"/>
        </w:rPr>
        <w:t xml:space="preserve"> PMV Frequenc</w:t>
      </w:r>
      <w:r w:rsidR="00FF59BF" w:rsidRPr="00926B4A">
        <w:rPr>
          <w:sz w:val="24"/>
          <w:szCs w:val="24"/>
        </w:rPr>
        <w:t>y</w:t>
      </w:r>
      <w:r w:rsidR="008C5AD2" w:rsidRPr="00926B4A">
        <w:rPr>
          <w:sz w:val="24"/>
          <w:szCs w:val="24"/>
        </w:rPr>
        <w:t xml:space="preserve"> days</w:t>
      </w:r>
      <w:r w:rsidR="00FF59BF" w:rsidRPr="00926B4A">
        <w:rPr>
          <w:sz w:val="24"/>
          <w:szCs w:val="24"/>
        </w:rPr>
        <w:t>.</w:t>
      </w:r>
      <w:r w:rsidR="00292C99" w:rsidRPr="00926B4A">
        <w:rPr>
          <w:sz w:val="24"/>
          <w:szCs w:val="24"/>
        </w:rPr>
        <w:t xml:space="preserve"> (ADO PBI 15956.2)</w:t>
      </w:r>
    </w:p>
    <w:p w14:paraId="08A42055" w14:textId="4257A7B5" w:rsidR="00DB12A0" w:rsidRPr="00926B4A" w:rsidRDefault="00E56DB5" w:rsidP="001B4D78">
      <w:pPr>
        <w:pStyle w:val="Heading4"/>
        <w:rPr>
          <w:sz w:val="24"/>
          <w:szCs w:val="24"/>
        </w:rPr>
      </w:pPr>
      <w:r w:rsidRPr="00926B4A">
        <w:rPr>
          <w:sz w:val="24"/>
          <w:szCs w:val="24"/>
        </w:rPr>
        <w:t xml:space="preserve">The </w:t>
      </w:r>
      <w:r w:rsidR="00DB12A0" w:rsidRPr="00926B4A">
        <w:rPr>
          <w:sz w:val="24"/>
          <w:szCs w:val="24"/>
        </w:rPr>
        <w:t>reminder notifications shall only be sent for:</w:t>
      </w:r>
      <w:r w:rsidR="00292C99" w:rsidRPr="00926B4A">
        <w:rPr>
          <w:sz w:val="24"/>
          <w:szCs w:val="24"/>
        </w:rPr>
        <w:t xml:space="preserve"> (ADO PBI 15956.3)</w:t>
      </w:r>
    </w:p>
    <w:p w14:paraId="2BCD9657" w14:textId="77777777" w:rsidR="00DB12A0" w:rsidRPr="00926B4A" w:rsidRDefault="00DB12A0" w:rsidP="001424B8">
      <w:pPr>
        <w:pStyle w:val="NormalBullet"/>
        <w:rPr>
          <w:sz w:val="24"/>
          <w:szCs w:val="24"/>
        </w:rPr>
      </w:pPr>
      <w:r w:rsidRPr="00926B4A">
        <w:rPr>
          <w:sz w:val="24"/>
          <w:szCs w:val="24"/>
        </w:rPr>
        <w:t>Current Studies</w:t>
      </w:r>
    </w:p>
    <w:p w14:paraId="7743F927" w14:textId="77777777" w:rsidR="00DB12A0" w:rsidRPr="00926B4A" w:rsidRDefault="00DB12A0" w:rsidP="001424B8">
      <w:pPr>
        <w:pStyle w:val="NormalBullet"/>
        <w:rPr>
          <w:sz w:val="24"/>
          <w:szCs w:val="24"/>
        </w:rPr>
      </w:pPr>
      <w:r w:rsidRPr="00926B4A">
        <w:rPr>
          <w:sz w:val="24"/>
          <w:szCs w:val="24"/>
        </w:rPr>
        <w:t>Enrolling or End Enroll Sites</w:t>
      </w:r>
    </w:p>
    <w:p w14:paraId="26F97748" w14:textId="6C399A14" w:rsidR="00E56DB5" w:rsidRPr="00926B4A" w:rsidRDefault="00DB12A0" w:rsidP="001424B8">
      <w:pPr>
        <w:pStyle w:val="NormalBullet"/>
        <w:rPr>
          <w:sz w:val="24"/>
          <w:szCs w:val="24"/>
        </w:rPr>
      </w:pPr>
      <w:r w:rsidRPr="00926B4A">
        <w:rPr>
          <w:sz w:val="24"/>
          <w:szCs w:val="24"/>
        </w:rPr>
        <w:t>Monitored Studies</w:t>
      </w:r>
      <w:r w:rsidR="00E56DB5" w:rsidRPr="00926B4A">
        <w:rPr>
          <w:sz w:val="24"/>
          <w:szCs w:val="24"/>
        </w:rPr>
        <w:t>, as flagged in Study Organizer (SO).</w:t>
      </w:r>
    </w:p>
    <w:p w14:paraId="4B61D94D" w14:textId="06AA03FE" w:rsidR="00E56DB5" w:rsidRPr="00926B4A" w:rsidRDefault="007B1A81" w:rsidP="001424B8">
      <w:pPr>
        <w:pStyle w:val="NormalBullet"/>
        <w:rPr>
          <w:sz w:val="24"/>
          <w:szCs w:val="24"/>
        </w:rPr>
      </w:pPr>
      <w:r w:rsidRPr="00926B4A">
        <w:rPr>
          <w:sz w:val="24"/>
          <w:szCs w:val="24"/>
        </w:rPr>
        <w:t>Sites that have enrolled at least one patient</w:t>
      </w:r>
    </w:p>
    <w:p w14:paraId="03DA3824" w14:textId="6E40979D" w:rsidR="00E56DB5" w:rsidRPr="00926B4A" w:rsidRDefault="001A5B88" w:rsidP="001B4D78">
      <w:pPr>
        <w:pStyle w:val="Heading4"/>
        <w:rPr>
          <w:sz w:val="24"/>
          <w:szCs w:val="24"/>
        </w:rPr>
      </w:pPr>
      <w:r w:rsidRPr="00926B4A">
        <w:rPr>
          <w:sz w:val="24"/>
          <w:szCs w:val="24"/>
        </w:rPr>
        <w:t>The system shall send warning alerts to the responsible Field Manager distribution list if</w:t>
      </w:r>
      <w:r w:rsidR="00E56DB5" w:rsidRPr="00926B4A">
        <w:rPr>
          <w:sz w:val="24"/>
          <w:szCs w:val="24"/>
        </w:rPr>
        <w:t xml:space="preserve"> a CSL or Field Manager is not assigned or </w:t>
      </w:r>
      <w:r w:rsidRPr="00926B4A">
        <w:rPr>
          <w:sz w:val="24"/>
          <w:szCs w:val="24"/>
        </w:rPr>
        <w:t>if an assigned Field Manager is</w:t>
      </w:r>
      <w:r w:rsidR="00E56DB5" w:rsidRPr="00926B4A">
        <w:rPr>
          <w:sz w:val="24"/>
          <w:szCs w:val="24"/>
        </w:rPr>
        <w:t xml:space="preserve"> inactive</w:t>
      </w:r>
      <w:r w:rsidRPr="00926B4A">
        <w:rPr>
          <w:sz w:val="24"/>
          <w:szCs w:val="24"/>
        </w:rPr>
        <w:t xml:space="preserve">. </w:t>
      </w:r>
      <w:r w:rsidR="00E56DB5" w:rsidRPr="00926B4A">
        <w:rPr>
          <w:sz w:val="24"/>
          <w:szCs w:val="24"/>
        </w:rPr>
        <w:t>The email notification shall contain a specific message when a CSL is not assigned.</w:t>
      </w:r>
      <w:r w:rsidR="00292C99" w:rsidRPr="00926B4A">
        <w:rPr>
          <w:sz w:val="24"/>
          <w:szCs w:val="24"/>
        </w:rPr>
        <w:t xml:space="preserve"> (ADO PBI 15956.4)</w:t>
      </w:r>
    </w:p>
    <w:p w14:paraId="5B4C1AEC" w14:textId="77777777" w:rsidR="000560E7" w:rsidRPr="00926B4A" w:rsidRDefault="000560E7" w:rsidP="001424B8">
      <w:pPr>
        <w:pStyle w:val="NormalBullet"/>
        <w:numPr>
          <w:ilvl w:val="0"/>
          <w:numId w:val="0"/>
        </w:numPr>
        <w:ind w:left="3240"/>
        <w:rPr>
          <w:sz w:val="24"/>
          <w:szCs w:val="24"/>
        </w:rPr>
      </w:pPr>
    </w:p>
    <w:p w14:paraId="237EEDB9" w14:textId="77777777" w:rsidR="000560E7" w:rsidRPr="00926B4A" w:rsidRDefault="1B0913F4" w:rsidP="00787B8F">
      <w:pPr>
        <w:pStyle w:val="Heading3"/>
        <w:rPr>
          <w:sz w:val="24"/>
          <w:szCs w:val="24"/>
        </w:rPr>
      </w:pPr>
      <w:r w:rsidRPr="00926B4A">
        <w:rPr>
          <w:sz w:val="24"/>
          <w:szCs w:val="24"/>
        </w:rPr>
        <w:t>Visit Frequency Alerts</w:t>
      </w:r>
    </w:p>
    <w:p w14:paraId="662DBBBE" w14:textId="1513BA54" w:rsidR="007E4808" w:rsidRPr="00926B4A" w:rsidRDefault="00BD571A" w:rsidP="00787B8F">
      <w:pPr>
        <w:pStyle w:val="Heading4"/>
        <w:rPr>
          <w:sz w:val="24"/>
          <w:szCs w:val="24"/>
        </w:rPr>
      </w:pPr>
      <w:r w:rsidRPr="00926B4A">
        <w:rPr>
          <w:sz w:val="24"/>
          <w:szCs w:val="24"/>
        </w:rPr>
        <w:t xml:space="preserve">The system shall send </w:t>
      </w:r>
      <w:r w:rsidR="007E4808" w:rsidRPr="00926B4A">
        <w:rPr>
          <w:sz w:val="24"/>
          <w:szCs w:val="24"/>
        </w:rPr>
        <w:t xml:space="preserve">a </w:t>
      </w:r>
      <w:r w:rsidRPr="00926B4A">
        <w:rPr>
          <w:sz w:val="24"/>
          <w:szCs w:val="24"/>
        </w:rPr>
        <w:t>reminder notification</w:t>
      </w:r>
      <w:r w:rsidR="007E4808" w:rsidRPr="00926B4A">
        <w:rPr>
          <w:sz w:val="24"/>
          <w:szCs w:val="24"/>
        </w:rPr>
        <w:t xml:space="preserve"> </w:t>
      </w:r>
      <w:r w:rsidR="005F30D0" w:rsidRPr="00926B4A">
        <w:rPr>
          <w:sz w:val="24"/>
          <w:szCs w:val="24"/>
        </w:rPr>
        <w:t>to responsible personnel roles (as configured) when a PMV is due</w:t>
      </w:r>
      <w:r w:rsidR="00EE0BF6" w:rsidRPr="00926B4A">
        <w:rPr>
          <w:sz w:val="24"/>
          <w:szCs w:val="24"/>
        </w:rPr>
        <w:t xml:space="preserve"> </w:t>
      </w:r>
      <w:r w:rsidR="007E4808" w:rsidRPr="00926B4A">
        <w:rPr>
          <w:sz w:val="24"/>
          <w:szCs w:val="24"/>
        </w:rPr>
        <w:t>within the initial warning offset days</w:t>
      </w:r>
      <w:r w:rsidR="00385B28" w:rsidRPr="00926B4A">
        <w:rPr>
          <w:sz w:val="24"/>
          <w:szCs w:val="24"/>
        </w:rPr>
        <w:t xml:space="preserve"> and has not yet been scheduled</w:t>
      </w:r>
      <w:r w:rsidR="007E4808" w:rsidRPr="00926B4A">
        <w:rPr>
          <w:sz w:val="24"/>
          <w:szCs w:val="24"/>
        </w:rPr>
        <w:t>.</w:t>
      </w:r>
      <w:r w:rsidR="00A965E2" w:rsidRPr="00926B4A">
        <w:rPr>
          <w:sz w:val="24"/>
          <w:szCs w:val="24"/>
        </w:rPr>
        <w:t xml:space="preserve"> (ADO PBI 1595</w:t>
      </w:r>
      <w:r w:rsidR="00D41644" w:rsidRPr="00926B4A">
        <w:rPr>
          <w:sz w:val="24"/>
          <w:szCs w:val="24"/>
        </w:rPr>
        <w:t>8</w:t>
      </w:r>
      <w:r w:rsidR="00A965E2" w:rsidRPr="00926B4A">
        <w:rPr>
          <w:sz w:val="24"/>
          <w:szCs w:val="24"/>
        </w:rPr>
        <w:t>.1)</w:t>
      </w:r>
    </w:p>
    <w:p w14:paraId="50BD43DF" w14:textId="6EA25EBF" w:rsidR="000560E7" w:rsidRPr="00C80B71" w:rsidRDefault="366B3F3A" w:rsidP="00787B8F">
      <w:pPr>
        <w:pStyle w:val="Heading4"/>
        <w:rPr>
          <w:sz w:val="24"/>
          <w:szCs w:val="24"/>
        </w:rPr>
      </w:pPr>
      <w:r w:rsidRPr="00926B4A">
        <w:rPr>
          <w:sz w:val="24"/>
          <w:szCs w:val="24"/>
        </w:rPr>
        <w:t xml:space="preserve">The system shall send </w:t>
      </w:r>
      <w:r w:rsidR="4DC8BE20" w:rsidRPr="00926B4A">
        <w:rPr>
          <w:sz w:val="24"/>
          <w:szCs w:val="24"/>
        </w:rPr>
        <w:t xml:space="preserve">a </w:t>
      </w:r>
      <w:r w:rsidRPr="00926B4A">
        <w:rPr>
          <w:sz w:val="24"/>
          <w:szCs w:val="24"/>
        </w:rPr>
        <w:t>remin</w:t>
      </w:r>
      <w:r w:rsidR="48CB87A5" w:rsidRPr="00926B4A">
        <w:rPr>
          <w:sz w:val="24"/>
          <w:szCs w:val="24"/>
        </w:rPr>
        <w:t xml:space="preserve">der </w:t>
      </w:r>
      <w:r w:rsidR="4DC8BE20" w:rsidRPr="00926B4A">
        <w:rPr>
          <w:sz w:val="24"/>
          <w:szCs w:val="24"/>
        </w:rPr>
        <w:t>notification</w:t>
      </w:r>
      <w:r w:rsidR="48CB87A5" w:rsidRPr="00926B4A">
        <w:rPr>
          <w:sz w:val="24"/>
          <w:szCs w:val="24"/>
        </w:rPr>
        <w:t xml:space="preserve"> to responsible personnel roles (as configured) when a PMV is due</w:t>
      </w:r>
      <w:r w:rsidR="4DC8BE20" w:rsidRPr="00926B4A">
        <w:rPr>
          <w:sz w:val="24"/>
          <w:szCs w:val="24"/>
        </w:rPr>
        <w:t xml:space="preserve"> within the final warning offset days and has not yet been scheduled.</w:t>
      </w:r>
      <w:r w:rsidR="21FAEE8C" w:rsidRPr="00926B4A">
        <w:rPr>
          <w:sz w:val="24"/>
          <w:szCs w:val="24"/>
        </w:rPr>
        <w:t xml:space="preserve"> (ADO PBI 15958.2)</w:t>
      </w:r>
    </w:p>
    <w:p w14:paraId="242E1AF3" w14:textId="1E5DDBAC" w:rsidR="00EE2EDE" w:rsidRPr="00C80B71" w:rsidRDefault="00EE2EDE" w:rsidP="00683192">
      <w:pPr>
        <w:ind w:left="900"/>
        <w:rPr>
          <w:rFonts w:ascii="Arial" w:hAnsi="Arial" w:cs="Arial"/>
          <w:szCs w:val="24"/>
        </w:rPr>
      </w:pPr>
    </w:p>
    <w:p w14:paraId="2189DE80" w14:textId="77777777" w:rsidR="002B74E9" w:rsidRPr="00C80B71" w:rsidRDefault="002B74E9" w:rsidP="00F0276C">
      <w:pPr>
        <w:pStyle w:val="Heading1"/>
        <w:rPr>
          <w:b w:val="0"/>
          <w:sz w:val="24"/>
          <w:szCs w:val="24"/>
        </w:rPr>
      </w:pPr>
      <w:bookmarkStart w:id="98" w:name="_Toc194686590"/>
      <w:bookmarkStart w:id="99" w:name="_Toc194687888"/>
      <w:bookmarkStart w:id="100" w:name="_Toc195008598"/>
      <w:bookmarkStart w:id="101" w:name="_Toc198026162"/>
      <w:r w:rsidRPr="00C80B71">
        <w:rPr>
          <w:sz w:val="24"/>
          <w:szCs w:val="24"/>
        </w:rPr>
        <w:t>SECURITY</w:t>
      </w:r>
      <w:bookmarkEnd w:id="98"/>
      <w:bookmarkEnd w:id="99"/>
      <w:bookmarkEnd w:id="100"/>
      <w:bookmarkEnd w:id="101"/>
    </w:p>
    <w:p w14:paraId="261155D9" w14:textId="0B2FC0C6" w:rsidR="00B96FF0" w:rsidRPr="00C80B71" w:rsidRDefault="00706B62" w:rsidP="00F0276C">
      <w:pPr>
        <w:pStyle w:val="Heading2"/>
        <w:rPr>
          <w:b w:val="0"/>
          <w:caps w:val="0"/>
          <w:sz w:val="24"/>
          <w:szCs w:val="24"/>
        </w:rPr>
      </w:pPr>
      <w:bookmarkStart w:id="102" w:name="_Toc198026163"/>
      <w:bookmarkStart w:id="103" w:name="_Toc195008599"/>
      <w:r w:rsidRPr="00C80B71">
        <w:rPr>
          <w:b w:val="0"/>
          <w:caps w:val="0"/>
          <w:sz w:val="24"/>
          <w:szCs w:val="24"/>
        </w:rPr>
        <w:t xml:space="preserve">Application </w:t>
      </w:r>
      <w:r w:rsidR="00CE7DE4" w:rsidRPr="00C80B71">
        <w:rPr>
          <w:b w:val="0"/>
          <w:caps w:val="0"/>
          <w:sz w:val="24"/>
          <w:szCs w:val="24"/>
        </w:rPr>
        <w:t>Se</w:t>
      </w:r>
      <w:r w:rsidR="00B96FF0" w:rsidRPr="00C80B71">
        <w:rPr>
          <w:b w:val="0"/>
          <w:caps w:val="0"/>
          <w:sz w:val="24"/>
          <w:szCs w:val="24"/>
        </w:rPr>
        <w:t>curity</w:t>
      </w:r>
      <w:bookmarkEnd w:id="102"/>
    </w:p>
    <w:p w14:paraId="7160B2D8" w14:textId="3D6E5C68" w:rsidR="002B74E9" w:rsidRPr="00C80B71" w:rsidRDefault="002B74E9" w:rsidP="00695EA5">
      <w:pPr>
        <w:pStyle w:val="Heading3"/>
        <w:rPr>
          <w:b w:val="0"/>
          <w:bCs w:val="0"/>
          <w:caps/>
          <w:sz w:val="24"/>
          <w:szCs w:val="24"/>
        </w:rPr>
      </w:pPr>
      <w:r w:rsidRPr="00C80B71">
        <w:rPr>
          <w:b w:val="0"/>
          <w:bCs w:val="0"/>
          <w:sz w:val="24"/>
          <w:szCs w:val="24"/>
        </w:rPr>
        <w:t xml:space="preserve">The application and its associated modules </w:t>
      </w:r>
      <w:r w:rsidR="00F2101C" w:rsidRPr="00C80B71">
        <w:rPr>
          <w:b w:val="0"/>
          <w:bCs w:val="0"/>
          <w:sz w:val="24"/>
          <w:szCs w:val="24"/>
        </w:rPr>
        <w:t>shall be</w:t>
      </w:r>
      <w:r w:rsidRPr="00C80B71">
        <w:rPr>
          <w:b w:val="0"/>
          <w:bCs w:val="0"/>
          <w:sz w:val="24"/>
          <w:szCs w:val="24"/>
        </w:rPr>
        <w:t xml:space="preserve"> accessible only to users who have the required application roles and user access configured in the Clinical Data Systems Access control application.</w:t>
      </w:r>
      <w:r w:rsidR="0066387E" w:rsidRPr="00C80B71">
        <w:rPr>
          <w:b w:val="0"/>
          <w:bCs w:val="0"/>
          <w:sz w:val="24"/>
          <w:szCs w:val="24"/>
        </w:rPr>
        <w:t xml:space="preserve"> (ADO PBI 15960.1)</w:t>
      </w:r>
      <w:bookmarkEnd w:id="103"/>
    </w:p>
    <w:p w14:paraId="123ED0D7" w14:textId="77777777" w:rsidR="002B74E9" w:rsidRPr="00C80B71" w:rsidRDefault="002B74E9" w:rsidP="1B111A5E">
      <w:pPr>
        <w:pStyle w:val="Heading3"/>
        <w:numPr>
          <w:ilvl w:val="0"/>
          <w:numId w:val="0"/>
        </w:numPr>
        <w:ind w:left="1710"/>
        <w:rPr>
          <w:b w:val="0"/>
          <w:bCs w:val="0"/>
          <w:sz w:val="24"/>
          <w:szCs w:val="24"/>
        </w:rPr>
      </w:pPr>
    </w:p>
    <w:p w14:paraId="0EDE8A45" w14:textId="5B3D52AD" w:rsidR="002B74E9" w:rsidRPr="00C80B71" w:rsidRDefault="002C6E2D" w:rsidP="00695EA5">
      <w:pPr>
        <w:pStyle w:val="Heading3"/>
        <w:rPr>
          <w:b w:val="0"/>
          <w:bCs w:val="0"/>
          <w:caps/>
          <w:sz w:val="24"/>
          <w:szCs w:val="24"/>
        </w:rPr>
      </w:pPr>
      <w:bookmarkStart w:id="104" w:name="_Toc195008600"/>
      <w:r w:rsidRPr="00C80B71">
        <w:rPr>
          <w:b w:val="0"/>
          <w:bCs w:val="0"/>
          <w:sz w:val="24"/>
          <w:szCs w:val="24"/>
        </w:rPr>
        <w:t>Access</w:t>
      </w:r>
      <w:r w:rsidR="002B74E9" w:rsidRPr="00C80B71">
        <w:rPr>
          <w:b w:val="0"/>
          <w:bCs w:val="0"/>
          <w:sz w:val="24"/>
          <w:szCs w:val="24"/>
        </w:rPr>
        <w:t xml:space="preserve"> to the scheduler module shall be available to authorized users and shall enable users with managerial rights to edit or delete all activity types for all users.  Otherwise, if a user does not have managerial rights, they shall only have authorization to create and update their activities.</w:t>
      </w:r>
      <w:r w:rsidR="0066387E" w:rsidRPr="00C80B71">
        <w:rPr>
          <w:b w:val="0"/>
          <w:bCs w:val="0"/>
          <w:sz w:val="24"/>
          <w:szCs w:val="24"/>
        </w:rPr>
        <w:t xml:space="preserve"> (ADO PBI 15960.2)</w:t>
      </w:r>
      <w:bookmarkEnd w:id="104"/>
    </w:p>
    <w:p w14:paraId="0A6B3B75" w14:textId="01EE93EB" w:rsidR="002B74E9" w:rsidRPr="00C80B71" w:rsidRDefault="002B74E9" w:rsidP="00695EA5">
      <w:pPr>
        <w:pStyle w:val="Heading3"/>
        <w:rPr>
          <w:b w:val="0"/>
          <w:bCs w:val="0"/>
          <w:caps/>
          <w:sz w:val="24"/>
          <w:szCs w:val="24"/>
        </w:rPr>
      </w:pPr>
      <w:bookmarkStart w:id="105" w:name="_Toc195008601"/>
      <w:r w:rsidRPr="00C80B71">
        <w:rPr>
          <w:b w:val="0"/>
          <w:bCs w:val="0"/>
          <w:sz w:val="24"/>
          <w:szCs w:val="24"/>
        </w:rPr>
        <w:t xml:space="preserve">Access to </w:t>
      </w:r>
      <w:r w:rsidR="00947C36" w:rsidRPr="00C80B71">
        <w:rPr>
          <w:b w:val="0"/>
          <w:bCs w:val="0"/>
          <w:sz w:val="24"/>
          <w:szCs w:val="24"/>
        </w:rPr>
        <w:t>t</w:t>
      </w:r>
      <w:r w:rsidRPr="00C80B71">
        <w:rPr>
          <w:b w:val="0"/>
          <w:bCs w:val="0"/>
          <w:sz w:val="24"/>
          <w:szCs w:val="24"/>
        </w:rPr>
        <w:t xml:space="preserve">he </w:t>
      </w:r>
      <w:r w:rsidR="00A761B6" w:rsidRPr="00C80B71">
        <w:rPr>
          <w:b w:val="0"/>
          <w:bCs w:val="0"/>
          <w:sz w:val="24"/>
          <w:szCs w:val="24"/>
        </w:rPr>
        <w:t>scheduler</w:t>
      </w:r>
      <w:r w:rsidRPr="00C80B71">
        <w:rPr>
          <w:b w:val="0"/>
          <w:bCs w:val="0"/>
          <w:sz w:val="24"/>
          <w:szCs w:val="24"/>
        </w:rPr>
        <w:t xml:space="preserve"> shall be available to authorized users based on the configurations set up in the Clinical Data Systems Access Control application. These individuals shall be able to create new visit reports and update existing reports under the status “FCRA Review”.</w:t>
      </w:r>
      <w:r w:rsidR="0066387E" w:rsidRPr="00C80B71">
        <w:rPr>
          <w:b w:val="0"/>
          <w:bCs w:val="0"/>
          <w:sz w:val="24"/>
          <w:szCs w:val="24"/>
        </w:rPr>
        <w:t xml:space="preserve"> (ADO PBI 15960.3)</w:t>
      </w:r>
      <w:bookmarkEnd w:id="105"/>
    </w:p>
    <w:p w14:paraId="6763300E" w14:textId="5E793209" w:rsidR="00A761B6" w:rsidRPr="00C80B71" w:rsidRDefault="002B74E9" w:rsidP="00695EA5">
      <w:pPr>
        <w:pStyle w:val="Heading3"/>
        <w:rPr>
          <w:b w:val="0"/>
          <w:bCs w:val="0"/>
          <w:caps/>
          <w:sz w:val="24"/>
          <w:szCs w:val="24"/>
        </w:rPr>
      </w:pPr>
      <w:bookmarkStart w:id="106" w:name="_Toc195008602"/>
      <w:r w:rsidRPr="00C80B71">
        <w:rPr>
          <w:b w:val="0"/>
          <w:bCs w:val="0"/>
          <w:sz w:val="24"/>
          <w:szCs w:val="24"/>
        </w:rPr>
        <w:t xml:space="preserve">Authorized personnel shall have the ability to approve </w:t>
      </w:r>
      <w:r w:rsidR="00580FAA">
        <w:rPr>
          <w:b w:val="0"/>
          <w:bCs w:val="0"/>
          <w:sz w:val="24"/>
          <w:szCs w:val="24"/>
        </w:rPr>
        <w:t>monitor reports</w:t>
      </w:r>
      <w:r w:rsidRPr="00C80B71">
        <w:rPr>
          <w:b w:val="0"/>
          <w:bCs w:val="0"/>
          <w:sz w:val="24"/>
          <w:szCs w:val="24"/>
        </w:rPr>
        <w:t>.</w:t>
      </w:r>
      <w:r w:rsidR="0066387E" w:rsidRPr="00C80B71">
        <w:rPr>
          <w:b w:val="0"/>
          <w:bCs w:val="0"/>
          <w:sz w:val="24"/>
          <w:szCs w:val="24"/>
        </w:rPr>
        <w:t xml:space="preserve"> (ADO PBI 15960.4)</w:t>
      </w:r>
      <w:bookmarkEnd w:id="106"/>
    </w:p>
    <w:p w14:paraId="4F4E7540" w14:textId="17D00A9D" w:rsidR="002B74E9" w:rsidRPr="00C80B71" w:rsidRDefault="002B74E9" w:rsidP="00695EA5">
      <w:pPr>
        <w:pStyle w:val="Heading3"/>
        <w:rPr>
          <w:b w:val="0"/>
          <w:bCs w:val="0"/>
          <w:caps/>
          <w:sz w:val="24"/>
          <w:szCs w:val="24"/>
        </w:rPr>
      </w:pPr>
      <w:bookmarkStart w:id="107" w:name="_Toc195008603"/>
      <w:r w:rsidRPr="00C80B71">
        <w:rPr>
          <w:b w:val="0"/>
          <w:bCs w:val="0"/>
          <w:sz w:val="24"/>
          <w:szCs w:val="24"/>
        </w:rPr>
        <w:t>The system shall provide those with manager privilege the ability to schedule a monitoring activity on behalf of any authorized user.</w:t>
      </w:r>
      <w:r w:rsidR="0066387E" w:rsidRPr="00C80B71">
        <w:rPr>
          <w:b w:val="0"/>
          <w:bCs w:val="0"/>
          <w:sz w:val="24"/>
          <w:szCs w:val="24"/>
        </w:rPr>
        <w:t xml:space="preserve"> (ADO PBI 15960.5)</w:t>
      </w:r>
      <w:bookmarkEnd w:id="107"/>
    </w:p>
    <w:p w14:paraId="0FF50AAB" w14:textId="0BE498E7" w:rsidR="002B74E9" w:rsidRPr="00C80B71" w:rsidRDefault="002B74E9" w:rsidP="00695EA5">
      <w:pPr>
        <w:pStyle w:val="Heading3"/>
        <w:rPr>
          <w:b w:val="0"/>
          <w:bCs w:val="0"/>
          <w:caps/>
          <w:sz w:val="24"/>
          <w:szCs w:val="24"/>
        </w:rPr>
      </w:pPr>
      <w:bookmarkStart w:id="108" w:name="_Toc195008604"/>
      <w:r w:rsidRPr="00C80B71">
        <w:rPr>
          <w:b w:val="0"/>
          <w:bCs w:val="0"/>
          <w:sz w:val="24"/>
          <w:szCs w:val="24"/>
        </w:rPr>
        <w:t>The system shall ensure that authorized users can revert the status of monitoring visits that are not closed to “FCRA Review”</w:t>
      </w:r>
      <w:r w:rsidR="00B5794B" w:rsidRPr="00C80B71">
        <w:rPr>
          <w:b w:val="0"/>
          <w:bCs w:val="0"/>
          <w:sz w:val="24"/>
          <w:szCs w:val="24"/>
        </w:rPr>
        <w:t xml:space="preserve">, e.g., only a user with managerial access can revert a </w:t>
      </w:r>
      <w:r w:rsidR="00A57CBB" w:rsidRPr="00C80B71">
        <w:rPr>
          <w:b w:val="0"/>
          <w:bCs w:val="0"/>
          <w:sz w:val="24"/>
          <w:szCs w:val="24"/>
        </w:rPr>
        <w:t xml:space="preserve">Manager Review, Manager Approved, or </w:t>
      </w:r>
      <w:r w:rsidR="00B5794B" w:rsidRPr="00C80B71">
        <w:rPr>
          <w:b w:val="0"/>
          <w:bCs w:val="0"/>
          <w:sz w:val="24"/>
          <w:szCs w:val="24"/>
        </w:rPr>
        <w:t xml:space="preserve">Sent to Site </w:t>
      </w:r>
      <w:r w:rsidR="00F67737" w:rsidRPr="00C80B71">
        <w:rPr>
          <w:b w:val="0"/>
          <w:bCs w:val="0"/>
          <w:sz w:val="24"/>
          <w:szCs w:val="24"/>
        </w:rPr>
        <w:t>visit</w:t>
      </w:r>
      <w:r w:rsidR="00B5794B" w:rsidRPr="00C80B71">
        <w:rPr>
          <w:b w:val="0"/>
          <w:bCs w:val="0"/>
          <w:sz w:val="24"/>
          <w:szCs w:val="24"/>
        </w:rPr>
        <w:t xml:space="preserve"> back to FCRA Review.</w:t>
      </w:r>
      <w:r w:rsidR="0066387E" w:rsidRPr="00C80B71">
        <w:rPr>
          <w:b w:val="0"/>
          <w:bCs w:val="0"/>
          <w:sz w:val="24"/>
          <w:szCs w:val="24"/>
        </w:rPr>
        <w:t xml:space="preserve"> (ADO PBI 15960.6)</w:t>
      </w:r>
      <w:bookmarkEnd w:id="108"/>
    </w:p>
    <w:p w14:paraId="46A7039C" w14:textId="38377C02" w:rsidR="002B74E9" w:rsidRPr="00C80B71" w:rsidRDefault="002B74E9" w:rsidP="00695EA5">
      <w:pPr>
        <w:pStyle w:val="Heading3"/>
        <w:rPr>
          <w:b w:val="0"/>
          <w:bCs w:val="0"/>
          <w:caps/>
          <w:sz w:val="24"/>
          <w:szCs w:val="24"/>
        </w:rPr>
      </w:pPr>
      <w:bookmarkStart w:id="109" w:name="_Toc195008605"/>
      <w:r w:rsidRPr="00C80B71">
        <w:rPr>
          <w:b w:val="0"/>
          <w:bCs w:val="0"/>
          <w:sz w:val="24"/>
          <w:szCs w:val="24"/>
        </w:rPr>
        <w:t xml:space="preserve">The system shall allow the user, within the “Enter Visit </w:t>
      </w:r>
      <w:proofErr w:type="gramStart"/>
      <w:r w:rsidRPr="00C80B71">
        <w:rPr>
          <w:b w:val="0"/>
          <w:bCs w:val="0"/>
          <w:sz w:val="24"/>
          <w:szCs w:val="24"/>
        </w:rPr>
        <w:t>Data“</w:t>
      </w:r>
      <w:r w:rsidR="4F2547AD" w:rsidRPr="7BBE70BB">
        <w:rPr>
          <w:b w:val="0"/>
          <w:bCs w:val="0"/>
          <w:sz w:val="24"/>
          <w:szCs w:val="24"/>
        </w:rPr>
        <w:t xml:space="preserve"> </w:t>
      </w:r>
      <w:r w:rsidRPr="00C80B71">
        <w:rPr>
          <w:b w:val="0"/>
          <w:bCs w:val="0"/>
          <w:sz w:val="24"/>
          <w:szCs w:val="24"/>
        </w:rPr>
        <w:t>section</w:t>
      </w:r>
      <w:proofErr w:type="gramEnd"/>
      <w:r w:rsidRPr="00C80B71">
        <w:rPr>
          <w:b w:val="0"/>
          <w:bCs w:val="0"/>
          <w:sz w:val="24"/>
          <w:szCs w:val="24"/>
        </w:rPr>
        <w:t>, to edit or delete data they have entered if the visit is in FCRA Review status.</w:t>
      </w:r>
      <w:r w:rsidR="0066387E" w:rsidRPr="00C80B71">
        <w:rPr>
          <w:b w:val="0"/>
          <w:bCs w:val="0"/>
          <w:sz w:val="24"/>
          <w:szCs w:val="24"/>
        </w:rPr>
        <w:t xml:space="preserve"> (ADO PBI 15960.7)</w:t>
      </w:r>
      <w:bookmarkEnd w:id="109"/>
    </w:p>
    <w:p w14:paraId="65732181" w14:textId="607695A0" w:rsidR="00624C15" w:rsidRPr="00C80B71" w:rsidRDefault="00624C15" w:rsidP="00695EA5">
      <w:pPr>
        <w:pStyle w:val="Heading3"/>
        <w:rPr>
          <w:b w:val="0"/>
          <w:bCs w:val="0"/>
          <w:caps/>
          <w:sz w:val="24"/>
          <w:szCs w:val="24"/>
        </w:rPr>
      </w:pPr>
      <w:bookmarkStart w:id="110" w:name="_Toc195008606"/>
      <w:r w:rsidRPr="00C80B71">
        <w:rPr>
          <w:b w:val="0"/>
          <w:bCs w:val="0"/>
          <w:sz w:val="24"/>
          <w:szCs w:val="24"/>
        </w:rPr>
        <w:t xml:space="preserve">In the Monitoring Visits Frequency module, the authorized user shall be able to select only those studies </w:t>
      </w:r>
      <w:r w:rsidR="002C6E2D" w:rsidRPr="00C80B71">
        <w:rPr>
          <w:b w:val="0"/>
          <w:bCs w:val="0"/>
          <w:sz w:val="24"/>
          <w:szCs w:val="24"/>
        </w:rPr>
        <w:t>to which he/she has access</w:t>
      </w:r>
      <w:r w:rsidRPr="00C80B71">
        <w:rPr>
          <w:b w:val="0"/>
          <w:bCs w:val="0"/>
          <w:sz w:val="24"/>
          <w:szCs w:val="24"/>
        </w:rPr>
        <w:t>.</w:t>
      </w:r>
      <w:r w:rsidR="0066387E" w:rsidRPr="00C80B71">
        <w:rPr>
          <w:b w:val="0"/>
          <w:bCs w:val="0"/>
          <w:sz w:val="24"/>
          <w:szCs w:val="24"/>
        </w:rPr>
        <w:t xml:space="preserve"> (ADO PBI 15960.8)</w:t>
      </w:r>
      <w:bookmarkEnd w:id="110"/>
    </w:p>
    <w:p w14:paraId="79459102" w14:textId="08DAD26E" w:rsidR="00784E0F" w:rsidRPr="00C80B71" w:rsidRDefault="00784E0F" w:rsidP="00695EA5">
      <w:pPr>
        <w:pStyle w:val="Heading3"/>
        <w:rPr>
          <w:b w:val="0"/>
          <w:bCs w:val="0"/>
          <w:caps/>
          <w:sz w:val="24"/>
          <w:szCs w:val="24"/>
        </w:rPr>
      </w:pPr>
      <w:bookmarkStart w:id="111" w:name="_Toc195008607"/>
      <w:r w:rsidRPr="00C80B71">
        <w:rPr>
          <w:b w:val="0"/>
          <w:bCs w:val="0"/>
          <w:sz w:val="24"/>
          <w:szCs w:val="24"/>
        </w:rPr>
        <w:t xml:space="preserve">The Report Questions Module shall be </w:t>
      </w:r>
      <w:r w:rsidR="002C6E2D" w:rsidRPr="00C80B71">
        <w:rPr>
          <w:b w:val="0"/>
          <w:bCs w:val="0"/>
          <w:sz w:val="24"/>
          <w:szCs w:val="24"/>
        </w:rPr>
        <w:t>accessible only to</w:t>
      </w:r>
      <w:r w:rsidRPr="00C80B71">
        <w:rPr>
          <w:b w:val="0"/>
          <w:bCs w:val="0"/>
          <w:sz w:val="24"/>
          <w:szCs w:val="24"/>
        </w:rPr>
        <w:t xml:space="preserve"> authorized users.</w:t>
      </w:r>
      <w:r w:rsidR="0066387E" w:rsidRPr="00C80B71">
        <w:rPr>
          <w:b w:val="0"/>
          <w:bCs w:val="0"/>
          <w:sz w:val="24"/>
          <w:szCs w:val="24"/>
        </w:rPr>
        <w:t xml:space="preserve"> (ADO PBI 15960.9)</w:t>
      </w:r>
      <w:bookmarkEnd w:id="111"/>
    </w:p>
    <w:p w14:paraId="4D852C9F" w14:textId="049B3948" w:rsidR="00624C15" w:rsidRPr="00C80B71" w:rsidRDefault="00784E0F" w:rsidP="00695EA5">
      <w:pPr>
        <w:pStyle w:val="Heading3"/>
        <w:rPr>
          <w:b w:val="0"/>
          <w:bCs w:val="0"/>
          <w:caps/>
          <w:sz w:val="24"/>
          <w:szCs w:val="24"/>
        </w:rPr>
      </w:pPr>
      <w:bookmarkStart w:id="112" w:name="_Toc195008608"/>
      <w:r w:rsidRPr="00C80B71">
        <w:rPr>
          <w:b w:val="0"/>
          <w:bCs w:val="0"/>
          <w:sz w:val="24"/>
          <w:szCs w:val="24"/>
        </w:rPr>
        <w:t xml:space="preserve">The Report Templates Module shall be </w:t>
      </w:r>
      <w:r w:rsidR="002C6E2D" w:rsidRPr="00C80B71">
        <w:rPr>
          <w:b w:val="0"/>
          <w:bCs w:val="0"/>
          <w:sz w:val="24"/>
          <w:szCs w:val="24"/>
        </w:rPr>
        <w:t>accessible only to</w:t>
      </w:r>
      <w:r w:rsidRPr="00C80B71">
        <w:rPr>
          <w:b w:val="0"/>
          <w:bCs w:val="0"/>
          <w:sz w:val="24"/>
          <w:szCs w:val="24"/>
        </w:rPr>
        <w:t xml:space="preserve"> authorized users.</w:t>
      </w:r>
      <w:r w:rsidR="0066387E" w:rsidRPr="00C80B71">
        <w:rPr>
          <w:b w:val="0"/>
          <w:bCs w:val="0"/>
          <w:sz w:val="24"/>
          <w:szCs w:val="24"/>
        </w:rPr>
        <w:t xml:space="preserve"> (ADO PBI 15960.10)</w:t>
      </w:r>
      <w:bookmarkEnd w:id="112"/>
    </w:p>
    <w:p w14:paraId="3760CEE3" w14:textId="5B736AC5" w:rsidR="00B618FA" w:rsidRPr="00C80B71" w:rsidRDefault="00990F7E" w:rsidP="00695EA5">
      <w:pPr>
        <w:pStyle w:val="Heading3"/>
        <w:rPr>
          <w:b w:val="0"/>
          <w:bCs w:val="0"/>
          <w:caps/>
          <w:sz w:val="24"/>
          <w:szCs w:val="24"/>
        </w:rPr>
      </w:pPr>
      <w:bookmarkStart w:id="113" w:name="_Toc195008609"/>
      <w:r w:rsidRPr="00C80B71">
        <w:rPr>
          <w:b w:val="0"/>
          <w:bCs w:val="0"/>
          <w:sz w:val="24"/>
          <w:szCs w:val="24"/>
        </w:rPr>
        <w:t xml:space="preserve">The Report Templates Module shall allow only authorized users </w:t>
      </w:r>
      <w:r w:rsidR="00B618FA" w:rsidRPr="00C80B71">
        <w:rPr>
          <w:b w:val="0"/>
          <w:bCs w:val="0"/>
          <w:sz w:val="24"/>
          <w:szCs w:val="24"/>
        </w:rPr>
        <w:t>to add, update, and delete questions to/from a template.</w:t>
      </w:r>
      <w:r w:rsidR="0066387E" w:rsidRPr="00C80B71">
        <w:rPr>
          <w:b w:val="0"/>
          <w:bCs w:val="0"/>
          <w:sz w:val="24"/>
          <w:szCs w:val="24"/>
        </w:rPr>
        <w:t xml:space="preserve"> (ADO PBI 15960.11)</w:t>
      </w:r>
      <w:bookmarkEnd w:id="113"/>
    </w:p>
    <w:p w14:paraId="264BD1FF" w14:textId="77777777" w:rsidR="00683192" w:rsidRPr="00C80B71" w:rsidRDefault="00683192" w:rsidP="00683192">
      <w:pPr>
        <w:pStyle w:val="ListParagraph"/>
        <w:ind w:left="792"/>
        <w:rPr>
          <w:rFonts w:ascii="Arial" w:hAnsi="Arial" w:cs="Arial"/>
          <w:szCs w:val="24"/>
        </w:rPr>
      </w:pPr>
    </w:p>
    <w:p w14:paraId="0EDDAF12" w14:textId="77777777" w:rsidR="006149C1" w:rsidRPr="00C80B71" w:rsidRDefault="006149C1" w:rsidP="005D1EA3">
      <w:pPr>
        <w:pStyle w:val="Heading1"/>
        <w:rPr>
          <w:sz w:val="24"/>
          <w:szCs w:val="24"/>
        </w:rPr>
      </w:pPr>
      <w:bookmarkStart w:id="114" w:name="_Toc194686591"/>
      <w:bookmarkStart w:id="115" w:name="_Toc194687889"/>
      <w:bookmarkStart w:id="116" w:name="_Toc195008610"/>
      <w:bookmarkStart w:id="117" w:name="_Toc198026164"/>
      <w:r w:rsidRPr="00C80B71">
        <w:rPr>
          <w:sz w:val="24"/>
          <w:szCs w:val="24"/>
        </w:rPr>
        <w:t>USER MANUAL</w:t>
      </w:r>
      <w:bookmarkEnd w:id="114"/>
      <w:bookmarkEnd w:id="115"/>
      <w:bookmarkEnd w:id="116"/>
      <w:bookmarkEnd w:id="117"/>
    </w:p>
    <w:p w14:paraId="69920FCA" w14:textId="484348CF" w:rsidR="006149C1" w:rsidRPr="00BA3A5F" w:rsidRDefault="002C6E2D" w:rsidP="006149C1">
      <w:pPr>
        <w:ind w:left="360"/>
        <w:rPr>
          <w:rFonts w:ascii="Arial" w:hAnsi="Arial" w:cs="Arial"/>
          <w:szCs w:val="24"/>
        </w:rPr>
      </w:pPr>
      <w:r w:rsidRPr="00C80B71">
        <w:rPr>
          <w:rFonts w:ascii="Arial" w:hAnsi="Arial" w:cs="Arial"/>
          <w:szCs w:val="24"/>
        </w:rPr>
        <w:t>The user</w:t>
      </w:r>
      <w:r w:rsidR="006149C1" w:rsidRPr="00C80B71">
        <w:rPr>
          <w:rFonts w:ascii="Arial" w:hAnsi="Arial" w:cs="Arial"/>
          <w:szCs w:val="24"/>
        </w:rPr>
        <w:t xml:space="preserve"> manual shall be available </w:t>
      </w:r>
      <w:r w:rsidR="003777CC" w:rsidRPr="003777CC">
        <w:rPr>
          <w:rFonts w:ascii="Arial" w:hAnsi="Arial" w:cs="Arial"/>
          <w:szCs w:val="24"/>
        </w:rPr>
        <w:t>in the Clinical Data Operation</w:t>
      </w:r>
      <w:r w:rsidR="00871C71">
        <w:rPr>
          <w:rFonts w:ascii="Arial" w:hAnsi="Arial" w:cs="Arial"/>
          <w:szCs w:val="24"/>
        </w:rPr>
        <w:t>s</w:t>
      </w:r>
      <w:r w:rsidR="003777CC" w:rsidRPr="003777CC">
        <w:rPr>
          <w:rFonts w:ascii="Arial" w:hAnsi="Arial" w:cs="Arial"/>
          <w:szCs w:val="24"/>
        </w:rPr>
        <w:t xml:space="preserve"> (CDO) Gateway.</w:t>
      </w:r>
    </w:p>
    <w:p w14:paraId="51D2BE7E" w14:textId="77777777" w:rsidR="00683192" w:rsidRPr="00BA3A5F" w:rsidRDefault="00683192" w:rsidP="00683192">
      <w:pPr>
        <w:rPr>
          <w:rFonts w:ascii="Arial" w:hAnsi="Arial" w:cs="Arial"/>
          <w:szCs w:val="24"/>
        </w:rPr>
      </w:pPr>
    </w:p>
    <w:p w14:paraId="4C436529" w14:textId="3BB3E14C" w:rsidR="007010F6" w:rsidRPr="00BA3A5F" w:rsidRDefault="5D741CC9" w:rsidP="437EF588">
      <w:pPr>
        <w:pStyle w:val="Heading1"/>
        <w:rPr>
          <w:sz w:val="24"/>
          <w:szCs w:val="24"/>
        </w:rPr>
      </w:pPr>
      <w:bookmarkStart w:id="118" w:name="_Toc173238615"/>
      <w:bookmarkStart w:id="119" w:name="_Toc194686592"/>
      <w:bookmarkStart w:id="120" w:name="_Toc194687890"/>
      <w:bookmarkStart w:id="121" w:name="_Toc195008611"/>
      <w:bookmarkStart w:id="122" w:name="_Toc198026165"/>
      <w:r w:rsidRPr="00BA3A5F">
        <w:rPr>
          <w:sz w:val="24"/>
          <w:szCs w:val="24"/>
        </w:rPr>
        <w:t>SYSTEM SPECIFICATIONS</w:t>
      </w:r>
      <w:bookmarkEnd w:id="118"/>
      <w:bookmarkEnd w:id="119"/>
      <w:bookmarkEnd w:id="120"/>
      <w:bookmarkEnd w:id="121"/>
      <w:bookmarkEnd w:id="122"/>
    </w:p>
    <w:p w14:paraId="411F2DDE" w14:textId="77777777" w:rsidR="003A08D7" w:rsidRPr="00BA3A5F" w:rsidRDefault="003A08D7" w:rsidP="36CB96CB">
      <w:pPr>
        <w:outlineLvl w:val="1"/>
        <w:rPr>
          <w:rFonts w:ascii="Arial" w:hAnsi="Arial" w:cs="Arial"/>
          <w:b/>
          <w:bCs/>
          <w:szCs w:val="24"/>
        </w:rPr>
      </w:pPr>
      <w:bookmarkStart w:id="123" w:name="_Toc194733140"/>
      <w:bookmarkStart w:id="124" w:name="_Toc194733259"/>
      <w:bookmarkStart w:id="125" w:name="_Toc194733281"/>
      <w:bookmarkStart w:id="126" w:name="_Toc194733513"/>
      <w:bookmarkStart w:id="127" w:name="_Toc194734821"/>
      <w:bookmarkStart w:id="128" w:name="_Toc194734844"/>
      <w:bookmarkStart w:id="129" w:name="_Toc195008612"/>
      <w:bookmarkStart w:id="130" w:name="_Toc195008808"/>
      <w:bookmarkStart w:id="131" w:name="_Toc195008850"/>
      <w:bookmarkStart w:id="132" w:name="_Toc195008903"/>
      <w:bookmarkStart w:id="133" w:name="_Toc195008979"/>
      <w:bookmarkStart w:id="134" w:name="_Toc195009010"/>
      <w:bookmarkStart w:id="135" w:name="_Toc195009061"/>
      <w:bookmarkStart w:id="136" w:name="_Toc194733141"/>
      <w:bookmarkStart w:id="137" w:name="_Toc194733260"/>
      <w:bookmarkStart w:id="138" w:name="_Toc194733282"/>
      <w:bookmarkStart w:id="139" w:name="_Toc194733514"/>
      <w:bookmarkStart w:id="140" w:name="_Toc194734822"/>
      <w:bookmarkStart w:id="141" w:name="_Toc194734845"/>
      <w:bookmarkStart w:id="142" w:name="_Toc195008613"/>
      <w:bookmarkStart w:id="143" w:name="_Toc195008809"/>
      <w:bookmarkStart w:id="144" w:name="_Toc195008851"/>
      <w:bookmarkStart w:id="145" w:name="_Toc195008904"/>
      <w:bookmarkStart w:id="146" w:name="_Toc195008980"/>
      <w:bookmarkStart w:id="147" w:name="_Toc195009011"/>
      <w:bookmarkStart w:id="148" w:name="_Toc195009062"/>
      <w:bookmarkStart w:id="149" w:name="_Toc194733142"/>
      <w:bookmarkStart w:id="150" w:name="_Toc194733261"/>
      <w:bookmarkStart w:id="151" w:name="_Toc194733283"/>
      <w:bookmarkStart w:id="152" w:name="_Toc194733515"/>
      <w:bookmarkStart w:id="153" w:name="_Toc194734823"/>
      <w:bookmarkStart w:id="154" w:name="_Toc194734846"/>
      <w:bookmarkStart w:id="155" w:name="_Toc195008614"/>
      <w:bookmarkStart w:id="156" w:name="_Toc195008810"/>
      <w:bookmarkStart w:id="157" w:name="_Toc195008852"/>
      <w:bookmarkStart w:id="158" w:name="_Toc195008905"/>
      <w:bookmarkStart w:id="159" w:name="_Toc195008981"/>
      <w:bookmarkStart w:id="160" w:name="_Toc195009012"/>
      <w:bookmarkStart w:id="161" w:name="_Toc195009063"/>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p>
    <w:p w14:paraId="508CC097" w14:textId="6C5542D0" w:rsidR="00DA4AEB" w:rsidRPr="00BA3A5F" w:rsidRDefault="006A0001" w:rsidP="001424B8">
      <w:pPr>
        <w:pStyle w:val="Heading2"/>
        <w:rPr>
          <w:sz w:val="24"/>
          <w:szCs w:val="24"/>
        </w:rPr>
      </w:pPr>
      <w:bookmarkStart w:id="162" w:name="_Toc198026166"/>
      <w:r w:rsidRPr="00BA3A5F">
        <w:rPr>
          <w:sz w:val="24"/>
          <w:szCs w:val="24"/>
        </w:rPr>
        <w:t>Location of Application Files</w:t>
      </w:r>
      <w:bookmarkEnd w:id="162"/>
    </w:p>
    <w:p w14:paraId="272F64E2" w14:textId="54D3C7BF" w:rsidR="00EA4ACA" w:rsidRPr="00BA3A5F" w:rsidRDefault="00DA4AEB" w:rsidP="001424B8">
      <w:pPr>
        <w:pStyle w:val="Heading3"/>
        <w:rPr>
          <w:b w:val="0"/>
          <w:bCs w:val="0"/>
          <w:snapToGrid w:val="0"/>
          <w:sz w:val="24"/>
          <w:szCs w:val="24"/>
        </w:rPr>
      </w:pPr>
      <w:r w:rsidRPr="00BA3A5F">
        <w:rPr>
          <w:b w:val="0"/>
          <w:bCs w:val="0"/>
          <w:snapToGrid w:val="0"/>
          <w:sz w:val="24"/>
          <w:szCs w:val="24"/>
        </w:rPr>
        <w:t>Production</w:t>
      </w:r>
      <w:r w:rsidR="00EB21DA" w:rsidRPr="00BA3A5F">
        <w:rPr>
          <w:b w:val="0"/>
          <w:bCs w:val="0"/>
          <w:snapToGrid w:val="0"/>
          <w:sz w:val="24"/>
          <w:szCs w:val="24"/>
        </w:rPr>
        <w:t xml:space="preserve"> </w:t>
      </w:r>
      <w:r w:rsidRPr="00BA3A5F">
        <w:rPr>
          <w:b w:val="0"/>
          <w:bCs w:val="0"/>
          <w:snapToGrid w:val="0"/>
          <w:sz w:val="24"/>
          <w:szCs w:val="24"/>
        </w:rPr>
        <w:t>run-time</w:t>
      </w:r>
      <w:r w:rsidR="00EB21DA" w:rsidRPr="00BA3A5F">
        <w:rPr>
          <w:b w:val="0"/>
          <w:bCs w:val="0"/>
          <w:snapToGrid w:val="0"/>
          <w:sz w:val="24"/>
          <w:szCs w:val="24"/>
        </w:rPr>
        <w:t xml:space="preserve"> executables</w:t>
      </w:r>
      <w:r w:rsidR="00A86C5C" w:rsidRPr="00BA3A5F">
        <w:rPr>
          <w:b w:val="0"/>
          <w:bCs w:val="0"/>
          <w:snapToGrid w:val="0"/>
          <w:sz w:val="24"/>
          <w:szCs w:val="24"/>
        </w:rPr>
        <w:t xml:space="preserve"> reside on </w:t>
      </w:r>
      <w:r w:rsidR="00EA4ACA" w:rsidRPr="00BA3A5F">
        <w:rPr>
          <w:b w:val="0"/>
          <w:bCs w:val="0"/>
          <w:snapToGrid w:val="0"/>
          <w:sz w:val="24"/>
          <w:szCs w:val="24"/>
        </w:rPr>
        <w:t xml:space="preserve">the production Oracle Custom Reports </w:t>
      </w:r>
      <w:r w:rsidR="003E7A11" w:rsidRPr="00BA3A5F">
        <w:rPr>
          <w:b w:val="0"/>
          <w:bCs w:val="0"/>
          <w:snapToGrid w:val="0"/>
          <w:sz w:val="24"/>
          <w:szCs w:val="24"/>
        </w:rPr>
        <w:t>and Applications</w:t>
      </w:r>
      <w:r w:rsidR="00EA4ACA" w:rsidRPr="00BA3A5F">
        <w:rPr>
          <w:b w:val="0"/>
          <w:bCs w:val="0"/>
          <w:snapToGrid w:val="0"/>
          <w:sz w:val="24"/>
          <w:szCs w:val="24"/>
        </w:rPr>
        <w:t xml:space="preserve"> Middle Tier Server (refer to </w:t>
      </w:r>
      <w:r w:rsidR="00120BF5" w:rsidRPr="00BA3A5F">
        <w:rPr>
          <w:b w:val="0"/>
          <w:bCs w:val="0"/>
          <w:snapToGrid w:val="0"/>
          <w:sz w:val="24"/>
          <w:szCs w:val="24"/>
        </w:rPr>
        <w:t>60027904</w:t>
      </w:r>
      <w:r w:rsidR="00667F53" w:rsidRPr="00BA3A5F">
        <w:rPr>
          <w:b w:val="0"/>
          <w:bCs w:val="0"/>
          <w:snapToGrid w:val="0"/>
          <w:sz w:val="24"/>
          <w:szCs w:val="24"/>
        </w:rPr>
        <w:t xml:space="preserve"> </w:t>
      </w:r>
      <w:r w:rsidR="00120BF5" w:rsidRPr="00BA3A5F">
        <w:rPr>
          <w:b w:val="0"/>
          <w:bCs w:val="0"/>
          <w:snapToGrid w:val="0"/>
          <w:sz w:val="24"/>
          <w:szCs w:val="24"/>
        </w:rPr>
        <w:t>Clinical Servers Production Configuration</w:t>
      </w:r>
      <w:r w:rsidR="00EA4ACA" w:rsidRPr="00BA3A5F">
        <w:rPr>
          <w:b w:val="0"/>
          <w:bCs w:val="0"/>
          <w:snapToGrid w:val="0"/>
          <w:sz w:val="24"/>
          <w:szCs w:val="24"/>
        </w:rPr>
        <w:t>)</w:t>
      </w:r>
    </w:p>
    <w:p w14:paraId="076B29A1" w14:textId="72E5A4C5" w:rsidR="00F024B6" w:rsidRPr="00BA3A5F" w:rsidRDefault="00DA4AEB" w:rsidP="001424B8">
      <w:pPr>
        <w:pStyle w:val="Heading3"/>
        <w:rPr>
          <w:b w:val="0"/>
          <w:bCs w:val="0"/>
          <w:snapToGrid w:val="0"/>
          <w:sz w:val="24"/>
          <w:szCs w:val="24"/>
        </w:rPr>
      </w:pPr>
      <w:r w:rsidRPr="00BA3A5F">
        <w:rPr>
          <w:b w:val="0"/>
          <w:bCs w:val="0"/>
          <w:snapToGrid w:val="0"/>
          <w:sz w:val="24"/>
          <w:szCs w:val="24"/>
        </w:rPr>
        <w:t>Development run-time</w:t>
      </w:r>
      <w:r w:rsidR="00EB21DA" w:rsidRPr="00BA3A5F">
        <w:rPr>
          <w:b w:val="0"/>
          <w:bCs w:val="0"/>
          <w:snapToGrid w:val="0"/>
          <w:sz w:val="24"/>
          <w:szCs w:val="24"/>
        </w:rPr>
        <w:t xml:space="preserve"> executables </w:t>
      </w:r>
      <w:r w:rsidR="00A86C5C" w:rsidRPr="00BA3A5F">
        <w:rPr>
          <w:b w:val="0"/>
          <w:bCs w:val="0"/>
          <w:snapToGrid w:val="0"/>
          <w:sz w:val="24"/>
          <w:szCs w:val="24"/>
        </w:rPr>
        <w:t xml:space="preserve">reside on </w:t>
      </w:r>
      <w:r w:rsidR="001424B8" w:rsidRPr="00BA3A5F">
        <w:rPr>
          <w:b w:val="0"/>
          <w:bCs w:val="0"/>
          <w:snapToGrid w:val="0"/>
          <w:sz w:val="24"/>
          <w:szCs w:val="24"/>
        </w:rPr>
        <w:t xml:space="preserve">the </w:t>
      </w:r>
      <w:r w:rsidR="00667F53" w:rsidRPr="00BA3A5F">
        <w:rPr>
          <w:b w:val="0"/>
          <w:bCs w:val="0"/>
          <w:snapToGrid w:val="0"/>
          <w:sz w:val="24"/>
          <w:szCs w:val="24"/>
        </w:rPr>
        <w:t xml:space="preserve">development Oracle Custom Reports </w:t>
      </w:r>
      <w:r w:rsidR="003E7A11" w:rsidRPr="00BA3A5F">
        <w:rPr>
          <w:b w:val="0"/>
          <w:bCs w:val="0"/>
          <w:snapToGrid w:val="0"/>
          <w:sz w:val="24"/>
          <w:szCs w:val="24"/>
        </w:rPr>
        <w:t>and Applications</w:t>
      </w:r>
      <w:r w:rsidR="00667F53" w:rsidRPr="00BA3A5F">
        <w:rPr>
          <w:b w:val="0"/>
          <w:bCs w:val="0"/>
          <w:snapToGrid w:val="0"/>
          <w:sz w:val="24"/>
          <w:szCs w:val="24"/>
        </w:rPr>
        <w:t xml:space="preserve"> Middle Tier Server (refer to </w:t>
      </w:r>
      <w:r w:rsidR="00120BF5" w:rsidRPr="00BA3A5F">
        <w:rPr>
          <w:b w:val="0"/>
          <w:bCs w:val="0"/>
          <w:snapToGrid w:val="0"/>
          <w:sz w:val="24"/>
          <w:szCs w:val="24"/>
        </w:rPr>
        <w:t>60027904</w:t>
      </w:r>
      <w:r w:rsidR="00667F53" w:rsidRPr="00BA3A5F">
        <w:rPr>
          <w:b w:val="0"/>
          <w:bCs w:val="0"/>
          <w:snapToGrid w:val="0"/>
          <w:sz w:val="24"/>
          <w:szCs w:val="24"/>
        </w:rPr>
        <w:t xml:space="preserve"> </w:t>
      </w:r>
      <w:r w:rsidR="00120BF5" w:rsidRPr="00BA3A5F">
        <w:rPr>
          <w:b w:val="0"/>
          <w:bCs w:val="0"/>
          <w:snapToGrid w:val="0"/>
          <w:sz w:val="24"/>
          <w:szCs w:val="24"/>
        </w:rPr>
        <w:t>Clinical Servers Production Configuration</w:t>
      </w:r>
      <w:r w:rsidR="00667F53" w:rsidRPr="00BA3A5F">
        <w:rPr>
          <w:b w:val="0"/>
          <w:bCs w:val="0"/>
          <w:snapToGrid w:val="0"/>
          <w:sz w:val="24"/>
          <w:szCs w:val="24"/>
        </w:rPr>
        <w:t>)</w:t>
      </w:r>
    </w:p>
    <w:p w14:paraId="195F72D8" w14:textId="45BD3A1C" w:rsidR="003A08D7" w:rsidRPr="00BA3A5F" w:rsidRDefault="003A08D7" w:rsidP="001B4D78">
      <w:pPr>
        <w:pStyle w:val="Heading3"/>
        <w:rPr>
          <w:b w:val="0"/>
          <w:bCs w:val="0"/>
          <w:snapToGrid w:val="0"/>
          <w:sz w:val="24"/>
          <w:szCs w:val="24"/>
        </w:rPr>
      </w:pPr>
      <w:r w:rsidRPr="00BA3A5F">
        <w:rPr>
          <w:b w:val="0"/>
          <w:bCs w:val="0"/>
          <w:snapToGrid w:val="0"/>
          <w:sz w:val="24"/>
          <w:szCs w:val="24"/>
        </w:rPr>
        <w:lastRenderedPageBreak/>
        <w:t xml:space="preserve">The application web and </w:t>
      </w:r>
      <w:proofErr w:type="spellStart"/>
      <w:r w:rsidRPr="00BA3A5F">
        <w:rPr>
          <w:b w:val="0"/>
          <w:bCs w:val="0"/>
          <w:snapToGrid w:val="0"/>
          <w:sz w:val="24"/>
          <w:szCs w:val="24"/>
        </w:rPr>
        <w:t>api</w:t>
      </w:r>
      <w:proofErr w:type="spellEnd"/>
      <w:r w:rsidRPr="00BA3A5F">
        <w:rPr>
          <w:b w:val="0"/>
          <w:bCs w:val="0"/>
          <w:snapToGrid w:val="0"/>
          <w:sz w:val="24"/>
          <w:szCs w:val="24"/>
        </w:rPr>
        <w:t xml:space="preserve"> shall be located on the servers in the </w:t>
      </w:r>
      <w:proofErr w:type="spellStart"/>
      <w:r w:rsidRPr="00BA3A5F">
        <w:rPr>
          <w:b w:val="0"/>
          <w:bCs w:val="0"/>
          <w:snapToGrid w:val="0"/>
          <w:sz w:val="24"/>
          <w:szCs w:val="24"/>
        </w:rPr>
        <w:t>sma</w:t>
      </w:r>
      <w:proofErr w:type="spellEnd"/>
      <w:r w:rsidRPr="00BA3A5F">
        <w:rPr>
          <w:b w:val="0"/>
          <w:bCs w:val="0"/>
          <w:snapToGrid w:val="0"/>
          <w:sz w:val="24"/>
          <w:szCs w:val="24"/>
        </w:rPr>
        <w:t xml:space="preserve"> and smav2 directories.</w:t>
      </w:r>
    </w:p>
    <w:p w14:paraId="0BB7FD84" w14:textId="77777777" w:rsidR="00CD2FBE" w:rsidRPr="00BA3A5F" w:rsidRDefault="00CD2FBE" w:rsidP="00CD2FBE">
      <w:pPr>
        <w:rPr>
          <w:rFonts w:ascii="Arial" w:hAnsi="Arial" w:cs="Arial"/>
          <w:szCs w:val="24"/>
        </w:rPr>
      </w:pPr>
    </w:p>
    <w:p w14:paraId="3A561AD6" w14:textId="25FCA419" w:rsidR="00DA4AEB" w:rsidRPr="00BA3A5F" w:rsidRDefault="006A0001" w:rsidP="001424B8">
      <w:pPr>
        <w:pStyle w:val="Heading2"/>
        <w:rPr>
          <w:sz w:val="24"/>
          <w:szCs w:val="24"/>
        </w:rPr>
      </w:pPr>
      <w:bookmarkStart w:id="163" w:name="_Toc198026167"/>
      <w:r w:rsidRPr="00BA3A5F">
        <w:rPr>
          <w:sz w:val="24"/>
          <w:szCs w:val="24"/>
        </w:rPr>
        <w:t>Location of Oracle Data Tables</w:t>
      </w:r>
      <w:bookmarkEnd w:id="163"/>
    </w:p>
    <w:p w14:paraId="14505D36" w14:textId="439D1CFD" w:rsidR="00D87B9C" w:rsidRPr="00BA3A5F" w:rsidRDefault="00DA4AEB" w:rsidP="000E0B20">
      <w:pPr>
        <w:pStyle w:val="Header"/>
        <w:widowControl w:val="0"/>
        <w:tabs>
          <w:tab w:val="clear" w:pos="4320"/>
          <w:tab w:val="clear" w:pos="8640"/>
        </w:tabs>
        <w:ind w:left="1080"/>
        <w:rPr>
          <w:rFonts w:ascii="Arial" w:hAnsi="Arial" w:cs="Arial"/>
          <w:snapToGrid w:val="0"/>
        </w:rPr>
      </w:pPr>
      <w:r w:rsidRPr="523860F6">
        <w:rPr>
          <w:rFonts w:ascii="Arial" w:hAnsi="Arial" w:cs="Arial"/>
          <w:snapToGrid w:val="0"/>
        </w:rPr>
        <w:t xml:space="preserve">All data tables </w:t>
      </w:r>
      <w:r w:rsidR="003E7A11" w:rsidRPr="523860F6">
        <w:rPr>
          <w:rFonts w:ascii="Arial" w:hAnsi="Arial" w:cs="Arial"/>
          <w:snapToGrid w:val="0"/>
        </w:rPr>
        <w:t>are in</w:t>
      </w:r>
      <w:r w:rsidRPr="523860F6">
        <w:rPr>
          <w:rFonts w:ascii="Arial" w:hAnsi="Arial" w:cs="Arial"/>
          <w:snapToGrid w:val="0"/>
        </w:rPr>
        <w:t xml:space="preserve"> </w:t>
      </w:r>
      <w:r w:rsidR="00CD2FBE" w:rsidRPr="523860F6">
        <w:rPr>
          <w:rFonts w:ascii="Arial" w:hAnsi="Arial" w:cs="Arial"/>
          <w:snapToGrid w:val="0"/>
        </w:rPr>
        <w:t xml:space="preserve">the </w:t>
      </w:r>
      <w:r w:rsidRPr="523860F6">
        <w:rPr>
          <w:rFonts w:ascii="Arial" w:hAnsi="Arial" w:cs="Arial"/>
          <w:snapToGrid w:val="0"/>
        </w:rPr>
        <w:t xml:space="preserve">CAP schema in </w:t>
      </w:r>
      <w:r w:rsidR="00071FD7" w:rsidRPr="523860F6">
        <w:rPr>
          <w:rFonts w:ascii="Arial" w:hAnsi="Arial" w:cs="Arial"/>
          <w:snapToGrid w:val="0"/>
        </w:rPr>
        <w:t>PROD</w:t>
      </w:r>
      <w:r w:rsidR="002B74E9" w:rsidRPr="523860F6">
        <w:rPr>
          <w:rFonts w:ascii="Arial" w:hAnsi="Arial" w:cs="Arial"/>
          <w:snapToGrid w:val="0"/>
        </w:rPr>
        <w:t>, TEST,</w:t>
      </w:r>
      <w:r w:rsidR="00C517D5" w:rsidRPr="523860F6">
        <w:rPr>
          <w:rFonts w:ascii="Arial" w:hAnsi="Arial" w:cs="Arial"/>
          <w:snapToGrid w:val="0"/>
        </w:rPr>
        <w:t xml:space="preserve"> </w:t>
      </w:r>
      <w:r w:rsidRPr="523860F6">
        <w:rPr>
          <w:rFonts w:ascii="Arial" w:hAnsi="Arial" w:cs="Arial"/>
          <w:snapToGrid w:val="0"/>
        </w:rPr>
        <w:t>and DEV instances</w:t>
      </w:r>
      <w:r w:rsidR="00D87B9C" w:rsidRPr="523860F6">
        <w:rPr>
          <w:rFonts w:ascii="Arial" w:hAnsi="Arial" w:cs="Arial"/>
          <w:snapToGrid w:val="0"/>
        </w:rPr>
        <w:t xml:space="preserve"> and start with </w:t>
      </w:r>
      <w:r w:rsidR="00DF3B5F" w:rsidRPr="523860F6">
        <w:rPr>
          <w:rFonts w:ascii="Arial" w:hAnsi="Arial" w:cs="Arial"/>
          <w:snapToGrid w:val="0"/>
        </w:rPr>
        <w:t>the prefix “</w:t>
      </w:r>
      <w:proofErr w:type="spellStart"/>
      <w:r w:rsidR="00DF3B5F" w:rsidRPr="523860F6">
        <w:rPr>
          <w:rFonts w:ascii="Arial" w:hAnsi="Arial" w:cs="Arial"/>
          <w:snapToGrid w:val="0"/>
        </w:rPr>
        <w:t>MON</w:t>
      </w:r>
      <w:r w:rsidR="16AB27CA" w:rsidRPr="523860F6">
        <w:rPr>
          <w:rFonts w:ascii="Arial" w:hAnsi="Arial" w:cs="Arial"/>
          <w:snapToGrid w:val="0"/>
        </w:rPr>
        <w:t>_</w:t>
      </w:r>
      <w:r w:rsidR="00FA0AC8">
        <w:rPr>
          <w:rFonts w:ascii="Arial" w:hAnsi="Arial" w:cs="Arial"/>
          <w:snapToGrid w:val="0"/>
        </w:rPr>
        <w:t>o</w:t>
      </w:r>
      <w:r w:rsidR="380B67E6" w:rsidRPr="523860F6">
        <w:rPr>
          <w:rFonts w:ascii="Arial" w:hAnsi="Arial" w:cs="Arial"/>
          <w:snapToGrid w:val="0"/>
        </w:rPr>
        <w:t>r</w:t>
      </w:r>
      <w:proofErr w:type="spellEnd"/>
      <w:r w:rsidR="380B67E6" w:rsidRPr="523860F6">
        <w:rPr>
          <w:rFonts w:ascii="Arial" w:hAnsi="Arial" w:cs="Arial"/>
          <w:snapToGrid w:val="0"/>
        </w:rPr>
        <w:t xml:space="preserve"> SMART_SDV_</w:t>
      </w:r>
      <w:r w:rsidR="16AB27CA" w:rsidRPr="523860F6">
        <w:rPr>
          <w:rFonts w:ascii="Arial" w:hAnsi="Arial" w:cs="Arial"/>
          <w:snapToGrid w:val="0"/>
        </w:rPr>
        <w:t>”</w:t>
      </w:r>
    </w:p>
    <w:p w14:paraId="30B26D32" w14:textId="77777777" w:rsidR="00CD2FBE" w:rsidRPr="00BA3A5F" w:rsidRDefault="00257AB9" w:rsidP="00CD2FBE">
      <w:pPr>
        <w:pStyle w:val="Header"/>
        <w:widowControl w:val="0"/>
        <w:tabs>
          <w:tab w:val="clear" w:pos="4320"/>
          <w:tab w:val="clear" w:pos="8640"/>
        </w:tabs>
        <w:ind w:left="1080"/>
        <w:rPr>
          <w:rFonts w:ascii="Arial" w:hAnsi="Arial" w:cs="Arial"/>
          <w:snapToGrid w:val="0"/>
          <w:szCs w:val="24"/>
        </w:rPr>
      </w:pPr>
      <w:r w:rsidRPr="00BA3A5F">
        <w:rPr>
          <w:rFonts w:ascii="Arial" w:hAnsi="Arial" w:cs="Arial"/>
          <w:snapToGrid w:val="0"/>
          <w:szCs w:val="24"/>
        </w:rPr>
        <w:t xml:space="preserve"> </w:t>
      </w:r>
    </w:p>
    <w:p w14:paraId="31CFF669" w14:textId="3F5B6805" w:rsidR="00D8564C" w:rsidRPr="00BA3A5F" w:rsidRDefault="00DA4AEB" w:rsidP="001B4D78">
      <w:pPr>
        <w:pStyle w:val="Heading3"/>
        <w:rPr>
          <w:snapToGrid w:val="0"/>
          <w:sz w:val="24"/>
          <w:szCs w:val="24"/>
        </w:rPr>
      </w:pPr>
      <w:r w:rsidRPr="00BA3A5F">
        <w:rPr>
          <w:snapToGrid w:val="0"/>
          <w:sz w:val="24"/>
          <w:szCs w:val="24"/>
        </w:rPr>
        <w:t>Table</w:t>
      </w:r>
      <w:r w:rsidR="00D8564C" w:rsidRPr="00BA3A5F">
        <w:rPr>
          <w:snapToGrid w:val="0"/>
          <w:sz w:val="24"/>
          <w:szCs w:val="24"/>
        </w:rPr>
        <w:t>s and Description</w:t>
      </w:r>
    </w:p>
    <w:tbl>
      <w:tblPr>
        <w:tblW w:w="0" w:type="auto"/>
        <w:tblInd w:w="1200" w:type="dxa"/>
        <w:tblLook w:val="01E0" w:firstRow="1" w:lastRow="1" w:firstColumn="1" w:lastColumn="1" w:noHBand="0" w:noVBand="0"/>
      </w:tblPr>
      <w:tblGrid>
        <w:gridCol w:w="4698"/>
        <w:gridCol w:w="4454"/>
      </w:tblGrid>
      <w:tr w:rsidR="00504BAD" w:rsidRPr="004F58DF" w14:paraId="36C2B56A" w14:textId="77777777" w:rsidTr="1B111A5E">
        <w:trPr>
          <w:tblHead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2CE680" w14:textId="77777777" w:rsidR="00504BAD" w:rsidRPr="00BA3A5F" w:rsidRDefault="00504BAD" w:rsidP="0016207E">
            <w:pPr>
              <w:widowControl w:val="0"/>
              <w:rPr>
                <w:rFonts w:ascii="Arial" w:hAnsi="Arial" w:cs="Arial"/>
                <w:b/>
                <w:i/>
                <w:iCs/>
                <w:snapToGrid w:val="0"/>
                <w:szCs w:val="24"/>
              </w:rPr>
            </w:pPr>
            <w:r w:rsidRPr="00BA3A5F">
              <w:rPr>
                <w:rFonts w:ascii="Arial" w:hAnsi="Arial" w:cs="Arial"/>
                <w:b/>
                <w:i/>
                <w:iCs/>
                <w:snapToGrid w:val="0"/>
                <w:szCs w:val="24"/>
              </w:rPr>
              <w:t>Name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93737F" w14:textId="77777777" w:rsidR="00504BAD" w:rsidRPr="00BA3A5F" w:rsidRDefault="00504BAD" w:rsidP="0016207E">
            <w:pPr>
              <w:widowControl w:val="0"/>
              <w:rPr>
                <w:rFonts w:ascii="Arial" w:hAnsi="Arial" w:cs="Arial"/>
                <w:b/>
                <w:i/>
                <w:iCs/>
                <w:snapToGrid w:val="0"/>
                <w:szCs w:val="24"/>
              </w:rPr>
            </w:pPr>
            <w:r w:rsidRPr="00BA3A5F">
              <w:rPr>
                <w:rFonts w:ascii="Arial" w:hAnsi="Arial" w:cs="Arial"/>
                <w:b/>
                <w:i/>
                <w:iCs/>
                <w:snapToGrid w:val="0"/>
                <w:szCs w:val="24"/>
              </w:rPr>
              <w:t>Description</w:t>
            </w:r>
          </w:p>
        </w:tc>
      </w:tr>
      <w:tr w:rsidR="00504BAD" w:rsidRPr="004F58DF" w14:paraId="01307E7D"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C8800D"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MON_ACT_TIME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E56A6C" w14:textId="5F9B98A1"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Stores the date, begin and end times for all activities</w:t>
            </w:r>
            <w:r w:rsidR="00CD2FBE" w:rsidRPr="00BA3A5F">
              <w:rPr>
                <w:rFonts w:ascii="Arial" w:hAnsi="Arial" w:cs="Arial"/>
                <w:snapToGrid w:val="0"/>
                <w:szCs w:val="24"/>
              </w:rPr>
              <w:t>.</w:t>
            </w:r>
          </w:p>
        </w:tc>
      </w:tr>
      <w:tr w:rsidR="00504BAD" w:rsidRPr="004F58DF" w14:paraId="235B345F"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713F4D"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MON_ACTIVITY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964829"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Master table to store all activities related to monitoring</w:t>
            </w:r>
          </w:p>
        </w:tc>
      </w:tr>
      <w:tr w:rsidR="00504BAD" w:rsidRPr="004F58DF" w14:paraId="526CE240"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F4F46E" w14:textId="77777777" w:rsidR="00504BAD" w:rsidRPr="00BA3A5F" w:rsidRDefault="00504BAD" w:rsidP="0016207E">
            <w:pPr>
              <w:widowControl w:val="0"/>
              <w:rPr>
                <w:rFonts w:ascii="Arial" w:hAnsi="Arial" w:cs="Arial"/>
                <w:bCs/>
                <w:snapToGrid w:val="0"/>
                <w:szCs w:val="24"/>
              </w:rPr>
            </w:pPr>
            <w:r w:rsidRPr="00BA3A5F">
              <w:rPr>
                <w:rFonts w:ascii="Arial" w:hAnsi="Arial" w:cs="Arial"/>
                <w:bCs/>
                <w:snapToGrid w:val="0"/>
                <w:szCs w:val="24"/>
              </w:rPr>
              <w:t>MON_RPT_QUESTIONS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520A95" w14:textId="77777777" w:rsidR="00504BAD" w:rsidRPr="00BA3A5F" w:rsidRDefault="00504BAD" w:rsidP="00BA7146">
            <w:pPr>
              <w:widowControl w:val="0"/>
              <w:rPr>
                <w:rFonts w:ascii="Arial" w:hAnsi="Arial" w:cs="Arial"/>
                <w:snapToGrid w:val="0"/>
                <w:szCs w:val="24"/>
              </w:rPr>
            </w:pPr>
            <w:r w:rsidRPr="00BA3A5F">
              <w:rPr>
                <w:rFonts w:ascii="Arial" w:hAnsi="Arial" w:cs="Arial"/>
                <w:snapToGrid w:val="0"/>
                <w:szCs w:val="24"/>
              </w:rPr>
              <w:t>Stores a master list of questions that can be added to monitoring visit report templates</w:t>
            </w:r>
          </w:p>
        </w:tc>
      </w:tr>
      <w:tr w:rsidR="00504BAD" w:rsidRPr="004F58DF" w14:paraId="22EB7CEC"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308F36" w14:textId="77777777" w:rsidR="00504BAD" w:rsidRPr="00BA3A5F" w:rsidRDefault="00504BAD" w:rsidP="0016207E">
            <w:pPr>
              <w:widowControl w:val="0"/>
              <w:rPr>
                <w:rFonts w:ascii="Arial" w:hAnsi="Arial" w:cs="Arial"/>
                <w:bCs/>
                <w:snapToGrid w:val="0"/>
                <w:szCs w:val="24"/>
              </w:rPr>
            </w:pPr>
            <w:r w:rsidRPr="00BA3A5F">
              <w:rPr>
                <w:rFonts w:ascii="Arial" w:hAnsi="Arial" w:cs="Arial"/>
                <w:bCs/>
                <w:snapToGrid w:val="0"/>
                <w:szCs w:val="24"/>
              </w:rPr>
              <w:t>MON_RPT_TEMPLATE_QUESTIONS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F2DBE9" w14:textId="0640EC30" w:rsidR="00504BAD" w:rsidRPr="00BA3A5F" w:rsidRDefault="00504BAD" w:rsidP="00BA7146">
            <w:pPr>
              <w:widowControl w:val="0"/>
              <w:rPr>
                <w:rFonts w:ascii="Arial" w:hAnsi="Arial" w:cs="Arial"/>
                <w:snapToGrid w:val="0"/>
                <w:szCs w:val="24"/>
              </w:rPr>
            </w:pPr>
            <w:r w:rsidRPr="00BA3A5F">
              <w:rPr>
                <w:rFonts w:ascii="Arial" w:hAnsi="Arial" w:cs="Arial"/>
                <w:snapToGrid w:val="0"/>
                <w:szCs w:val="24"/>
              </w:rPr>
              <w:t>Associates report questions with a report template</w:t>
            </w:r>
            <w:r w:rsidR="00CD2FBE" w:rsidRPr="00BA3A5F">
              <w:rPr>
                <w:rFonts w:ascii="Arial" w:hAnsi="Arial" w:cs="Arial"/>
                <w:snapToGrid w:val="0"/>
                <w:szCs w:val="24"/>
              </w:rPr>
              <w:t>.</w:t>
            </w:r>
          </w:p>
        </w:tc>
      </w:tr>
      <w:tr w:rsidR="00504BAD" w:rsidRPr="004F58DF" w14:paraId="1D0BFD28"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F242634" w14:textId="77777777" w:rsidR="00504BAD" w:rsidRPr="00BA3A5F" w:rsidRDefault="00504BAD" w:rsidP="0016207E">
            <w:pPr>
              <w:widowControl w:val="0"/>
              <w:rPr>
                <w:rFonts w:ascii="Arial" w:hAnsi="Arial" w:cs="Arial"/>
                <w:bCs/>
                <w:snapToGrid w:val="0"/>
                <w:szCs w:val="24"/>
              </w:rPr>
            </w:pPr>
            <w:r w:rsidRPr="00BA3A5F">
              <w:rPr>
                <w:rFonts w:ascii="Arial" w:hAnsi="Arial" w:cs="Arial"/>
                <w:bCs/>
                <w:snapToGrid w:val="0"/>
                <w:szCs w:val="24"/>
              </w:rPr>
              <w:t>MON_RPT_TEMPLATES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DA62C5" w14:textId="0C50C9A9" w:rsidR="00504BAD" w:rsidRPr="00BA3A5F" w:rsidRDefault="00504BAD" w:rsidP="00BA7146">
            <w:pPr>
              <w:widowControl w:val="0"/>
              <w:rPr>
                <w:rFonts w:ascii="Arial" w:hAnsi="Arial" w:cs="Arial"/>
                <w:snapToGrid w:val="0"/>
                <w:szCs w:val="24"/>
              </w:rPr>
            </w:pPr>
            <w:r w:rsidRPr="00BA3A5F">
              <w:rPr>
                <w:rFonts w:ascii="Arial" w:hAnsi="Arial" w:cs="Arial"/>
                <w:snapToGrid w:val="0"/>
                <w:szCs w:val="24"/>
              </w:rPr>
              <w:t xml:space="preserve">Stores </w:t>
            </w:r>
            <w:r w:rsidR="00CD2FBE" w:rsidRPr="00BA3A5F">
              <w:rPr>
                <w:rFonts w:ascii="Arial" w:hAnsi="Arial" w:cs="Arial"/>
                <w:snapToGrid w:val="0"/>
                <w:szCs w:val="24"/>
              </w:rPr>
              <w:t>set up</w:t>
            </w:r>
            <w:r w:rsidRPr="00BA3A5F">
              <w:rPr>
                <w:rFonts w:ascii="Arial" w:hAnsi="Arial" w:cs="Arial"/>
                <w:snapToGrid w:val="0"/>
                <w:szCs w:val="24"/>
              </w:rPr>
              <w:t xml:space="preserve"> for templates, the associated visit type</w:t>
            </w:r>
            <w:r w:rsidR="00CD2FBE" w:rsidRPr="00BA3A5F">
              <w:rPr>
                <w:rFonts w:ascii="Arial" w:hAnsi="Arial" w:cs="Arial"/>
                <w:snapToGrid w:val="0"/>
                <w:szCs w:val="24"/>
              </w:rPr>
              <w:t>,</w:t>
            </w:r>
            <w:r w:rsidRPr="00BA3A5F">
              <w:rPr>
                <w:rFonts w:ascii="Arial" w:hAnsi="Arial" w:cs="Arial"/>
                <w:snapToGrid w:val="0"/>
                <w:szCs w:val="24"/>
              </w:rPr>
              <w:t xml:space="preserve"> and report name used to generate the template</w:t>
            </w:r>
          </w:p>
        </w:tc>
      </w:tr>
      <w:tr w:rsidR="00504BAD" w:rsidRPr="004F58DF" w14:paraId="57E204D8"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FB95FC" w14:textId="77777777" w:rsidR="00504BAD" w:rsidRPr="00BA3A5F" w:rsidRDefault="00504BAD" w:rsidP="0016207E">
            <w:pPr>
              <w:widowControl w:val="0"/>
              <w:rPr>
                <w:rFonts w:ascii="Arial" w:hAnsi="Arial" w:cs="Arial"/>
                <w:bCs/>
                <w:snapToGrid w:val="0"/>
                <w:szCs w:val="24"/>
              </w:rPr>
            </w:pPr>
            <w:r w:rsidRPr="00BA3A5F">
              <w:rPr>
                <w:rFonts w:ascii="Arial" w:hAnsi="Arial" w:cs="Arial"/>
                <w:bCs/>
                <w:snapToGrid w:val="0"/>
                <w:szCs w:val="24"/>
              </w:rPr>
              <w:t>MON_RPT_TEMPLATES_ORGUNIT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B5D611" w14:textId="77777777" w:rsidR="00504BAD" w:rsidRPr="00BA3A5F" w:rsidRDefault="00504BAD" w:rsidP="00BA7146">
            <w:pPr>
              <w:widowControl w:val="0"/>
              <w:rPr>
                <w:rFonts w:ascii="Arial" w:hAnsi="Arial" w:cs="Arial"/>
                <w:snapToGrid w:val="0"/>
                <w:szCs w:val="24"/>
              </w:rPr>
            </w:pPr>
            <w:r w:rsidRPr="00BA3A5F">
              <w:rPr>
                <w:rFonts w:ascii="Arial" w:hAnsi="Arial" w:cs="Arial"/>
                <w:snapToGrid w:val="0"/>
                <w:szCs w:val="24"/>
              </w:rPr>
              <w:t>Stores the association between the template and organization unit using the template</w:t>
            </w:r>
          </w:p>
        </w:tc>
      </w:tr>
      <w:tr w:rsidR="00504BAD" w:rsidRPr="004F58DF" w14:paraId="3D04BB54"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E0B4ED" w14:textId="77777777" w:rsidR="00504BAD" w:rsidRPr="00BA3A5F" w:rsidRDefault="00504BAD" w:rsidP="0016207E">
            <w:pPr>
              <w:widowControl w:val="0"/>
              <w:rPr>
                <w:rFonts w:ascii="Arial" w:hAnsi="Arial" w:cs="Arial"/>
                <w:bCs/>
                <w:snapToGrid w:val="0"/>
                <w:szCs w:val="24"/>
              </w:rPr>
            </w:pPr>
            <w:r w:rsidRPr="00BA3A5F">
              <w:rPr>
                <w:rFonts w:ascii="Arial" w:hAnsi="Arial" w:cs="Arial"/>
                <w:bCs/>
                <w:snapToGrid w:val="0"/>
                <w:szCs w:val="24"/>
              </w:rPr>
              <w:t>MON_STUDY_ADMIN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89B581"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Stores all setup information related to monitoring visit frequencies</w:t>
            </w:r>
          </w:p>
        </w:tc>
      </w:tr>
      <w:tr w:rsidR="00504BAD" w:rsidRPr="004F58DF" w14:paraId="62878C88"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935875"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MON_VISIT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B583A1"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Stores information about Monitoring Visits</w:t>
            </w:r>
          </w:p>
        </w:tc>
      </w:tr>
      <w:tr w:rsidR="00504BAD" w:rsidRPr="004F58DF" w14:paraId="1184A544"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271D78"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MON_VISIT_ADDENDUMS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A232D3" w14:textId="77777777" w:rsidR="00504BAD" w:rsidRPr="00BA3A5F" w:rsidRDefault="005E0C29" w:rsidP="0016207E">
            <w:pPr>
              <w:widowControl w:val="0"/>
              <w:rPr>
                <w:rFonts w:ascii="Arial" w:hAnsi="Arial" w:cs="Arial"/>
                <w:snapToGrid w:val="0"/>
                <w:szCs w:val="24"/>
              </w:rPr>
            </w:pPr>
            <w:r w:rsidRPr="00BA3A5F">
              <w:rPr>
                <w:rFonts w:ascii="Arial" w:hAnsi="Arial" w:cs="Arial"/>
                <w:snapToGrid w:val="0"/>
                <w:szCs w:val="24"/>
              </w:rPr>
              <w:t>Stores addendum information for a Monitoring Visit</w:t>
            </w:r>
          </w:p>
        </w:tc>
      </w:tr>
      <w:tr w:rsidR="00504BAD" w:rsidRPr="004F58DF" w14:paraId="1C986F91"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C4E8A9"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MON_VISIT_APPROVAL</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1E75C3"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Stores the approval hierarchy to route review of Monitoring Visit Reports</w:t>
            </w:r>
          </w:p>
        </w:tc>
      </w:tr>
      <w:tr w:rsidR="00504BAD" w:rsidRPr="004F58DF" w14:paraId="43430C44"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FCCA38"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MON_VISIT_ATTENDEES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2E69731" w14:textId="77777777" w:rsidR="00504BAD" w:rsidRPr="00BA3A5F" w:rsidRDefault="00504BAD" w:rsidP="000A04E0">
            <w:pPr>
              <w:widowControl w:val="0"/>
              <w:rPr>
                <w:rFonts w:ascii="Arial" w:hAnsi="Arial" w:cs="Arial"/>
                <w:snapToGrid w:val="0"/>
                <w:szCs w:val="24"/>
              </w:rPr>
            </w:pPr>
            <w:r w:rsidRPr="00BA3A5F">
              <w:rPr>
                <w:rFonts w:ascii="Arial" w:hAnsi="Arial" w:cs="Arial"/>
                <w:snapToGrid w:val="0"/>
                <w:szCs w:val="24"/>
              </w:rPr>
              <w:t>Stores the Abbott and Site Attendees for the Monitoring Visit</w:t>
            </w:r>
          </w:p>
        </w:tc>
      </w:tr>
      <w:tr w:rsidR="00504BAD" w:rsidRPr="004F58DF" w14:paraId="130B09CB"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3A61E5" w14:textId="77777777" w:rsidR="00504BAD" w:rsidRPr="00BA3A5F" w:rsidRDefault="00504BAD" w:rsidP="0016207E">
            <w:pPr>
              <w:widowControl w:val="0"/>
              <w:rPr>
                <w:rFonts w:ascii="Arial" w:hAnsi="Arial" w:cs="Arial"/>
                <w:bCs/>
                <w:snapToGrid w:val="0"/>
                <w:szCs w:val="24"/>
              </w:rPr>
            </w:pPr>
            <w:r w:rsidRPr="00BA3A5F">
              <w:rPr>
                <w:rFonts w:ascii="Arial" w:hAnsi="Arial" w:cs="Arial"/>
                <w:bCs/>
                <w:snapToGrid w:val="0"/>
                <w:szCs w:val="24"/>
              </w:rPr>
              <w:t>MON_VISIT_AUDIT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CA7C30"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Smart SDV Audit table for tracking visit activities such as prepare, completing sections, and escalations.</w:t>
            </w:r>
          </w:p>
        </w:tc>
      </w:tr>
      <w:tr w:rsidR="00504BAD" w:rsidRPr="004F58DF" w14:paraId="1170C37E"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8367BF"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MON_VISIT_CRFS_MANUAL</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2FCA4D" w14:textId="2B65666B"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Stores information about CRFs entered manually through the application</w:t>
            </w:r>
            <w:r w:rsidR="00CD2FBE" w:rsidRPr="00BA3A5F">
              <w:rPr>
                <w:rFonts w:ascii="Arial" w:hAnsi="Arial" w:cs="Arial"/>
                <w:snapToGrid w:val="0"/>
                <w:szCs w:val="24"/>
              </w:rPr>
              <w:t>.</w:t>
            </w:r>
          </w:p>
        </w:tc>
      </w:tr>
      <w:tr w:rsidR="00504BAD" w:rsidRPr="004F58DF" w14:paraId="2C1DE261"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08723F"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MON_VISIT_CRFS_OC</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5139A94"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Stores information about CRFs imported from OC</w:t>
            </w:r>
          </w:p>
        </w:tc>
      </w:tr>
      <w:tr w:rsidR="00504BAD" w:rsidRPr="004F58DF" w14:paraId="1E1C14C6"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826913"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MON_VISIT_ICF</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05BC77"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Stores information about Informed Consent Forms reviewed during a Monitoring Visit</w:t>
            </w:r>
          </w:p>
        </w:tc>
      </w:tr>
      <w:tr w:rsidR="003D0DE2" w:rsidRPr="004F58DF" w14:paraId="6A03C712"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D8BB8A" w14:textId="60870BF7" w:rsidR="00D17926" w:rsidRPr="00BA3A5F" w:rsidRDefault="00D17926" w:rsidP="0016207E">
            <w:pPr>
              <w:widowControl w:val="0"/>
              <w:rPr>
                <w:rFonts w:ascii="Arial" w:hAnsi="Arial" w:cs="Arial"/>
                <w:snapToGrid w:val="0"/>
                <w:szCs w:val="24"/>
              </w:rPr>
            </w:pPr>
            <w:r w:rsidRPr="00BA3A5F">
              <w:rPr>
                <w:rFonts w:ascii="Arial" w:hAnsi="Arial" w:cs="Arial"/>
                <w:snapToGrid w:val="0"/>
                <w:szCs w:val="24"/>
              </w:rPr>
              <w:t>MON_VISIT_ICF_ITEMS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9F709A" w14:textId="51726C6E" w:rsidR="00D17926" w:rsidRPr="00BA3A5F" w:rsidRDefault="00781E95" w:rsidP="0016207E">
            <w:pPr>
              <w:widowControl w:val="0"/>
              <w:rPr>
                <w:rFonts w:ascii="Arial" w:hAnsi="Arial" w:cs="Arial"/>
                <w:snapToGrid w:val="0"/>
                <w:szCs w:val="24"/>
              </w:rPr>
            </w:pPr>
            <w:r w:rsidRPr="00BA3A5F">
              <w:rPr>
                <w:rFonts w:ascii="Arial" w:hAnsi="Arial" w:cs="Arial"/>
                <w:snapToGrid w:val="0"/>
                <w:szCs w:val="24"/>
              </w:rPr>
              <w:t xml:space="preserve">Store the ICF Patients considered for </w:t>
            </w:r>
            <w:r w:rsidRPr="00BA3A5F">
              <w:rPr>
                <w:rFonts w:ascii="Arial" w:hAnsi="Arial" w:cs="Arial"/>
                <w:snapToGrid w:val="0"/>
                <w:szCs w:val="24"/>
              </w:rPr>
              <w:lastRenderedPageBreak/>
              <w:t>the lot for a visit</w:t>
            </w:r>
            <w:r w:rsidR="00CD2FBE" w:rsidRPr="00BA3A5F">
              <w:rPr>
                <w:rFonts w:ascii="Arial" w:hAnsi="Arial" w:cs="Arial"/>
                <w:snapToGrid w:val="0"/>
                <w:szCs w:val="24"/>
              </w:rPr>
              <w:t>.</w:t>
            </w:r>
          </w:p>
        </w:tc>
      </w:tr>
      <w:tr w:rsidR="00504BAD" w:rsidRPr="004F58DF" w14:paraId="7BF4A87F"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55A6DA"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lastRenderedPageBreak/>
              <w:t>MON_VISIT_INT_COMM</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EED882" w14:textId="1D834A7D"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Stores review statuses and internal review comments for a monitoring visit</w:t>
            </w:r>
            <w:r w:rsidR="00CD2FBE" w:rsidRPr="00BA3A5F">
              <w:rPr>
                <w:rFonts w:ascii="Arial" w:hAnsi="Arial" w:cs="Arial"/>
                <w:snapToGrid w:val="0"/>
                <w:szCs w:val="24"/>
              </w:rPr>
              <w:t>.</w:t>
            </w:r>
          </w:p>
        </w:tc>
      </w:tr>
      <w:tr w:rsidR="00504BAD" w:rsidRPr="004F58DF" w14:paraId="09BA61CD"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F115F5" w14:textId="77777777" w:rsidR="00504BAD" w:rsidRPr="00BA3A5F" w:rsidRDefault="00504BAD" w:rsidP="0016207E">
            <w:pPr>
              <w:widowControl w:val="0"/>
              <w:rPr>
                <w:rFonts w:ascii="Arial" w:hAnsi="Arial" w:cs="Arial"/>
                <w:bCs/>
                <w:snapToGrid w:val="0"/>
                <w:szCs w:val="24"/>
              </w:rPr>
            </w:pPr>
            <w:r w:rsidRPr="00BA3A5F">
              <w:rPr>
                <w:rFonts w:ascii="Arial" w:hAnsi="Arial" w:cs="Arial"/>
                <w:bCs/>
                <w:snapToGrid w:val="0"/>
                <w:szCs w:val="24"/>
              </w:rPr>
              <w:t>MON_VISIT_ISSUES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E441BB"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Stores all finding information for a Monitoring Visit</w:t>
            </w:r>
          </w:p>
        </w:tc>
      </w:tr>
      <w:tr w:rsidR="00504BAD" w:rsidRPr="004F58DF" w14:paraId="379FAEC2"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46B829" w14:textId="77777777" w:rsidR="00504BAD" w:rsidRPr="00BA3A5F" w:rsidRDefault="00504BAD" w:rsidP="0016207E">
            <w:pPr>
              <w:widowControl w:val="0"/>
              <w:rPr>
                <w:rFonts w:ascii="Arial" w:hAnsi="Arial" w:cs="Arial"/>
                <w:bCs/>
                <w:snapToGrid w:val="0"/>
                <w:szCs w:val="24"/>
              </w:rPr>
            </w:pPr>
            <w:r w:rsidRPr="00BA3A5F">
              <w:rPr>
                <w:rFonts w:ascii="Arial" w:hAnsi="Arial" w:cs="Arial"/>
                <w:bCs/>
                <w:snapToGrid w:val="0"/>
                <w:szCs w:val="24"/>
              </w:rPr>
              <w:t>MON_VISIT_QUESTION_RESPONSES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13E0B1" w14:textId="77777777" w:rsidR="00504BAD" w:rsidRPr="00BA3A5F" w:rsidRDefault="00504BAD" w:rsidP="00E84359">
            <w:pPr>
              <w:widowControl w:val="0"/>
              <w:tabs>
                <w:tab w:val="left" w:pos="1440"/>
              </w:tabs>
              <w:rPr>
                <w:rFonts w:ascii="Arial" w:hAnsi="Arial" w:cs="Arial"/>
                <w:snapToGrid w:val="0"/>
                <w:szCs w:val="24"/>
              </w:rPr>
            </w:pPr>
            <w:r w:rsidRPr="00BA3A5F">
              <w:rPr>
                <w:rFonts w:ascii="Arial" w:hAnsi="Arial" w:cs="Arial"/>
                <w:snapToGrid w:val="0"/>
                <w:szCs w:val="24"/>
              </w:rPr>
              <w:t>Stores responses to questions on the report template based on actual monitoring visits.</w:t>
            </w:r>
          </w:p>
        </w:tc>
      </w:tr>
      <w:tr w:rsidR="00504BAD" w:rsidRPr="004F58DF" w14:paraId="4AEB6D43"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0014C2"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MON_VISIT_SDR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290682"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Stores information about Source Document Review during a Monitoring Visit</w:t>
            </w:r>
          </w:p>
        </w:tc>
      </w:tr>
      <w:tr w:rsidR="003D0DE2" w:rsidRPr="004F58DF" w14:paraId="693F931A"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6613D8" w14:textId="3CC1C8C3" w:rsidR="00D17926" w:rsidRPr="00BA3A5F" w:rsidRDefault="00D17926" w:rsidP="0016207E">
            <w:pPr>
              <w:widowControl w:val="0"/>
              <w:rPr>
                <w:rFonts w:ascii="Arial" w:hAnsi="Arial" w:cs="Arial"/>
                <w:snapToGrid w:val="0"/>
                <w:szCs w:val="24"/>
              </w:rPr>
            </w:pPr>
            <w:r w:rsidRPr="00BA3A5F">
              <w:rPr>
                <w:rFonts w:ascii="Arial" w:hAnsi="Arial" w:cs="Arial"/>
                <w:snapToGrid w:val="0"/>
                <w:szCs w:val="24"/>
              </w:rPr>
              <w:t>MON_VISIT_SDR_SDV_CRFS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7143017" w14:textId="438F0F58" w:rsidR="00D17926" w:rsidRPr="00BA3A5F" w:rsidRDefault="00781E95" w:rsidP="0016207E">
            <w:pPr>
              <w:widowControl w:val="0"/>
              <w:rPr>
                <w:rFonts w:ascii="Arial" w:hAnsi="Arial" w:cs="Arial"/>
                <w:snapToGrid w:val="0"/>
                <w:szCs w:val="24"/>
              </w:rPr>
            </w:pPr>
            <w:r w:rsidRPr="00BA3A5F">
              <w:rPr>
                <w:rFonts w:ascii="Arial" w:hAnsi="Arial" w:cs="Arial"/>
                <w:snapToGrid w:val="0"/>
                <w:szCs w:val="24"/>
              </w:rPr>
              <w:t>Stores the SDR and SDV CRFs for the lot for a visit</w:t>
            </w:r>
          </w:p>
        </w:tc>
      </w:tr>
      <w:tr w:rsidR="003D0DE2" w:rsidRPr="004F58DF" w14:paraId="400B4818"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2AB3B7" w14:textId="67086E47" w:rsidR="00D17926" w:rsidRPr="00BA3A5F" w:rsidRDefault="00D17926" w:rsidP="0016207E">
            <w:pPr>
              <w:widowControl w:val="0"/>
              <w:rPr>
                <w:rFonts w:ascii="Arial" w:hAnsi="Arial" w:cs="Arial"/>
                <w:snapToGrid w:val="0"/>
                <w:szCs w:val="24"/>
              </w:rPr>
            </w:pPr>
            <w:r w:rsidRPr="00BA3A5F">
              <w:rPr>
                <w:rFonts w:ascii="Arial" w:hAnsi="Arial" w:cs="Arial"/>
                <w:snapToGrid w:val="0"/>
                <w:szCs w:val="24"/>
              </w:rPr>
              <w:t>MON_VISIT_SDR_CRFS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3D4A8B" w14:textId="49862717" w:rsidR="00D17926" w:rsidRPr="00BA3A5F" w:rsidRDefault="00781E95" w:rsidP="0016207E">
            <w:pPr>
              <w:widowControl w:val="0"/>
              <w:rPr>
                <w:rFonts w:ascii="Arial" w:hAnsi="Arial" w:cs="Arial"/>
                <w:snapToGrid w:val="0"/>
                <w:szCs w:val="24"/>
              </w:rPr>
            </w:pPr>
            <w:r w:rsidRPr="00BA3A5F">
              <w:rPr>
                <w:rFonts w:ascii="Arial" w:hAnsi="Arial" w:cs="Arial"/>
                <w:snapToGrid w:val="0"/>
                <w:szCs w:val="24"/>
              </w:rPr>
              <w:t>Stores the selected/reserved SDR CRFs for a visit</w:t>
            </w:r>
          </w:p>
        </w:tc>
      </w:tr>
      <w:tr w:rsidR="00504BAD" w:rsidRPr="004F58DF" w14:paraId="5E6FE7ED"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CB7A7B"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MON_VISIT_SMART_SDV</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26A40A" w14:textId="77777777" w:rsidR="00504BAD" w:rsidRPr="00BA3A5F" w:rsidRDefault="00504BAD" w:rsidP="0016207E">
            <w:pPr>
              <w:widowControl w:val="0"/>
              <w:rPr>
                <w:rFonts w:ascii="Arial" w:hAnsi="Arial" w:cs="Arial"/>
                <w:snapToGrid w:val="0"/>
                <w:szCs w:val="24"/>
              </w:rPr>
            </w:pPr>
            <w:r w:rsidRPr="00BA3A5F">
              <w:rPr>
                <w:rFonts w:ascii="Arial" w:hAnsi="Arial" w:cs="Arial"/>
                <w:snapToGrid w:val="0"/>
                <w:szCs w:val="24"/>
              </w:rPr>
              <w:t>Stores Smart SDV specific metrics for a monitoring visit</w:t>
            </w:r>
          </w:p>
        </w:tc>
      </w:tr>
      <w:tr w:rsidR="00DD2B17" w:rsidRPr="004F58DF" w14:paraId="03F6E969"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123CF2A" w14:textId="47E20B6E" w:rsidR="00DD2B17" w:rsidRPr="00DD2B17" w:rsidRDefault="00DD2B17" w:rsidP="00DD2B17">
            <w:pPr>
              <w:widowControl w:val="0"/>
              <w:rPr>
                <w:rFonts w:ascii="Arial" w:hAnsi="Arial" w:cs="Arial"/>
                <w:snapToGrid w:val="0"/>
                <w:szCs w:val="24"/>
              </w:rPr>
            </w:pPr>
            <w:r w:rsidRPr="00DD2B17">
              <w:rPr>
                <w:rFonts w:ascii="Arial" w:hAnsi="Arial" w:cs="Arial"/>
              </w:rPr>
              <w:t>SMART_SDV_CONFIG_ISSUE_LIMITS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CF7CE4" w14:textId="320DC163" w:rsidR="00DD2B17" w:rsidRPr="00DD2B17" w:rsidRDefault="00A16252" w:rsidP="00DD2B17">
            <w:pPr>
              <w:widowControl w:val="0"/>
              <w:tabs>
                <w:tab w:val="left" w:pos="1440"/>
              </w:tabs>
              <w:rPr>
                <w:rFonts w:ascii="Arial" w:hAnsi="Arial" w:cs="Arial"/>
                <w:snapToGrid w:val="0"/>
                <w:szCs w:val="24"/>
              </w:rPr>
            </w:pPr>
            <w:r>
              <w:rPr>
                <w:rFonts w:ascii="Arial" w:hAnsi="Arial" w:cs="Arial"/>
                <w:snapToGrid w:val="0"/>
                <w:szCs w:val="24"/>
              </w:rPr>
              <w:t>Table that configures the issue thresholds by sample size by study tier.</w:t>
            </w:r>
          </w:p>
        </w:tc>
      </w:tr>
      <w:tr w:rsidR="00DD2B17" w:rsidRPr="004F58DF" w14:paraId="073D046B"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C2FCB0" w14:textId="55226421" w:rsidR="00DD2B17" w:rsidRPr="00DD2B17" w:rsidRDefault="00DD2B17" w:rsidP="00DD2B17">
            <w:pPr>
              <w:widowControl w:val="0"/>
              <w:rPr>
                <w:rFonts w:ascii="Arial" w:hAnsi="Arial" w:cs="Arial"/>
                <w:snapToGrid w:val="0"/>
                <w:szCs w:val="24"/>
              </w:rPr>
            </w:pPr>
            <w:r w:rsidRPr="00DD2B17">
              <w:rPr>
                <w:rFonts w:ascii="Arial" w:hAnsi="Arial" w:cs="Arial"/>
              </w:rPr>
              <w:t>SMART_SDV_CONFIG_MESSAGES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64E1F4" w14:textId="17917E63" w:rsidR="00DD2B17" w:rsidRPr="00DD2B17" w:rsidRDefault="00A16252" w:rsidP="00DD2B17">
            <w:pPr>
              <w:widowControl w:val="0"/>
              <w:tabs>
                <w:tab w:val="left" w:pos="1440"/>
              </w:tabs>
              <w:rPr>
                <w:rFonts w:ascii="Arial" w:hAnsi="Arial" w:cs="Arial"/>
                <w:snapToGrid w:val="0"/>
                <w:szCs w:val="24"/>
              </w:rPr>
            </w:pPr>
            <w:r>
              <w:rPr>
                <w:rFonts w:ascii="Arial" w:hAnsi="Arial" w:cs="Arial"/>
                <w:snapToGrid w:val="0"/>
                <w:szCs w:val="24"/>
              </w:rPr>
              <w:t>Table that converts system messages into user friendly messages returned to the user.</w:t>
            </w:r>
          </w:p>
        </w:tc>
      </w:tr>
      <w:tr w:rsidR="00DD2B17" w:rsidRPr="004F58DF" w14:paraId="2F9F85AA"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157A1D" w14:textId="6E09C922" w:rsidR="00DD2B17" w:rsidRPr="00DD2B17" w:rsidRDefault="00DD2B17" w:rsidP="00DD2B17">
            <w:pPr>
              <w:widowControl w:val="0"/>
              <w:rPr>
                <w:rFonts w:ascii="Arial" w:hAnsi="Arial" w:cs="Arial"/>
                <w:snapToGrid w:val="0"/>
                <w:szCs w:val="24"/>
              </w:rPr>
            </w:pPr>
            <w:r w:rsidRPr="00DD2B17">
              <w:rPr>
                <w:rFonts w:ascii="Arial" w:hAnsi="Arial" w:cs="Arial"/>
              </w:rPr>
              <w:t>SMART_SDV_CONFIG_SAMPLING</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FA4E6D" w14:textId="5895B9F7" w:rsidR="00DD2B17" w:rsidRPr="00DD2B17" w:rsidRDefault="00383E70" w:rsidP="00DD2B17">
            <w:pPr>
              <w:widowControl w:val="0"/>
              <w:tabs>
                <w:tab w:val="left" w:pos="1440"/>
              </w:tabs>
              <w:rPr>
                <w:rFonts w:ascii="Arial" w:hAnsi="Arial" w:cs="Arial"/>
                <w:snapToGrid w:val="0"/>
                <w:szCs w:val="24"/>
              </w:rPr>
            </w:pPr>
            <w:r>
              <w:rPr>
                <w:rFonts w:ascii="Arial" w:hAnsi="Arial" w:cs="Arial"/>
                <w:snapToGrid w:val="0"/>
                <w:szCs w:val="24"/>
              </w:rPr>
              <w:t>Configures t</w:t>
            </w:r>
            <w:r w:rsidR="000E0028">
              <w:rPr>
                <w:rFonts w:ascii="Arial" w:hAnsi="Arial" w:cs="Arial"/>
                <w:snapToGrid w:val="0"/>
                <w:szCs w:val="24"/>
              </w:rPr>
              <w:t xml:space="preserve">he sample sizes </w:t>
            </w:r>
            <w:r w:rsidR="00DC0FDF">
              <w:rPr>
                <w:rFonts w:ascii="Arial" w:hAnsi="Arial" w:cs="Arial"/>
                <w:snapToGrid w:val="0"/>
                <w:szCs w:val="24"/>
              </w:rPr>
              <w:t>by lot size by study tier.</w:t>
            </w:r>
          </w:p>
        </w:tc>
      </w:tr>
      <w:tr w:rsidR="00DD2B17" w:rsidRPr="004F58DF" w14:paraId="155B866A"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BF4766" w14:textId="31F794C5" w:rsidR="00DD2B17" w:rsidRPr="00DD2B17" w:rsidRDefault="00DD2B17" w:rsidP="00DD2B17">
            <w:pPr>
              <w:widowControl w:val="0"/>
              <w:rPr>
                <w:rFonts w:ascii="Arial" w:hAnsi="Arial" w:cs="Arial"/>
                <w:snapToGrid w:val="0"/>
                <w:szCs w:val="24"/>
              </w:rPr>
            </w:pPr>
            <w:r w:rsidRPr="00DD2B17">
              <w:rPr>
                <w:rFonts w:ascii="Arial" w:hAnsi="Arial" w:cs="Arial"/>
              </w:rPr>
              <w:t>SMART_SDV_CONFIG_SITES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22D53E" w14:textId="14C2BD9E" w:rsidR="00DD2B17" w:rsidRPr="00DD2B17" w:rsidRDefault="00DC0FDF" w:rsidP="00DD2B17">
            <w:pPr>
              <w:widowControl w:val="0"/>
              <w:tabs>
                <w:tab w:val="left" w:pos="1440"/>
              </w:tabs>
              <w:rPr>
                <w:rFonts w:ascii="Arial" w:hAnsi="Arial" w:cs="Arial"/>
                <w:snapToGrid w:val="0"/>
                <w:szCs w:val="24"/>
              </w:rPr>
            </w:pPr>
            <w:r>
              <w:rPr>
                <w:rFonts w:ascii="Arial" w:hAnsi="Arial" w:cs="Arial"/>
                <w:snapToGrid w:val="0"/>
                <w:szCs w:val="24"/>
              </w:rPr>
              <w:t xml:space="preserve">Configures the sites that have 100% monitoring. Sites here are populated automatically from the </w:t>
            </w:r>
            <w:proofErr w:type="spellStart"/>
            <w:r>
              <w:rPr>
                <w:rFonts w:ascii="Arial" w:hAnsi="Arial" w:cs="Arial"/>
                <w:snapToGrid w:val="0"/>
                <w:szCs w:val="24"/>
              </w:rPr>
              <w:t>smart_sdv_config_studies</w:t>
            </w:r>
            <w:proofErr w:type="spellEnd"/>
            <w:r>
              <w:rPr>
                <w:rFonts w:ascii="Arial" w:hAnsi="Arial" w:cs="Arial"/>
                <w:snapToGrid w:val="0"/>
                <w:szCs w:val="24"/>
              </w:rPr>
              <w:t xml:space="preserve"> configuration or they can be manually added</w:t>
            </w:r>
            <w:r w:rsidR="00B523D8">
              <w:rPr>
                <w:rFonts w:ascii="Arial" w:hAnsi="Arial" w:cs="Arial"/>
                <w:snapToGrid w:val="0"/>
                <w:szCs w:val="24"/>
              </w:rPr>
              <w:t>.</w:t>
            </w:r>
          </w:p>
        </w:tc>
      </w:tr>
      <w:tr w:rsidR="00DD2B17" w:rsidRPr="004F58DF" w14:paraId="7F1ACAAE"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FAE155" w14:textId="33A0FA30" w:rsidR="00DD2B17" w:rsidRPr="00DD2B17" w:rsidRDefault="00DD2B17" w:rsidP="00DD2B17">
            <w:pPr>
              <w:widowControl w:val="0"/>
              <w:rPr>
                <w:rFonts w:ascii="Arial" w:hAnsi="Arial" w:cs="Arial"/>
                <w:snapToGrid w:val="0"/>
                <w:szCs w:val="24"/>
              </w:rPr>
            </w:pPr>
            <w:r w:rsidRPr="00DD2B17">
              <w:rPr>
                <w:rFonts w:ascii="Arial" w:hAnsi="Arial" w:cs="Arial"/>
              </w:rPr>
              <w:t>SMART_SDV_CONFIG_STUDIES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1A341A9" w14:textId="7ACE7D27" w:rsidR="00DD2B17" w:rsidRPr="00DD2B17" w:rsidRDefault="00B523D8" w:rsidP="00DD2B17">
            <w:pPr>
              <w:widowControl w:val="0"/>
              <w:tabs>
                <w:tab w:val="left" w:pos="1440"/>
              </w:tabs>
              <w:rPr>
                <w:rFonts w:ascii="Arial" w:hAnsi="Arial" w:cs="Arial"/>
                <w:snapToGrid w:val="0"/>
                <w:szCs w:val="24"/>
              </w:rPr>
            </w:pPr>
            <w:r>
              <w:rPr>
                <w:rFonts w:ascii="Arial" w:hAnsi="Arial" w:cs="Arial"/>
                <w:snapToGrid w:val="0"/>
                <w:szCs w:val="24"/>
              </w:rPr>
              <w:t>General configuration table where ICF 100% configuration is set, minimum sizes are set, debugging configura</w:t>
            </w:r>
            <w:r w:rsidR="00641989">
              <w:rPr>
                <w:rFonts w:ascii="Arial" w:hAnsi="Arial" w:cs="Arial"/>
                <w:snapToGrid w:val="0"/>
                <w:szCs w:val="24"/>
              </w:rPr>
              <w:t>tion,</w:t>
            </w:r>
            <w:r>
              <w:rPr>
                <w:rFonts w:ascii="Arial" w:hAnsi="Arial" w:cs="Arial"/>
                <w:snapToGrid w:val="0"/>
                <w:szCs w:val="24"/>
              </w:rPr>
              <w:t xml:space="preserve"> and specific </w:t>
            </w:r>
            <w:r w:rsidR="00641989">
              <w:rPr>
                <w:rFonts w:ascii="Arial" w:hAnsi="Arial" w:cs="Arial"/>
                <w:snapToGrid w:val="0"/>
                <w:szCs w:val="24"/>
              </w:rPr>
              <w:t>study configuration settings are set.</w:t>
            </w:r>
          </w:p>
        </w:tc>
      </w:tr>
      <w:tr w:rsidR="00DD2B17" w:rsidRPr="004F58DF" w14:paraId="18DACFFE"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EFEFFD" w14:textId="4FC49A53" w:rsidR="00DD2B17" w:rsidRPr="00DD2B17" w:rsidRDefault="00DD2B17" w:rsidP="00DD2B17">
            <w:pPr>
              <w:widowControl w:val="0"/>
              <w:rPr>
                <w:rFonts w:ascii="Arial" w:hAnsi="Arial" w:cs="Arial"/>
                <w:snapToGrid w:val="0"/>
                <w:szCs w:val="24"/>
              </w:rPr>
            </w:pPr>
            <w:r w:rsidRPr="00DD2B17">
              <w:rPr>
                <w:rFonts w:ascii="Arial" w:hAnsi="Arial" w:cs="Arial"/>
              </w:rPr>
              <w:t>SMART_SDV_DEBUG</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D699E5" w14:textId="690EBA17" w:rsidR="00DD2B17" w:rsidRPr="00DD2B17" w:rsidRDefault="0011056C" w:rsidP="00DD2B17">
            <w:pPr>
              <w:widowControl w:val="0"/>
              <w:tabs>
                <w:tab w:val="left" w:pos="1440"/>
              </w:tabs>
              <w:rPr>
                <w:rFonts w:ascii="Arial" w:hAnsi="Arial" w:cs="Arial"/>
                <w:snapToGrid w:val="0"/>
                <w:szCs w:val="24"/>
              </w:rPr>
            </w:pPr>
            <w:r>
              <w:rPr>
                <w:rFonts w:ascii="Arial" w:hAnsi="Arial" w:cs="Arial"/>
                <w:snapToGrid w:val="0"/>
                <w:szCs w:val="24"/>
              </w:rPr>
              <w:t>This is a debug table that can be used when troubleshooting</w:t>
            </w:r>
            <w:r w:rsidR="00641989">
              <w:rPr>
                <w:rFonts w:ascii="Arial" w:hAnsi="Arial" w:cs="Arial"/>
                <w:snapToGrid w:val="0"/>
                <w:szCs w:val="24"/>
              </w:rPr>
              <w:t xml:space="preserve"> SMA. Simply turning on the debug configuration in the </w:t>
            </w:r>
            <w:proofErr w:type="spellStart"/>
            <w:r w:rsidR="00641989">
              <w:rPr>
                <w:rFonts w:ascii="Arial" w:hAnsi="Arial" w:cs="Arial"/>
                <w:snapToGrid w:val="0"/>
                <w:szCs w:val="24"/>
              </w:rPr>
              <w:t>smart_sdv_config_studies</w:t>
            </w:r>
            <w:proofErr w:type="spellEnd"/>
            <w:r w:rsidR="00641989">
              <w:rPr>
                <w:rFonts w:ascii="Arial" w:hAnsi="Arial" w:cs="Arial"/>
                <w:snapToGrid w:val="0"/>
                <w:szCs w:val="24"/>
              </w:rPr>
              <w:t xml:space="preserve"> table and then using the </w:t>
            </w:r>
            <w:proofErr w:type="spellStart"/>
            <w:r w:rsidR="00641989">
              <w:rPr>
                <w:rFonts w:ascii="Arial" w:hAnsi="Arial" w:cs="Arial"/>
                <w:snapToGrid w:val="0"/>
                <w:szCs w:val="24"/>
              </w:rPr>
              <w:t>log_debug</w:t>
            </w:r>
            <w:proofErr w:type="spellEnd"/>
            <w:r w:rsidR="00641989">
              <w:rPr>
                <w:rFonts w:ascii="Arial" w:hAnsi="Arial" w:cs="Arial"/>
                <w:snapToGrid w:val="0"/>
                <w:szCs w:val="24"/>
              </w:rPr>
              <w:t xml:space="preserve"> procedure within the packages will write to this table.</w:t>
            </w:r>
          </w:p>
        </w:tc>
      </w:tr>
      <w:tr w:rsidR="00DD2B17" w:rsidRPr="004F58DF" w14:paraId="6AEF06BD"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058F73" w14:textId="44614A14" w:rsidR="00DD2B17" w:rsidRPr="00DD2B17" w:rsidRDefault="00DD2B17" w:rsidP="00DD2B17">
            <w:pPr>
              <w:widowControl w:val="0"/>
              <w:rPr>
                <w:rFonts w:ascii="Arial" w:hAnsi="Arial" w:cs="Arial"/>
              </w:rPr>
            </w:pPr>
            <w:r w:rsidRPr="00DD2B17">
              <w:rPr>
                <w:rFonts w:ascii="Arial" w:hAnsi="Arial" w:cs="Arial"/>
              </w:rPr>
              <w:t>SMART_SDV_FREQ_DATA</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5D1B5A" w14:textId="50A687E2" w:rsidR="00DD2B17" w:rsidRPr="00DD2B17" w:rsidRDefault="00641989" w:rsidP="00DD2B17">
            <w:pPr>
              <w:widowControl w:val="0"/>
              <w:tabs>
                <w:tab w:val="left" w:pos="1440"/>
              </w:tabs>
              <w:rPr>
                <w:rFonts w:ascii="Arial" w:hAnsi="Arial" w:cs="Arial"/>
                <w:snapToGrid w:val="0"/>
                <w:szCs w:val="24"/>
              </w:rPr>
            </w:pPr>
            <w:r>
              <w:rPr>
                <w:rFonts w:ascii="Arial" w:hAnsi="Arial" w:cs="Arial"/>
                <w:snapToGrid w:val="0"/>
                <w:szCs w:val="24"/>
              </w:rPr>
              <w:t>Monitor</w:t>
            </w:r>
            <w:r w:rsidR="0011056C">
              <w:rPr>
                <w:rFonts w:ascii="Arial" w:hAnsi="Arial" w:cs="Arial"/>
                <w:snapToGrid w:val="0"/>
                <w:szCs w:val="24"/>
              </w:rPr>
              <w:t>ing</w:t>
            </w:r>
            <w:r>
              <w:rPr>
                <w:rFonts w:ascii="Arial" w:hAnsi="Arial" w:cs="Arial"/>
                <w:snapToGrid w:val="0"/>
                <w:szCs w:val="24"/>
              </w:rPr>
              <w:t xml:space="preserve"> Frequency </w:t>
            </w:r>
            <w:r w:rsidR="0011056C">
              <w:rPr>
                <w:rFonts w:ascii="Arial" w:hAnsi="Arial" w:cs="Arial"/>
                <w:snapToGrid w:val="0"/>
                <w:szCs w:val="24"/>
              </w:rPr>
              <w:t>is set per admin interface and saved in this table.</w:t>
            </w:r>
          </w:p>
        </w:tc>
      </w:tr>
      <w:tr w:rsidR="00DD2B17" w:rsidRPr="004F58DF" w14:paraId="7DD88040"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951BE2" w14:textId="6363B8A1" w:rsidR="00DD2B17" w:rsidRPr="00DD2B17" w:rsidRDefault="00DD2B17" w:rsidP="00DD2B17">
            <w:pPr>
              <w:widowControl w:val="0"/>
              <w:rPr>
                <w:rFonts w:ascii="Arial" w:hAnsi="Arial" w:cs="Arial"/>
              </w:rPr>
            </w:pPr>
            <w:r w:rsidRPr="00DD2B17">
              <w:rPr>
                <w:rFonts w:ascii="Arial" w:hAnsi="Arial" w:cs="Arial"/>
              </w:rPr>
              <w:t>SMART_SDV_IMPORTANT_FORMS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5B97BA" w14:textId="6EB05714" w:rsidR="00DD2B17" w:rsidRPr="00DD2B17" w:rsidRDefault="00223E4F" w:rsidP="00DD2B17">
            <w:pPr>
              <w:widowControl w:val="0"/>
              <w:tabs>
                <w:tab w:val="left" w:pos="1440"/>
              </w:tabs>
              <w:rPr>
                <w:rFonts w:ascii="Arial" w:hAnsi="Arial" w:cs="Arial"/>
                <w:snapToGrid w:val="0"/>
                <w:szCs w:val="24"/>
              </w:rPr>
            </w:pPr>
            <w:r>
              <w:rPr>
                <w:rFonts w:ascii="Arial" w:hAnsi="Arial" w:cs="Arial"/>
                <w:snapToGrid w:val="0"/>
                <w:szCs w:val="24"/>
              </w:rPr>
              <w:t xml:space="preserve">Important forms and forms with critical </w:t>
            </w:r>
            <w:r>
              <w:rPr>
                <w:rFonts w:ascii="Arial" w:hAnsi="Arial" w:cs="Arial"/>
                <w:snapToGrid w:val="0"/>
                <w:szCs w:val="24"/>
              </w:rPr>
              <w:lastRenderedPageBreak/>
              <w:t xml:space="preserve">variables are rolled up into this table </w:t>
            </w:r>
            <w:r w:rsidR="00962A09">
              <w:rPr>
                <w:rFonts w:ascii="Arial" w:hAnsi="Arial" w:cs="Arial"/>
                <w:snapToGrid w:val="0"/>
                <w:szCs w:val="24"/>
              </w:rPr>
              <w:t>to</w:t>
            </w:r>
            <w:r w:rsidR="00D86D26">
              <w:rPr>
                <w:rFonts w:ascii="Arial" w:hAnsi="Arial" w:cs="Arial"/>
                <w:snapToGrid w:val="0"/>
                <w:szCs w:val="24"/>
              </w:rPr>
              <w:t xml:space="preserve"> easily identify them</w:t>
            </w:r>
            <w:r w:rsidR="00EB3D27">
              <w:rPr>
                <w:rFonts w:ascii="Arial" w:hAnsi="Arial" w:cs="Arial"/>
                <w:snapToGrid w:val="0"/>
                <w:szCs w:val="24"/>
              </w:rPr>
              <w:t xml:space="preserve"> with</w:t>
            </w:r>
            <w:r w:rsidR="00962A09">
              <w:rPr>
                <w:rFonts w:ascii="Arial" w:hAnsi="Arial" w:cs="Arial"/>
                <w:snapToGrid w:val="0"/>
                <w:szCs w:val="24"/>
              </w:rPr>
              <w:t>in the SMA logic. A scheduled job populates this table from the important variables table</w:t>
            </w:r>
            <w:r w:rsidR="002C677C">
              <w:rPr>
                <w:rFonts w:ascii="Arial" w:hAnsi="Arial" w:cs="Arial"/>
                <w:snapToGrid w:val="0"/>
                <w:szCs w:val="24"/>
              </w:rPr>
              <w:t>.</w:t>
            </w:r>
          </w:p>
        </w:tc>
      </w:tr>
      <w:tr w:rsidR="00DD2B17" w:rsidRPr="004F58DF" w14:paraId="5259C258"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B7C30D" w14:textId="03AEF0C1" w:rsidR="00DD2B17" w:rsidRPr="00DD2B17" w:rsidRDefault="00DD2B17" w:rsidP="00DD2B17">
            <w:pPr>
              <w:widowControl w:val="0"/>
              <w:rPr>
                <w:rFonts w:ascii="Arial" w:hAnsi="Arial" w:cs="Arial"/>
              </w:rPr>
            </w:pPr>
            <w:r w:rsidRPr="00DD2B17">
              <w:rPr>
                <w:rFonts w:ascii="Arial" w:hAnsi="Arial" w:cs="Arial"/>
              </w:rPr>
              <w:lastRenderedPageBreak/>
              <w:t>SMART_SDV_IMPORTANT_VARIABLES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C2B300" w14:textId="126E6990" w:rsidR="00DD2B17" w:rsidRPr="00DD2B17" w:rsidRDefault="00962A09" w:rsidP="00DD2B17">
            <w:pPr>
              <w:widowControl w:val="0"/>
              <w:tabs>
                <w:tab w:val="left" w:pos="1440"/>
              </w:tabs>
              <w:rPr>
                <w:rFonts w:ascii="Arial" w:hAnsi="Arial" w:cs="Arial"/>
                <w:snapToGrid w:val="0"/>
                <w:szCs w:val="24"/>
              </w:rPr>
            </w:pPr>
            <w:r>
              <w:rPr>
                <w:rFonts w:ascii="Arial" w:hAnsi="Arial" w:cs="Arial"/>
                <w:snapToGrid w:val="0"/>
                <w:szCs w:val="24"/>
              </w:rPr>
              <w:t>This table from the EDC aggregates important and critical variables. The population is performed by a scheduled job.</w:t>
            </w:r>
          </w:p>
        </w:tc>
      </w:tr>
      <w:tr w:rsidR="00DD2B17" w:rsidRPr="004F58DF" w14:paraId="6A3F80FF" w14:textId="77777777" w:rsidTr="1B111A5E">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781546" w14:textId="6956BDAE" w:rsidR="00DD2B17" w:rsidRPr="00DD2B17" w:rsidRDefault="00DD2B17" w:rsidP="00DD2B17">
            <w:pPr>
              <w:widowControl w:val="0"/>
              <w:rPr>
                <w:rFonts w:ascii="Arial" w:hAnsi="Arial" w:cs="Arial"/>
              </w:rPr>
            </w:pPr>
            <w:r w:rsidRPr="00DD2B17">
              <w:rPr>
                <w:rFonts w:ascii="Arial" w:hAnsi="Arial" w:cs="Arial"/>
              </w:rPr>
              <w:t>SMART_SDV_PATIENTS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D4F81F" w14:textId="2AA4BD9F" w:rsidR="00DD2B17" w:rsidRPr="00DD2B17" w:rsidRDefault="00EB3D27" w:rsidP="00DD2B17">
            <w:pPr>
              <w:widowControl w:val="0"/>
              <w:tabs>
                <w:tab w:val="left" w:pos="1440"/>
              </w:tabs>
              <w:rPr>
                <w:rFonts w:ascii="Arial" w:hAnsi="Arial" w:cs="Arial"/>
                <w:snapToGrid w:val="0"/>
                <w:szCs w:val="24"/>
              </w:rPr>
            </w:pPr>
            <w:r>
              <w:rPr>
                <w:rFonts w:ascii="Arial" w:hAnsi="Arial" w:cs="Arial"/>
                <w:snapToGrid w:val="0"/>
                <w:szCs w:val="24"/>
              </w:rPr>
              <w:t xml:space="preserve">Patient selection is performed and aggregated in this table for smart </w:t>
            </w:r>
            <w:proofErr w:type="spellStart"/>
            <w:r>
              <w:rPr>
                <w:rFonts w:ascii="Arial" w:hAnsi="Arial" w:cs="Arial"/>
                <w:snapToGrid w:val="0"/>
                <w:szCs w:val="24"/>
              </w:rPr>
              <w:t>sdv</w:t>
            </w:r>
            <w:proofErr w:type="spellEnd"/>
            <w:r>
              <w:rPr>
                <w:rFonts w:ascii="Arial" w:hAnsi="Arial" w:cs="Arial"/>
                <w:snapToGrid w:val="0"/>
                <w:szCs w:val="24"/>
              </w:rPr>
              <w:t xml:space="preserve"> patients.</w:t>
            </w:r>
          </w:p>
        </w:tc>
      </w:tr>
    </w:tbl>
    <w:p w14:paraId="3FCE1746" w14:textId="143B7A39" w:rsidR="00835596" w:rsidRPr="00BA3A5F" w:rsidRDefault="2FE9E04F" w:rsidP="00835596">
      <w:pPr>
        <w:pStyle w:val="Heading3"/>
        <w:rPr>
          <w:snapToGrid w:val="0"/>
          <w:sz w:val="24"/>
          <w:szCs w:val="24"/>
        </w:rPr>
      </w:pPr>
      <w:r w:rsidRPr="00BA3A5F">
        <w:rPr>
          <w:snapToGrid w:val="0"/>
          <w:sz w:val="24"/>
          <w:szCs w:val="24"/>
        </w:rPr>
        <w:t>Database Packages</w:t>
      </w:r>
      <w:r w:rsidR="00835596" w:rsidRPr="00BA3A5F">
        <w:rPr>
          <w:snapToGrid w:val="0"/>
          <w:sz w:val="24"/>
          <w:szCs w:val="24"/>
        </w:rPr>
        <w:t xml:space="preserve"> and Description</w:t>
      </w:r>
    </w:p>
    <w:tbl>
      <w:tblPr>
        <w:tblW w:w="0" w:type="auto"/>
        <w:tblInd w:w="1200" w:type="dxa"/>
        <w:tblLook w:val="01E0" w:firstRow="1" w:lastRow="1" w:firstColumn="1" w:lastColumn="1" w:noHBand="0" w:noVBand="0"/>
      </w:tblPr>
      <w:tblGrid>
        <w:gridCol w:w="4404"/>
        <w:gridCol w:w="4748"/>
      </w:tblGrid>
      <w:tr w:rsidR="00835596" w:rsidRPr="004F58DF" w14:paraId="3D4E3BE4" w14:textId="77777777" w:rsidTr="000849A4">
        <w:trPr>
          <w:tblHead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5FAB86" w14:textId="77777777" w:rsidR="00835596" w:rsidRPr="00DD2B17" w:rsidRDefault="00835596" w:rsidP="000849A4">
            <w:pPr>
              <w:widowControl w:val="0"/>
              <w:rPr>
                <w:rFonts w:ascii="Arial" w:hAnsi="Arial" w:cs="Arial"/>
                <w:b/>
                <w:i/>
                <w:iCs/>
                <w:snapToGrid w:val="0"/>
                <w:szCs w:val="24"/>
              </w:rPr>
            </w:pPr>
            <w:r w:rsidRPr="00DD2B17">
              <w:rPr>
                <w:rFonts w:ascii="Arial" w:hAnsi="Arial" w:cs="Arial"/>
                <w:b/>
                <w:i/>
                <w:iCs/>
                <w:snapToGrid w:val="0"/>
                <w:szCs w:val="24"/>
              </w:rPr>
              <w:t>Name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1441E60" w14:textId="77777777" w:rsidR="00835596" w:rsidRPr="00DD2B17" w:rsidRDefault="00835596" w:rsidP="000849A4">
            <w:pPr>
              <w:widowControl w:val="0"/>
              <w:rPr>
                <w:rFonts w:ascii="Arial" w:hAnsi="Arial" w:cs="Arial"/>
                <w:b/>
                <w:i/>
                <w:iCs/>
                <w:snapToGrid w:val="0"/>
                <w:szCs w:val="24"/>
              </w:rPr>
            </w:pPr>
            <w:r w:rsidRPr="00DD2B17">
              <w:rPr>
                <w:rFonts w:ascii="Arial" w:hAnsi="Arial" w:cs="Arial"/>
                <w:b/>
                <w:i/>
                <w:iCs/>
                <w:snapToGrid w:val="0"/>
                <w:szCs w:val="24"/>
              </w:rPr>
              <w:t>Description</w:t>
            </w:r>
          </w:p>
        </w:tc>
      </w:tr>
      <w:tr w:rsidR="00E24B4E" w:rsidRPr="004F58DF" w14:paraId="18D12562" w14:textId="77777777" w:rsidTr="000849A4">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5C6CB2" w14:textId="1676BC01" w:rsidR="00E24B4E" w:rsidRPr="00DD2B17" w:rsidRDefault="00E24B4E" w:rsidP="00E24B4E">
            <w:pPr>
              <w:widowControl w:val="0"/>
              <w:rPr>
                <w:rFonts w:ascii="Arial" w:hAnsi="Arial" w:cs="Arial"/>
                <w:snapToGrid w:val="0"/>
                <w:szCs w:val="24"/>
              </w:rPr>
            </w:pPr>
            <w:r w:rsidRPr="00DD2B17">
              <w:rPr>
                <w:rFonts w:ascii="Arial" w:hAnsi="Arial" w:cs="Arial"/>
              </w:rPr>
              <w:t>PKG_MON_ACTIVITY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C2E4D2" w14:textId="0F51D856" w:rsidR="00E24B4E" w:rsidRPr="00DD2B17" w:rsidRDefault="00035CF0" w:rsidP="00E24B4E">
            <w:pPr>
              <w:widowControl w:val="0"/>
              <w:rPr>
                <w:rFonts w:ascii="Arial" w:hAnsi="Arial" w:cs="Arial"/>
                <w:snapToGrid w:val="0"/>
                <w:szCs w:val="24"/>
              </w:rPr>
            </w:pPr>
            <w:r w:rsidRPr="00DD2B17">
              <w:rPr>
                <w:rFonts w:ascii="Arial" w:hAnsi="Arial" w:cs="Arial"/>
                <w:snapToGrid w:val="0"/>
                <w:szCs w:val="24"/>
              </w:rPr>
              <w:t>Mange the Monitoring Activities per the scheduler</w:t>
            </w:r>
          </w:p>
        </w:tc>
      </w:tr>
      <w:tr w:rsidR="00E24B4E" w:rsidRPr="004F58DF" w14:paraId="53900FEC" w14:textId="77777777" w:rsidTr="000849A4">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C34CF3" w14:textId="16DE3EBD" w:rsidR="00E24B4E" w:rsidRPr="00DD2B17" w:rsidRDefault="00E24B4E" w:rsidP="00E24B4E">
            <w:pPr>
              <w:widowControl w:val="0"/>
              <w:rPr>
                <w:rFonts w:ascii="Arial" w:hAnsi="Arial" w:cs="Arial"/>
                <w:bCs/>
                <w:snapToGrid w:val="0"/>
                <w:szCs w:val="24"/>
              </w:rPr>
            </w:pPr>
            <w:r w:rsidRPr="00DD2B17">
              <w:rPr>
                <w:rFonts w:ascii="Arial" w:hAnsi="Arial" w:cs="Arial"/>
              </w:rPr>
              <w:t>PKG_MON_FUNC</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66BE07D" w14:textId="1BC8AFA3" w:rsidR="00E24B4E" w:rsidRPr="00DD2B17" w:rsidRDefault="00A00D84" w:rsidP="00E24B4E">
            <w:pPr>
              <w:widowControl w:val="0"/>
              <w:rPr>
                <w:rFonts w:ascii="Arial" w:hAnsi="Arial" w:cs="Arial"/>
                <w:snapToGrid w:val="0"/>
                <w:szCs w:val="24"/>
              </w:rPr>
            </w:pPr>
            <w:r>
              <w:rPr>
                <w:rFonts w:ascii="Arial" w:hAnsi="Arial" w:cs="Arial"/>
                <w:snapToGrid w:val="0"/>
                <w:szCs w:val="24"/>
              </w:rPr>
              <w:t>Supports</w:t>
            </w:r>
            <w:r w:rsidR="00BA4629">
              <w:rPr>
                <w:rFonts w:ascii="Arial" w:hAnsi="Arial" w:cs="Arial"/>
                <w:snapToGrid w:val="0"/>
                <w:szCs w:val="24"/>
              </w:rPr>
              <w:t xml:space="preserve"> </w:t>
            </w:r>
            <w:r w:rsidR="008D4FAE" w:rsidRPr="00DD2B17">
              <w:rPr>
                <w:rFonts w:ascii="Arial" w:hAnsi="Arial" w:cs="Arial"/>
                <w:snapToGrid w:val="0"/>
                <w:szCs w:val="24"/>
              </w:rPr>
              <w:t>the SMA application including returning displayed data in the UI</w:t>
            </w:r>
          </w:p>
        </w:tc>
      </w:tr>
      <w:tr w:rsidR="00E24B4E" w:rsidRPr="004F58DF" w14:paraId="0AEA3D1E" w14:textId="77777777" w:rsidTr="000849A4">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5B4EF1" w14:textId="7127ED5E" w:rsidR="00E24B4E" w:rsidRPr="00DD2B17" w:rsidRDefault="00E24B4E" w:rsidP="00E24B4E">
            <w:pPr>
              <w:widowControl w:val="0"/>
              <w:rPr>
                <w:rFonts w:ascii="Arial" w:hAnsi="Arial" w:cs="Arial"/>
                <w:bCs/>
                <w:snapToGrid w:val="0"/>
                <w:szCs w:val="24"/>
              </w:rPr>
            </w:pPr>
            <w:r w:rsidRPr="00DD2B17">
              <w:rPr>
                <w:rFonts w:ascii="Arial" w:hAnsi="Arial" w:cs="Arial"/>
              </w:rPr>
              <w:t>PKG_MON_REPORTS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F04094" w14:textId="5198EB8A" w:rsidR="00E24B4E" w:rsidRPr="00DD2B17" w:rsidRDefault="006938FF" w:rsidP="00E24B4E">
            <w:pPr>
              <w:widowControl w:val="0"/>
              <w:rPr>
                <w:rFonts w:ascii="Arial" w:hAnsi="Arial" w:cs="Arial"/>
                <w:snapToGrid w:val="0"/>
                <w:szCs w:val="24"/>
              </w:rPr>
            </w:pPr>
            <w:r>
              <w:rPr>
                <w:rFonts w:ascii="Arial" w:hAnsi="Arial" w:cs="Arial"/>
                <w:snapToGrid w:val="0"/>
                <w:szCs w:val="24"/>
              </w:rPr>
              <w:t xml:space="preserve">Supports </w:t>
            </w:r>
            <w:r w:rsidR="00A00D84">
              <w:rPr>
                <w:rFonts w:ascii="Arial" w:hAnsi="Arial" w:cs="Arial"/>
                <w:snapToGrid w:val="0"/>
                <w:szCs w:val="24"/>
              </w:rPr>
              <w:t>Site Monitoring Reports</w:t>
            </w:r>
          </w:p>
        </w:tc>
      </w:tr>
      <w:tr w:rsidR="00E24B4E" w:rsidRPr="004F58DF" w14:paraId="2F8232B9" w14:textId="77777777" w:rsidTr="000849A4">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9E6AF8" w14:textId="1A7C9001" w:rsidR="00E24B4E" w:rsidRPr="00DD2B17" w:rsidRDefault="00E24B4E" w:rsidP="00E24B4E">
            <w:pPr>
              <w:widowControl w:val="0"/>
              <w:rPr>
                <w:rFonts w:ascii="Arial" w:hAnsi="Arial" w:cs="Arial"/>
                <w:bCs/>
                <w:snapToGrid w:val="0"/>
                <w:szCs w:val="24"/>
              </w:rPr>
            </w:pPr>
            <w:r w:rsidRPr="00DD2B17">
              <w:rPr>
                <w:rFonts w:ascii="Arial" w:hAnsi="Arial" w:cs="Arial"/>
              </w:rPr>
              <w:t>PKG_MON_VISIT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7A8663" w14:textId="36127FB7" w:rsidR="00E24B4E" w:rsidRPr="00DD2B17" w:rsidRDefault="00C376F7" w:rsidP="00E24B4E">
            <w:pPr>
              <w:widowControl w:val="0"/>
              <w:rPr>
                <w:rFonts w:ascii="Arial" w:hAnsi="Arial" w:cs="Arial"/>
                <w:snapToGrid w:val="0"/>
                <w:szCs w:val="24"/>
              </w:rPr>
            </w:pPr>
            <w:r w:rsidRPr="00DD2B17">
              <w:rPr>
                <w:rFonts w:ascii="Arial" w:hAnsi="Arial" w:cs="Arial"/>
                <w:snapToGrid w:val="0"/>
                <w:szCs w:val="24"/>
              </w:rPr>
              <w:t xml:space="preserve">Manage legacy and </w:t>
            </w:r>
            <w:proofErr w:type="spellStart"/>
            <w:r w:rsidR="004C2964" w:rsidRPr="00DD2B17">
              <w:rPr>
                <w:rFonts w:ascii="Arial" w:hAnsi="Arial" w:cs="Arial"/>
                <w:snapToGrid w:val="0"/>
                <w:szCs w:val="24"/>
              </w:rPr>
              <w:t>rbm</w:t>
            </w:r>
            <w:proofErr w:type="spellEnd"/>
            <w:r w:rsidR="004C2964" w:rsidRPr="00DD2B17">
              <w:rPr>
                <w:rFonts w:ascii="Arial" w:hAnsi="Arial" w:cs="Arial"/>
                <w:snapToGrid w:val="0"/>
                <w:szCs w:val="24"/>
              </w:rPr>
              <w:t xml:space="preserve"> monitoring visits</w:t>
            </w:r>
          </w:p>
        </w:tc>
      </w:tr>
      <w:tr w:rsidR="00E24B4E" w:rsidRPr="004F58DF" w14:paraId="0843CD84" w14:textId="77777777" w:rsidTr="000849A4">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63DC09" w14:textId="08421942" w:rsidR="00E24B4E" w:rsidRPr="00DD2B17" w:rsidRDefault="00E24B4E" w:rsidP="00E24B4E">
            <w:pPr>
              <w:widowControl w:val="0"/>
              <w:rPr>
                <w:rFonts w:ascii="Arial" w:hAnsi="Arial" w:cs="Arial"/>
                <w:bCs/>
                <w:snapToGrid w:val="0"/>
                <w:szCs w:val="24"/>
              </w:rPr>
            </w:pPr>
            <w:r w:rsidRPr="00DD2B17">
              <w:rPr>
                <w:rFonts w:ascii="Arial" w:hAnsi="Arial" w:cs="Arial"/>
              </w:rPr>
              <w:t>PKG_MON_VISIT_COMPL</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AFD08B4" w14:textId="46E9BAAB" w:rsidR="00E24B4E" w:rsidRPr="00DD2B17" w:rsidRDefault="00C6599D" w:rsidP="00E24B4E">
            <w:pPr>
              <w:widowControl w:val="0"/>
              <w:rPr>
                <w:rFonts w:ascii="Arial" w:hAnsi="Arial" w:cs="Arial"/>
                <w:snapToGrid w:val="0"/>
                <w:szCs w:val="24"/>
              </w:rPr>
            </w:pPr>
            <w:r>
              <w:rPr>
                <w:rFonts w:ascii="Arial" w:hAnsi="Arial" w:cs="Arial"/>
                <w:snapToGrid w:val="0"/>
                <w:szCs w:val="24"/>
              </w:rPr>
              <w:t xml:space="preserve">Populates Monitoring Visit Completeness information in </w:t>
            </w:r>
            <w:proofErr w:type="spellStart"/>
            <w:r>
              <w:rPr>
                <w:rFonts w:ascii="Arial" w:hAnsi="Arial" w:cs="Arial"/>
                <w:snapToGrid w:val="0"/>
                <w:szCs w:val="24"/>
              </w:rPr>
              <w:t>mon_visit_compl</w:t>
            </w:r>
            <w:proofErr w:type="spellEnd"/>
            <w:r>
              <w:rPr>
                <w:rFonts w:ascii="Arial" w:hAnsi="Arial" w:cs="Arial"/>
                <w:snapToGrid w:val="0"/>
                <w:szCs w:val="24"/>
              </w:rPr>
              <w:t xml:space="preserve"> table</w:t>
            </w:r>
          </w:p>
        </w:tc>
      </w:tr>
      <w:tr w:rsidR="00E24B4E" w:rsidRPr="004F58DF" w14:paraId="234A423D" w14:textId="77777777" w:rsidTr="000849A4">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7226E9" w14:textId="3C85065A" w:rsidR="00E24B4E" w:rsidRPr="00DD2B17" w:rsidRDefault="00E24B4E" w:rsidP="00E24B4E">
            <w:pPr>
              <w:widowControl w:val="0"/>
              <w:rPr>
                <w:rFonts w:ascii="Arial" w:hAnsi="Arial" w:cs="Arial"/>
                <w:bCs/>
                <w:snapToGrid w:val="0"/>
                <w:szCs w:val="24"/>
              </w:rPr>
            </w:pPr>
            <w:r w:rsidRPr="00DD2B17">
              <w:rPr>
                <w:rFonts w:ascii="Arial" w:hAnsi="Arial" w:cs="Arial"/>
              </w:rPr>
              <w:t>PKG_RPT_MON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4BAD75" w14:textId="41BA56E3" w:rsidR="00E24B4E" w:rsidRPr="00DD2B17" w:rsidRDefault="00756E90" w:rsidP="00E24B4E">
            <w:pPr>
              <w:widowControl w:val="0"/>
              <w:rPr>
                <w:rFonts w:ascii="Arial" w:hAnsi="Arial" w:cs="Arial"/>
                <w:snapToGrid w:val="0"/>
                <w:szCs w:val="24"/>
              </w:rPr>
            </w:pPr>
            <w:r>
              <w:rPr>
                <w:rFonts w:ascii="Arial" w:hAnsi="Arial" w:cs="Arial"/>
                <w:snapToGrid w:val="0"/>
                <w:szCs w:val="24"/>
              </w:rPr>
              <w:t>Provides SMA data for reporting and selection</w:t>
            </w:r>
          </w:p>
        </w:tc>
      </w:tr>
      <w:tr w:rsidR="00E24B4E" w:rsidRPr="004F58DF" w14:paraId="4D457371" w14:textId="77777777" w:rsidTr="000849A4">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CE0672" w14:textId="77D1EB53" w:rsidR="00E24B4E" w:rsidRPr="00DD2B17" w:rsidRDefault="00E24B4E" w:rsidP="00E24B4E">
            <w:pPr>
              <w:widowControl w:val="0"/>
              <w:rPr>
                <w:rFonts w:ascii="Arial" w:hAnsi="Arial" w:cs="Arial"/>
                <w:bCs/>
                <w:snapToGrid w:val="0"/>
                <w:szCs w:val="24"/>
              </w:rPr>
            </w:pPr>
            <w:r w:rsidRPr="00DD2B17">
              <w:rPr>
                <w:rFonts w:ascii="Arial" w:hAnsi="Arial" w:cs="Arial"/>
              </w:rPr>
              <w:t>PKG_RPT_MONITORING_SUITE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DA0D85" w14:textId="5753AC4A" w:rsidR="00E24B4E" w:rsidRPr="00DD2B17" w:rsidRDefault="004F7DB8" w:rsidP="00E24B4E">
            <w:pPr>
              <w:widowControl w:val="0"/>
              <w:rPr>
                <w:rFonts w:ascii="Arial" w:hAnsi="Arial" w:cs="Arial"/>
                <w:snapToGrid w:val="0"/>
                <w:szCs w:val="24"/>
              </w:rPr>
            </w:pPr>
            <w:r>
              <w:rPr>
                <w:rFonts w:ascii="Arial" w:hAnsi="Arial" w:cs="Arial"/>
                <w:snapToGrid w:val="0"/>
                <w:szCs w:val="24"/>
              </w:rPr>
              <w:t>Provides SMA data for reporting and selection</w:t>
            </w:r>
          </w:p>
        </w:tc>
      </w:tr>
      <w:tr w:rsidR="00E24B4E" w:rsidRPr="004F58DF" w14:paraId="7E30E6EF" w14:textId="77777777" w:rsidTr="000849A4">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DDAAC6D" w14:textId="1B62DDBD" w:rsidR="00E24B4E" w:rsidRPr="00DD2B17" w:rsidRDefault="00E24B4E" w:rsidP="00E24B4E">
            <w:pPr>
              <w:widowControl w:val="0"/>
              <w:rPr>
                <w:rFonts w:ascii="Arial" w:hAnsi="Arial" w:cs="Arial"/>
                <w:bCs/>
                <w:snapToGrid w:val="0"/>
                <w:szCs w:val="24"/>
              </w:rPr>
            </w:pPr>
            <w:r w:rsidRPr="00DD2B17">
              <w:rPr>
                <w:rFonts w:ascii="Arial" w:hAnsi="Arial" w:cs="Arial"/>
              </w:rPr>
              <w:t>PKG_RPT_MONITOR_LETTER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15A391" w14:textId="14A7739E" w:rsidR="00E24B4E" w:rsidRPr="00DD2B17" w:rsidRDefault="004F7DB8" w:rsidP="00E24B4E">
            <w:pPr>
              <w:widowControl w:val="0"/>
              <w:rPr>
                <w:rFonts w:ascii="Arial" w:hAnsi="Arial" w:cs="Arial"/>
                <w:snapToGrid w:val="0"/>
                <w:szCs w:val="24"/>
              </w:rPr>
            </w:pPr>
            <w:r>
              <w:rPr>
                <w:rFonts w:ascii="Arial" w:hAnsi="Arial" w:cs="Arial"/>
                <w:snapToGrid w:val="0"/>
                <w:szCs w:val="24"/>
              </w:rPr>
              <w:t>Provides SMA data for monitoring letter generation</w:t>
            </w:r>
          </w:p>
        </w:tc>
      </w:tr>
      <w:tr w:rsidR="00E24B4E" w:rsidRPr="004F58DF" w14:paraId="72AC6996" w14:textId="77777777" w:rsidTr="000849A4">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6ADC16" w14:textId="083FB6E7" w:rsidR="00E24B4E" w:rsidRPr="00DD2B17" w:rsidRDefault="00E24B4E" w:rsidP="00E24B4E">
            <w:pPr>
              <w:widowControl w:val="0"/>
              <w:rPr>
                <w:rFonts w:ascii="Arial" w:hAnsi="Arial" w:cs="Arial"/>
                <w:bCs/>
                <w:snapToGrid w:val="0"/>
                <w:szCs w:val="24"/>
              </w:rPr>
            </w:pPr>
            <w:r w:rsidRPr="00DD2B17">
              <w:rPr>
                <w:rFonts w:ascii="Arial" w:hAnsi="Arial" w:cs="Arial"/>
              </w:rPr>
              <w:t>PKG_SMART_SDV_ALERTS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8A24A3" w14:textId="6995E3BB" w:rsidR="00E24B4E" w:rsidRPr="00DD2B17" w:rsidRDefault="004F7DB8" w:rsidP="00E24B4E">
            <w:pPr>
              <w:widowControl w:val="0"/>
              <w:rPr>
                <w:rFonts w:ascii="Arial" w:hAnsi="Arial" w:cs="Arial"/>
                <w:snapToGrid w:val="0"/>
                <w:szCs w:val="24"/>
              </w:rPr>
            </w:pPr>
            <w:r>
              <w:rPr>
                <w:rFonts w:ascii="Arial" w:hAnsi="Arial" w:cs="Arial"/>
                <w:snapToGrid w:val="0"/>
                <w:szCs w:val="24"/>
              </w:rPr>
              <w:t xml:space="preserve">Provides SMA </w:t>
            </w:r>
            <w:r w:rsidR="005B2160">
              <w:rPr>
                <w:rFonts w:ascii="Arial" w:hAnsi="Arial" w:cs="Arial"/>
                <w:snapToGrid w:val="0"/>
                <w:szCs w:val="24"/>
              </w:rPr>
              <w:t xml:space="preserve">PMV </w:t>
            </w:r>
            <w:r w:rsidR="005520E6">
              <w:rPr>
                <w:rFonts w:ascii="Arial" w:hAnsi="Arial" w:cs="Arial"/>
                <w:snapToGrid w:val="0"/>
                <w:szCs w:val="24"/>
              </w:rPr>
              <w:t>volume and frequency alerts</w:t>
            </w:r>
            <w:r w:rsidR="005B2160">
              <w:rPr>
                <w:rFonts w:ascii="Arial" w:hAnsi="Arial" w:cs="Arial"/>
                <w:snapToGrid w:val="0"/>
                <w:szCs w:val="24"/>
              </w:rPr>
              <w:t xml:space="preserve"> to monitors</w:t>
            </w:r>
          </w:p>
        </w:tc>
      </w:tr>
      <w:tr w:rsidR="00E24B4E" w:rsidRPr="004F58DF" w14:paraId="4D3F16A0" w14:textId="77777777" w:rsidTr="000849A4">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52A3D8" w14:textId="50E9AE04" w:rsidR="00E24B4E" w:rsidRPr="00DD2B17" w:rsidRDefault="00E24B4E" w:rsidP="00E24B4E">
            <w:pPr>
              <w:widowControl w:val="0"/>
              <w:rPr>
                <w:rFonts w:ascii="Arial" w:hAnsi="Arial" w:cs="Arial"/>
              </w:rPr>
            </w:pPr>
            <w:r w:rsidRPr="00DD2B17">
              <w:rPr>
                <w:rFonts w:ascii="Arial" w:hAnsi="Arial" w:cs="Arial"/>
              </w:rPr>
              <w:t>PKG_SMART_SDV_MON_ESCALATE</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6491EE" w14:textId="6D951F16" w:rsidR="00E24B4E" w:rsidRPr="00DD2B17" w:rsidRDefault="000367B4" w:rsidP="00E24B4E">
            <w:pPr>
              <w:widowControl w:val="0"/>
              <w:rPr>
                <w:rFonts w:ascii="Arial" w:hAnsi="Arial" w:cs="Arial"/>
                <w:snapToGrid w:val="0"/>
                <w:szCs w:val="24"/>
              </w:rPr>
            </w:pPr>
            <w:r>
              <w:rPr>
                <w:rFonts w:ascii="Arial" w:hAnsi="Arial" w:cs="Arial"/>
                <w:snapToGrid w:val="0"/>
                <w:szCs w:val="24"/>
              </w:rPr>
              <w:t>Provides escalation logic for Smart SDV Monitoring Visits</w:t>
            </w:r>
          </w:p>
        </w:tc>
      </w:tr>
      <w:tr w:rsidR="00E24B4E" w:rsidRPr="004F58DF" w14:paraId="2A321A99" w14:textId="77777777" w:rsidTr="000849A4">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44D1EB" w14:textId="2FC5A6BF" w:rsidR="00E24B4E" w:rsidRPr="00DD2B17" w:rsidRDefault="00E24B4E" w:rsidP="00E24B4E">
            <w:pPr>
              <w:widowControl w:val="0"/>
              <w:rPr>
                <w:rFonts w:ascii="Arial" w:hAnsi="Arial" w:cs="Arial"/>
              </w:rPr>
            </w:pPr>
            <w:r w:rsidRPr="00DD2B17">
              <w:rPr>
                <w:rFonts w:ascii="Arial" w:hAnsi="Arial" w:cs="Arial"/>
              </w:rPr>
              <w:t>PKG_SMART_SDV_MON_VISIT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E360A32" w14:textId="2380F864" w:rsidR="00E24B4E" w:rsidRPr="00DD2B17" w:rsidRDefault="000367B4" w:rsidP="00E24B4E">
            <w:pPr>
              <w:widowControl w:val="0"/>
              <w:rPr>
                <w:rFonts w:ascii="Arial" w:hAnsi="Arial" w:cs="Arial"/>
                <w:snapToGrid w:val="0"/>
                <w:szCs w:val="24"/>
              </w:rPr>
            </w:pPr>
            <w:r>
              <w:rPr>
                <w:rFonts w:ascii="Arial" w:hAnsi="Arial" w:cs="Arial"/>
                <w:snapToGrid w:val="0"/>
                <w:szCs w:val="24"/>
              </w:rPr>
              <w:t>Manage and prepare Smart SDV Monitoring Visits</w:t>
            </w:r>
          </w:p>
        </w:tc>
      </w:tr>
      <w:tr w:rsidR="00E24B4E" w:rsidRPr="004F58DF" w14:paraId="61EC82F8" w14:textId="77777777" w:rsidTr="000849A4">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84019B" w14:textId="4C9AB851" w:rsidR="00E24B4E" w:rsidRPr="00DD2B17" w:rsidRDefault="00E24B4E" w:rsidP="00E24B4E">
            <w:pPr>
              <w:widowControl w:val="0"/>
              <w:rPr>
                <w:rFonts w:ascii="Arial" w:hAnsi="Arial" w:cs="Arial"/>
              </w:rPr>
            </w:pPr>
            <w:r w:rsidRPr="00DD2B17">
              <w:rPr>
                <w:rFonts w:ascii="Arial" w:hAnsi="Arial" w:cs="Arial"/>
              </w:rPr>
              <w:t>PKG_SMART_SDV_PATIENTS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13E666F" w14:textId="47233531" w:rsidR="00E24B4E" w:rsidRPr="00DD2B17" w:rsidRDefault="00BA3B3A" w:rsidP="00E24B4E">
            <w:pPr>
              <w:widowControl w:val="0"/>
              <w:rPr>
                <w:rFonts w:ascii="Arial" w:hAnsi="Arial" w:cs="Arial"/>
                <w:snapToGrid w:val="0"/>
                <w:szCs w:val="24"/>
              </w:rPr>
            </w:pPr>
            <w:r>
              <w:rPr>
                <w:rFonts w:ascii="Arial" w:hAnsi="Arial" w:cs="Arial"/>
                <w:snapToGrid w:val="0"/>
                <w:szCs w:val="24"/>
              </w:rPr>
              <w:t xml:space="preserve">Populates the </w:t>
            </w:r>
            <w:proofErr w:type="spellStart"/>
            <w:r>
              <w:rPr>
                <w:rFonts w:ascii="Arial" w:hAnsi="Arial" w:cs="Arial"/>
                <w:snapToGrid w:val="0"/>
                <w:szCs w:val="24"/>
              </w:rPr>
              <w:t>preselections</w:t>
            </w:r>
            <w:proofErr w:type="spellEnd"/>
            <w:r>
              <w:rPr>
                <w:rFonts w:ascii="Arial" w:hAnsi="Arial" w:cs="Arial"/>
                <w:snapToGrid w:val="0"/>
                <w:szCs w:val="24"/>
              </w:rPr>
              <w:t xml:space="preserve"> and </w:t>
            </w:r>
            <w:proofErr w:type="spellStart"/>
            <w:r>
              <w:rPr>
                <w:rFonts w:ascii="Arial" w:hAnsi="Arial" w:cs="Arial"/>
                <w:snapToGrid w:val="0"/>
                <w:szCs w:val="24"/>
              </w:rPr>
              <w:t>pre</w:t>
            </w:r>
            <w:r w:rsidR="00514433">
              <w:rPr>
                <w:rFonts w:ascii="Arial" w:hAnsi="Arial" w:cs="Arial"/>
                <w:snapToGrid w:val="0"/>
                <w:szCs w:val="24"/>
              </w:rPr>
              <w:t>reservations</w:t>
            </w:r>
            <w:proofErr w:type="spellEnd"/>
            <w:r w:rsidR="00514433">
              <w:rPr>
                <w:rFonts w:ascii="Arial" w:hAnsi="Arial" w:cs="Arial"/>
                <w:snapToGrid w:val="0"/>
                <w:szCs w:val="24"/>
              </w:rPr>
              <w:t xml:space="preserve"> of patients for Smart SDV studies.</w:t>
            </w:r>
          </w:p>
        </w:tc>
      </w:tr>
      <w:tr w:rsidR="00E24B4E" w:rsidRPr="004F58DF" w14:paraId="27019EDF" w14:textId="77777777" w:rsidTr="000849A4">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BCAAF5" w14:textId="669DC77A" w:rsidR="00E24B4E" w:rsidRPr="00DD2B17" w:rsidRDefault="00E24B4E" w:rsidP="00E24B4E">
            <w:pPr>
              <w:widowControl w:val="0"/>
              <w:rPr>
                <w:rFonts w:ascii="Arial" w:hAnsi="Arial" w:cs="Arial"/>
              </w:rPr>
            </w:pPr>
            <w:r w:rsidRPr="00DD2B17">
              <w:rPr>
                <w:rFonts w:ascii="Arial" w:hAnsi="Arial" w:cs="Arial"/>
              </w:rPr>
              <w:t>PKG_SMART_SDV_VARIABLES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F73D91" w14:textId="45BD18FC" w:rsidR="00E24B4E" w:rsidRPr="00DD2B17" w:rsidRDefault="00577A3E" w:rsidP="00E24B4E">
            <w:pPr>
              <w:widowControl w:val="0"/>
              <w:rPr>
                <w:rFonts w:ascii="Arial" w:hAnsi="Arial" w:cs="Arial"/>
                <w:snapToGrid w:val="0"/>
                <w:szCs w:val="24"/>
              </w:rPr>
            </w:pPr>
            <w:r w:rsidRPr="00DD2B17">
              <w:rPr>
                <w:rFonts w:ascii="Arial" w:hAnsi="Arial" w:cs="Arial"/>
                <w:snapToGrid w:val="0"/>
                <w:szCs w:val="24"/>
              </w:rPr>
              <w:t xml:space="preserve">Compiles the important and critical variables from the EDC into a </w:t>
            </w:r>
            <w:r w:rsidR="00845340" w:rsidRPr="00DD2B17">
              <w:rPr>
                <w:rFonts w:ascii="Arial" w:hAnsi="Arial" w:cs="Arial"/>
                <w:snapToGrid w:val="0"/>
                <w:szCs w:val="24"/>
              </w:rPr>
              <w:t xml:space="preserve">set of configuration tables e.g. </w:t>
            </w:r>
            <w:proofErr w:type="spellStart"/>
            <w:r w:rsidR="00845340" w:rsidRPr="00DD2B17">
              <w:rPr>
                <w:rFonts w:ascii="Arial" w:hAnsi="Arial" w:cs="Arial"/>
                <w:snapToGrid w:val="0"/>
                <w:szCs w:val="24"/>
              </w:rPr>
              <w:t>smart_sdv_important_variables</w:t>
            </w:r>
            <w:proofErr w:type="spellEnd"/>
            <w:r w:rsidR="00845340" w:rsidRPr="00DD2B17">
              <w:rPr>
                <w:rFonts w:ascii="Arial" w:hAnsi="Arial" w:cs="Arial"/>
                <w:snapToGrid w:val="0"/>
                <w:szCs w:val="24"/>
              </w:rPr>
              <w:t xml:space="preserve">, </w:t>
            </w:r>
            <w:proofErr w:type="spellStart"/>
            <w:r w:rsidR="00845340" w:rsidRPr="00DD2B17">
              <w:rPr>
                <w:rFonts w:ascii="Arial" w:hAnsi="Arial" w:cs="Arial"/>
                <w:snapToGrid w:val="0"/>
                <w:szCs w:val="24"/>
              </w:rPr>
              <w:t>smart_sdv_important_forms</w:t>
            </w:r>
            <w:proofErr w:type="spellEnd"/>
          </w:p>
        </w:tc>
      </w:tr>
    </w:tbl>
    <w:p w14:paraId="4EBE2E8F" w14:textId="58BFBBE1" w:rsidR="00C11030" w:rsidRDefault="00C11030">
      <w:pPr>
        <w:rPr>
          <w:rFonts w:ascii="Arial" w:hAnsi="Arial" w:cs="Arial"/>
          <w:szCs w:val="24"/>
        </w:rPr>
      </w:pPr>
    </w:p>
    <w:p w14:paraId="65B1D7F1" w14:textId="051E2FB3" w:rsidR="00AF049A" w:rsidRDefault="0014307A" w:rsidP="00BA3A5F">
      <w:pPr>
        <w:tabs>
          <w:tab w:val="left" w:pos="690"/>
        </w:tabs>
        <w:rPr>
          <w:rFonts w:ascii="Arial" w:hAnsi="Arial" w:cs="Arial"/>
          <w:szCs w:val="24"/>
        </w:rPr>
      </w:pPr>
      <w:r>
        <w:rPr>
          <w:rFonts w:ascii="Arial" w:hAnsi="Arial" w:cs="Arial"/>
          <w:szCs w:val="24"/>
        </w:rPr>
        <w:tab/>
        <w:t xml:space="preserve">  </w:t>
      </w:r>
    </w:p>
    <w:p w14:paraId="2CD973FD" w14:textId="1809F6BC" w:rsidR="0076025C" w:rsidRPr="0076025C" w:rsidRDefault="00AF049A" w:rsidP="002C68DD">
      <w:pPr>
        <w:pStyle w:val="Heading1"/>
        <w:spacing w:line="259" w:lineRule="auto"/>
        <w:ind w:left="720"/>
      </w:pPr>
      <w:r>
        <w:br w:type="page"/>
      </w:r>
      <w:bookmarkStart w:id="164" w:name="_Toc198026168"/>
      <w:r w:rsidR="05C3563E">
        <w:lastRenderedPageBreak/>
        <w:t>technical design specifications</w:t>
      </w:r>
      <w:bookmarkEnd w:id="164"/>
    </w:p>
    <w:p w14:paraId="67C1F213" w14:textId="514B5680" w:rsidR="7FB44A69" w:rsidRDefault="65A7D546" w:rsidP="002C68DD">
      <w:pPr>
        <w:pStyle w:val="Heading2"/>
      </w:pPr>
      <w:bookmarkStart w:id="165" w:name="_Toc198026169"/>
      <w:r>
        <w:t xml:space="preserve">SMART SDV ALGORITHM </w:t>
      </w:r>
      <w:r w:rsidR="04684A84">
        <w:t>requirements</w:t>
      </w:r>
      <w:bookmarkEnd w:id="165"/>
    </w:p>
    <w:p w14:paraId="58641117" w14:textId="42E98EF5" w:rsidR="42096786" w:rsidRDefault="42096786" w:rsidP="523860F6">
      <w:pPr>
        <w:pStyle w:val="Heading3"/>
        <w:rPr>
          <w:sz w:val="24"/>
          <w:szCs w:val="24"/>
        </w:rPr>
      </w:pPr>
      <w:r w:rsidRPr="523860F6">
        <w:rPr>
          <w:sz w:val="24"/>
          <w:szCs w:val="24"/>
        </w:rPr>
        <w:t>Patient Selection</w:t>
      </w:r>
    </w:p>
    <w:p w14:paraId="523DB06A" w14:textId="688B9EFA" w:rsidR="42096786" w:rsidRDefault="42096786" w:rsidP="523860F6">
      <w:pPr>
        <w:pStyle w:val="Heading4"/>
        <w:rPr>
          <w:sz w:val="24"/>
          <w:szCs w:val="24"/>
        </w:rPr>
      </w:pPr>
      <w:r w:rsidRPr="523860F6">
        <w:rPr>
          <w:sz w:val="24"/>
          <w:szCs w:val="24"/>
        </w:rPr>
        <w:t>For Smart SDV studies, the patient selection process shall select and reserve patient positions with a monitored triggered date within each selection band to meet the “Optimum Sample Size” according to the Smart SDV Sampling Rules as defined in the Risk Based Monitoring Position Paper. (ADO PBI 15340.1)</w:t>
      </w:r>
    </w:p>
    <w:p w14:paraId="76B49CAD" w14:textId="1CF398CA" w:rsidR="42096786" w:rsidRDefault="42096786" w:rsidP="523860F6">
      <w:pPr>
        <w:pStyle w:val="Heading4"/>
        <w:rPr>
          <w:sz w:val="24"/>
          <w:szCs w:val="24"/>
        </w:rPr>
      </w:pPr>
      <w:r w:rsidRPr="523860F6">
        <w:rPr>
          <w:sz w:val="24"/>
          <w:szCs w:val="24"/>
        </w:rPr>
        <w:t>For Smart SDV studies, the patient selection process shall assign study site patients with monitor trigger dates to patient positions. (ADO PBI 15340.2)</w:t>
      </w:r>
    </w:p>
    <w:p w14:paraId="2BAD6597" w14:textId="4EF89CBF" w:rsidR="42096786" w:rsidRDefault="42096786" w:rsidP="523860F6">
      <w:pPr>
        <w:pStyle w:val="Heading4"/>
        <w:rPr>
          <w:sz w:val="24"/>
          <w:szCs w:val="24"/>
        </w:rPr>
      </w:pPr>
      <w:r w:rsidRPr="523860F6">
        <w:rPr>
          <w:sz w:val="24"/>
          <w:szCs w:val="24"/>
        </w:rPr>
        <w:t>For Smart SDV studies, the patient selection process shall be run on an iterative basis (e.g., once per day). (ADO PBI 15340.3)</w:t>
      </w:r>
    </w:p>
    <w:p w14:paraId="1D92523E" w14:textId="482B68D4" w:rsidR="42096786" w:rsidRDefault="42096786" w:rsidP="523860F6">
      <w:pPr>
        <w:pStyle w:val="Heading4"/>
        <w:rPr>
          <w:sz w:val="24"/>
          <w:szCs w:val="24"/>
        </w:rPr>
      </w:pPr>
      <w:r w:rsidRPr="523860F6">
        <w:rPr>
          <w:sz w:val="24"/>
          <w:szCs w:val="24"/>
        </w:rPr>
        <w:t>For Smart SDV studies, the patient selection process shall adjust patient position selections and reservations in response to changes in the study tier. (ADO PBI 15340.4)</w:t>
      </w:r>
    </w:p>
    <w:p w14:paraId="31A0D844" w14:textId="004FD5CF" w:rsidR="42096786" w:rsidRDefault="42096786" w:rsidP="523860F6">
      <w:pPr>
        <w:pStyle w:val="Heading4"/>
        <w:rPr>
          <w:sz w:val="24"/>
          <w:szCs w:val="24"/>
        </w:rPr>
      </w:pPr>
      <w:r w:rsidRPr="523860F6">
        <w:rPr>
          <w:sz w:val="24"/>
          <w:szCs w:val="24"/>
        </w:rPr>
        <w:t>For Smart SDV studies, the patient selection process shall set all patient positions to selected for sites that are configured for 100% monitoring. (ADO PBI 15340.5)</w:t>
      </w:r>
    </w:p>
    <w:p w14:paraId="201481A5" w14:textId="77777777" w:rsidR="523860F6" w:rsidRDefault="523860F6" w:rsidP="523860F6">
      <w:pPr>
        <w:rPr>
          <w:rFonts w:ascii="Arial" w:hAnsi="Arial" w:cs="Arial"/>
        </w:rPr>
      </w:pPr>
    </w:p>
    <w:p w14:paraId="237EE914" w14:textId="67074E3C" w:rsidR="42096786" w:rsidRDefault="42096786" w:rsidP="523860F6">
      <w:pPr>
        <w:pStyle w:val="Heading3"/>
        <w:rPr>
          <w:sz w:val="24"/>
          <w:szCs w:val="24"/>
        </w:rPr>
      </w:pPr>
      <w:r w:rsidRPr="523860F6">
        <w:rPr>
          <w:sz w:val="24"/>
          <w:szCs w:val="24"/>
        </w:rPr>
        <w:t>Lot and Sample Size Calculations</w:t>
      </w:r>
    </w:p>
    <w:p w14:paraId="7D30A915" w14:textId="77777777" w:rsidR="523860F6" w:rsidRDefault="523860F6" w:rsidP="523860F6">
      <w:pPr>
        <w:pStyle w:val="ListParagraph"/>
        <w:numPr>
          <w:ilvl w:val="1"/>
          <w:numId w:val="30"/>
        </w:numPr>
        <w:rPr>
          <w:rFonts w:ascii="Arial" w:hAnsi="Arial" w:cs="Arial"/>
        </w:rPr>
      </w:pPr>
    </w:p>
    <w:p w14:paraId="64D5C25F" w14:textId="03D96331" w:rsidR="42096786" w:rsidRDefault="42096786" w:rsidP="523860F6">
      <w:pPr>
        <w:pStyle w:val="Heading4"/>
        <w:rPr>
          <w:sz w:val="24"/>
          <w:szCs w:val="24"/>
        </w:rPr>
      </w:pPr>
      <w:r w:rsidRPr="523860F6">
        <w:rPr>
          <w:sz w:val="24"/>
          <w:szCs w:val="24"/>
        </w:rPr>
        <w:t>For SDR, the system shall have the lot size populated by the PMV Prepare Process and shall include the following: (ADO PBI 15341.1)</w:t>
      </w:r>
    </w:p>
    <w:p w14:paraId="3732C242" w14:textId="403A9F4D" w:rsidR="42096786" w:rsidRDefault="42096786" w:rsidP="523860F6">
      <w:pPr>
        <w:pStyle w:val="NormalBullet"/>
        <w:rPr>
          <w:sz w:val="24"/>
          <w:szCs w:val="24"/>
        </w:rPr>
      </w:pPr>
      <w:r w:rsidRPr="523860F6">
        <w:rPr>
          <w:sz w:val="24"/>
          <w:szCs w:val="24"/>
        </w:rPr>
        <w:t>All received CRFs with critical variables since the last PMV.</w:t>
      </w:r>
    </w:p>
    <w:p w14:paraId="2E1B8B0C" w14:textId="6A37934F" w:rsidR="42096786" w:rsidRDefault="42096786" w:rsidP="523860F6">
      <w:pPr>
        <w:pStyle w:val="NormalBullet"/>
        <w:rPr>
          <w:sz w:val="24"/>
          <w:szCs w:val="24"/>
        </w:rPr>
      </w:pPr>
      <w:r w:rsidRPr="523860F6">
        <w:rPr>
          <w:sz w:val="24"/>
          <w:szCs w:val="24"/>
        </w:rPr>
        <w:t>All received CRFs with critical variables since the last SDR for selected and reserved patients (for tier change scenarios and PMV selection/reservation).</w:t>
      </w:r>
    </w:p>
    <w:p w14:paraId="08AE68E1" w14:textId="6507429B" w:rsidR="42096786" w:rsidRDefault="42096786" w:rsidP="523860F6">
      <w:pPr>
        <w:pStyle w:val="NormalBullet"/>
        <w:rPr>
          <w:sz w:val="24"/>
          <w:szCs w:val="24"/>
        </w:rPr>
      </w:pPr>
      <w:r w:rsidRPr="523860F6">
        <w:rPr>
          <w:sz w:val="24"/>
          <w:szCs w:val="24"/>
        </w:rPr>
        <w:t xml:space="preserve">All received CRFs with critical variables for selected/reserved patients awaiting verification/re-verification. </w:t>
      </w:r>
    </w:p>
    <w:p w14:paraId="1B5DA2E0" w14:textId="71758ED6" w:rsidR="42096786" w:rsidRDefault="42096786" w:rsidP="523860F6">
      <w:pPr>
        <w:pStyle w:val="NormalBullet"/>
        <w:rPr>
          <w:sz w:val="24"/>
          <w:szCs w:val="24"/>
        </w:rPr>
      </w:pPr>
      <w:r w:rsidRPr="523860F6">
        <w:rPr>
          <w:sz w:val="24"/>
          <w:szCs w:val="24"/>
        </w:rPr>
        <w:t>If the study/site is configured for 100% monitoring, include all non-internal and non-CLAB received CRFs since the last SDR of the patient and awaiting verification/re-verification</w:t>
      </w:r>
    </w:p>
    <w:p w14:paraId="52DA51C4" w14:textId="365B0F40" w:rsidR="42096786" w:rsidRDefault="42096786" w:rsidP="523860F6">
      <w:pPr>
        <w:pStyle w:val="Heading4"/>
        <w:rPr>
          <w:sz w:val="24"/>
          <w:szCs w:val="24"/>
        </w:rPr>
      </w:pPr>
      <w:r w:rsidRPr="523860F6">
        <w:rPr>
          <w:sz w:val="24"/>
          <w:szCs w:val="24"/>
        </w:rPr>
        <w:t>For SDV, the system shall have the lot size include: (ADO PBI 15341.2)</w:t>
      </w:r>
    </w:p>
    <w:p w14:paraId="099CB29E" w14:textId="3DA84A56" w:rsidR="42096786" w:rsidRDefault="42096786" w:rsidP="523860F6">
      <w:pPr>
        <w:pStyle w:val="NormalBullet"/>
        <w:rPr>
          <w:sz w:val="24"/>
          <w:szCs w:val="24"/>
        </w:rPr>
      </w:pPr>
      <w:r w:rsidRPr="523860F6">
        <w:rPr>
          <w:sz w:val="24"/>
          <w:szCs w:val="24"/>
        </w:rPr>
        <w:t>All received CRFs with critical variables since the last PMV.</w:t>
      </w:r>
    </w:p>
    <w:p w14:paraId="22B2D1B7" w14:textId="23109C3E" w:rsidR="42096786" w:rsidRDefault="42096786" w:rsidP="523860F6">
      <w:pPr>
        <w:pStyle w:val="NormalBullet"/>
        <w:rPr>
          <w:sz w:val="24"/>
          <w:szCs w:val="24"/>
        </w:rPr>
      </w:pPr>
      <w:r w:rsidRPr="523860F6">
        <w:rPr>
          <w:sz w:val="24"/>
          <w:szCs w:val="24"/>
        </w:rPr>
        <w:t>Received CRFs with critical variables awaiting verification/re-verification.</w:t>
      </w:r>
    </w:p>
    <w:p w14:paraId="7F3DDA83" w14:textId="780E372F" w:rsidR="42096786" w:rsidRDefault="42096786" w:rsidP="523860F6">
      <w:pPr>
        <w:pStyle w:val="NormalBullet"/>
        <w:rPr>
          <w:sz w:val="24"/>
          <w:szCs w:val="24"/>
        </w:rPr>
      </w:pPr>
      <w:r w:rsidRPr="523860F6">
        <w:rPr>
          <w:sz w:val="24"/>
          <w:szCs w:val="24"/>
        </w:rPr>
        <w:t xml:space="preserve">Received CRFs with critical variables that are verified and not part of any prior PMV. </w:t>
      </w:r>
    </w:p>
    <w:p w14:paraId="604EB189" w14:textId="6C3CA008" w:rsidR="42096786" w:rsidRDefault="42096786" w:rsidP="523860F6">
      <w:pPr>
        <w:pStyle w:val="Heading4"/>
        <w:rPr>
          <w:sz w:val="24"/>
          <w:szCs w:val="24"/>
        </w:rPr>
      </w:pPr>
      <w:r w:rsidRPr="523860F6">
        <w:rPr>
          <w:sz w:val="24"/>
          <w:szCs w:val="24"/>
        </w:rPr>
        <w:t>If the study/site is configured for 100% monitoring, the system shall additionally include the SDV lot size for all non-internal and non-CLAB received CRFs awaiting verification/re-verification. (ADO PBI 15341.3)</w:t>
      </w:r>
    </w:p>
    <w:p w14:paraId="7BC12CC2" w14:textId="03A29B8D" w:rsidR="42096786" w:rsidRDefault="42096786" w:rsidP="523860F6">
      <w:pPr>
        <w:pStyle w:val="Heading4"/>
        <w:rPr>
          <w:sz w:val="24"/>
          <w:szCs w:val="24"/>
        </w:rPr>
      </w:pPr>
      <w:r w:rsidRPr="523860F6">
        <w:rPr>
          <w:sz w:val="24"/>
          <w:szCs w:val="24"/>
        </w:rPr>
        <w:t xml:space="preserve">For studies configured to use Smart SDV, system shall set the Optimum Sample Size based on the active Study Tier within the RACT application and lot size for a given monitoring activity (ICF Review, </w:t>
      </w:r>
      <w:r w:rsidRPr="523860F6">
        <w:rPr>
          <w:sz w:val="24"/>
          <w:szCs w:val="24"/>
        </w:rPr>
        <w:lastRenderedPageBreak/>
        <w:t>SDR, or SDV) in accordance with the Smart SDV Sampling Rules. (ADO PBI 15341.4)</w:t>
      </w:r>
    </w:p>
    <w:p w14:paraId="3CD6E4FF" w14:textId="376827AA" w:rsidR="42096786" w:rsidRDefault="42096786" w:rsidP="523860F6">
      <w:pPr>
        <w:pStyle w:val="Heading4"/>
        <w:rPr>
          <w:sz w:val="24"/>
          <w:szCs w:val="24"/>
        </w:rPr>
      </w:pPr>
      <w:r w:rsidRPr="523860F6">
        <w:rPr>
          <w:sz w:val="24"/>
          <w:szCs w:val="24"/>
        </w:rPr>
        <w:t>For studies configured to use Smart SDV, system shall calculate the Actual Sample Size: (ADO PBI 15341.5)</w:t>
      </w:r>
    </w:p>
    <w:p w14:paraId="1BFB0294" w14:textId="23BA1B9B" w:rsidR="42096786" w:rsidRDefault="42096786" w:rsidP="523860F6">
      <w:pPr>
        <w:pStyle w:val="NormalBullet"/>
        <w:rPr>
          <w:sz w:val="24"/>
          <w:szCs w:val="24"/>
        </w:rPr>
      </w:pPr>
      <w:r w:rsidRPr="523860F6">
        <w:rPr>
          <w:sz w:val="24"/>
          <w:szCs w:val="24"/>
        </w:rPr>
        <w:t xml:space="preserve">For ICF Review, calculation shall include the number of selected, escalated, </w:t>
      </w:r>
      <w:r w:rsidR="00770121">
        <w:rPr>
          <w:sz w:val="24"/>
          <w:szCs w:val="24"/>
        </w:rPr>
        <w:t xml:space="preserve">manually </w:t>
      </w:r>
      <w:r w:rsidR="009E7A89">
        <w:rPr>
          <w:sz w:val="24"/>
          <w:szCs w:val="24"/>
        </w:rPr>
        <w:t>selected, and manually escalated</w:t>
      </w:r>
      <w:r w:rsidRPr="523860F6">
        <w:rPr>
          <w:sz w:val="24"/>
          <w:szCs w:val="24"/>
        </w:rPr>
        <w:t xml:space="preserve"> patient</w:t>
      </w:r>
      <w:r w:rsidR="005B5478">
        <w:rPr>
          <w:sz w:val="24"/>
          <w:szCs w:val="24"/>
        </w:rPr>
        <w:t xml:space="preserve"> consent</w:t>
      </w:r>
      <w:r w:rsidRPr="523860F6">
        <w:rPr>
          <w:sz w:val="24"/>
          <w:szCs w:val="24"/>
        </w:rPr>
        <w:t>s from the lot</w:t>
      </w:r>
      <w:r w:rsidR="00EA7F34">
        <w:rPr>
          <w:sz w:val="24"/>
          <w:szCs w:val="24"/>
        </w:rPr>
        <w:t xml:space="preserve"> (that are not deferred)</w:t>
      </w:r>
      <w:r w:rsidRPr="523860F6">
        <w:rPr>
          <w:sz w:val="24"/>
          <w:szCs w:val="24"/>
        </w:rPr>
        <w:t>.</w:t>
      </w:r>
    </w:p>
    <w:p w14:paraId="6A2FFC4D" w14:textId="6F150334" w:rsidR="42096786" w:rsidRDefault="42096786" w:rsidP="523860F6">
      <w:pPr>
        <w:pStyle w:val="NormalBullet"/>
        <w:rPr>
          <w:sz w:val="24"/>
          <w:szCs w:val="24"/>
        </w:rPr>
      </w:pPr>
      <w:r w:rsidRPr="523860F6">
        <w:rPr>
          <w:sz w:val="24"/>
          <w:szCs w:val="24"/>
        </w:rPr>
        <w:t xml:space="preserve">For SDR, calculation shall include the number of selected, escalated, </w:t>
      </w:r>
      <w:r w:rsidR="005E7CBF">
        <w:rPr>
          <w:sz w:val="24"/>
          <w:szCs w:val="24"/>
        </w:rPr>
        <w:t xml:space="preserve">manually selected, and manually escalated </w:t>
      </w:r>
      <w:r w:rsidRPr="523860F6">
        <w:rPr>
          <w:sz w:val="24"/>
          <w:szCs w:val="24"/>
        </w:rPr>
        <w:t>received critical variables for scheduled visits from the lot</w:t>
      </w:r>
      <w:r w:rsidR="00EA7F34">
        <w:rPr>
          <w:sz w:val="24"/>
          <w:szCs w:val="24"/>
        </w:rPr>
        <w:t xml:space="preserve"> (that are not deferred)</w:t>
      </w:r>
      <w:r w:rsidR="00EA7F34" w:rsidRPr="523860F6">
        <w:rPr>
          <w:sz w:val="24"/>
          <w:szCs w:val="24"/>
        </w:rPr>
        <w:t>.</w:t>
      </w:r>
    </w:p>
    <w:p w14:paraId="65AE8FFC" w14:textId="166B24EF" w:rsidR="42096786" w:rsidRDefault="42096786" w:rsidP="523860F6">
      <w:pPr>
        <w:pStyle w:val="NormalBullet"/>
        <w:rPr>
          <w:sz w:val="24"/>
          <w:szCs w:val="24"/>
        </w:rPr>
      </w:pPr>
      <w:r w:rsidRPr="523860F6">
        <w:rPr>
          <w:sz w:val="24"/>
          <w:szCs w:val="24"/>
        </w:rPr>
        <w:t xml:space="preserve">For SDV, calculation shall include the number of selected, escalated, </w:t>
      </w:r>
      <w:r w:rsidR="005E7CBF">
        <w:rPr>
          <w:sz w:val="24"/>
          <w:szCs w:val="24"/>
        </w:rPr>
        <w:t xml:space="preserve">manually selected, and manually escalated </w:t>
      </w:r>
      <w:r w:rsidRPr="523860F6">
        <w:rPr>
          <w:sz w:val="24"/>
          <w:szCs w:val="24"/>
        </w:rPr>
        <w:t>received critical variables from the lot</w:t>
      </w:r>
      <w:r w:rsidR="00EA7F34">
        <w:rPr>
          <w:sz w:val="24"/>
          <w:szCs w:val="24"/>
        </w:rPr>
        <w:t xml:space="preserve"> (that are not deferred</w:t>
      </w:r>
      <w:proofErr w:type="gramStart"/>
      <w:r w:rsidR="00EA7F34">
        <w:rPr>
          <w:sz w:val="24"/>
          <w:szCs w:val="24"/>
        </w:rPr>
        <w:t>)</w:t>
      </w:r>
      <w:r w:rsidR="00EA7F34" w:rsidRPr="523860F6">
        <w:rPr>
          <w:sz w:val="24"/>
          <w:szCs w:val="24"/>
        </w:rPr>
        <w:t>.</w:t>
      </w:r>
      <w:r w:rsidRPr="523860F6">
        <w:rPr>
          <w:sz w:val="24"/>
          <w:szCs w:val="24"/>
        </w:rPr>
        <w:t>.</w:t>
      </w:r>
      <w:proofErr w:type="gramEnd"/>
      <w:r w:rsidRPr="523860F6">
        <w:rPr>
          <w:sz w:val="24"/>
          <w:szCs w:val="24"/>
        </w:rPr>
        <w:t xml:space="preserve"> </w:t>
      </w:r>
    </w:p>
    <w:p w14:paraId="7F32889D" w14:textId="3B463E17" w:rsidR="42096786" w:rsidRDefault="42096786" w:rsidP="523860F6">
      <w:pPr>
        <w:pStyle w:val="Heading4"/>
        <w:rPr>
          <w:sz w:val="24"/>
          <w:szCs w:val="24"/>
        </w:rPr>
      </w:pPr>
      <w:r w:rsidRPr="523860F6">
        <w:rPr>
          <w:sz w:val="24"/>
          <w:szCs w:val="24"/>
        </w:rPr>
        <w:t>For ICF Review, if the Actual Sample Size does not meet the minimum and optimum sample sizes for the Periodic Monitoring Visit (PMV), system shall automatically bring in additional PMV Selected patients to meet the minimum expected. (ADO PBI 15341.6)</w:t>
      </w:r>
    </w:p>
    <w:p w14:paraId="484A7F2C" w14:textId="6571839D" w:rsidR="42096786" w:rsidRDefault="42096786" w:rsidP="523860F6">
      <w:pPr>
        <w:pStyle w:val="Heading4"/>
        <w:rPr>
          <w:sz w:val="24"/>
          <w:szCs w:val="24"/>
        </w:rPr>
      </w:pPr>
      <w:r w:rsidRPr="523860F6">
        <w:rPr>
          <w:sz w:val="24"/>
          <w:szCs w:val="24"/>
        </w:rPr>
        <w:t>System shall determine ICF Review PMV Selections from any available enrolled or qualified patients, including those that are reserved. (ADO PBI 15341.7)</w:t>
      </w:r>
    </w:p>
    <w:p w14:paraId="5BEE11E7" w14:textId="62642A2B" w:rsidR="42096786" w:rsidRDefault="42096786" w:rsidP="523860F6">
      <w:pPr>
        <w:pStyle w:val="Heading4"/>
        <w:rPr>
          <w:sz w:val="24"/>
          <w:szCs w:val="24"/>
        </w:rPr>
      </w:pPr>
      <w:r w:rsidRPr="523860F6">
        <w:rPr>
          <w:sz w:val="24"/>
          <w:szCs w:val="24"/>
        </w:rPr>
        <w:t>For SDR, if the Actual Sample Size does not meet the minimum and optimum sample sizes for a PMV, system shall automatically bring in one or more PMV Patients for review. (ADO PBI 15341.8)</w:t>
      </w:r>
    </w:p>
    <w:p w14:paraId="3D90D7BF" w14:textId="5DCCBF55" w:rsidR="42096786" w:rsidRDefault="42096786" w:rsidP="523860F6">
      <w:pPr>
        <w:pStyle w:val="Heading4"/>
        <w:rPr>
          <w:sz w:val="24"/>
          <w:szCs w:val="24"/>
        </w:rPr>
      </w:pPr>
      <w:r w:rsidRPr="523860F6">
        <w:rPr>
          <w:sz w:val="24"/>
          <w:szCs w:val="24"/>
        </w:rPr>
        <w:t>The system shall contribute these additional patients to the lot size of received critical variables from the last date of review. (ADO PBI 15341.9)</w:t>
      </w:r>
    </w:p>
    <w:p w14:paraId="2CDB7C5F" w14:textId="34359101" w:rsidR="42096786" w:rsidRDefault="42096786" w:rsidP="523860F6">
      <w:pPr>
        <w:pStyle w:val="Heading4"/>
        <w:rPr>
          <w:sz w:val="24"/>
          <w:szCs w:val="24"/>
        </w:rPr>
      </w:pPr>
      <w:r w:rsidRPr="523860F6">
        <w:rPr>
          <w:sz w:val="24"/>
          <w:szCs w:val="24"/>
        </w:rPr>
        <w:t>For SDR, the system shall determine PMV Selected and PMV Reserved/Escalated Patients as follows: (ADO PBI 15341.10)</w:t>
      </w:r>
    </w:p>
    <w:p w14:paraId="1F70A7A1" w14:textId="3586AD85" w:rsidR="42096786" w:rsidRDefault="42096786" w:rsidP="523860F6">
      <w:pPr>
        <w:pStyle w:val="NormalBullet"/>
        <w:rPr>
          <w:sz w:val="24"/>
          <w:szCs w:val="24"/>
        </w:rPr>
      </w:pPr>
      <w:r w:rsidRPr="523860F6">
        <w:rPr>
          <w:sz w:val="24"/>
          <w:szCs w:val="24"/>
        </w:rPr>
        <w:t xml:space="preserve">The system shall first select from the PMV patients who were previously selected during prior monitoring visits. </w:t>
      </w:r>
    </w:p>
    <w:p w14:paraId="105F04EF" w14:textId="75048A58" w:rsidR="42096786" w:rsidRDefault="2331975A" w:rsidP="523860F6">
      <w:pPr>
        <w:pStyle w:val="NormalBullet"/>
        <w:rPr>
          <w:sz w:val="24"/>
          <w:szCs w:val="24"/>
        </w:rPr>
      </w:pPr>
      <w:r w:rsidRPr="7E4A3D25">
        <w:rPr>
          <w:sz w:val="24"/>
          <w:szCs w:val="24"/>
        </w:rPr>
        <w:t>The system</w:t>
      </w:r>
      <w:r w:rsidR="42096786" w:rsidRPr="523860F6">
        <w:rPr>
          <w:sz w:val="24"/>
          <w:szCs w:val="24"/>
        </w:rPr>
        <w:t xml:space="preserve"> shall sort the prior PMV Patients in ascending order by the number of received critical variables needing review. </w:t>
      </w:r>
    </w:p>
    <w:p w14:paraId="7B35E711" w14:textId="24EA2DC0" w:rsidR="42096786" w:rsidRDefault="42096786" w:rsidP="523860F6">
      <w:pPr>
        <w:pStyle w:val="NormalBullet"/>
        <w:rPr>
          <w:sz w:val="24"/>
          <w:szCs w:val="24"/>
        </w:rPr>
      </w:pPr>
      <w:r w:rsidRPr="523860F6">
        <w:rPr>
          <w:sz w:val="24"/>
          <w:szCs w:val="24"/>
        </w:rPr>
        <w:t>The system shall then continue selecting PMV Patients until the optimum and minimum sample size is met.</w:t>
      </w:r>
    </w:p>
    <w:p w14:paraId="46EB1922" w14:textId="6406C2AA" w:rsidR="42096786" w:rsidRDefault="42096786" w:rsidP="523860F6">
      <w:pPr>
        <w:pStyle w:val="NormalBullet"/>
        <w:rPr>
          <w:sz w:val="24"/>
          <w:szCs w:val="24"/>
        </w:rPr>
      </w:pPr>
      <w:r w:rsidRPr="523860F6">
        <w:rPr>
          <w:sz w:val="24"/>
          <w:szCs w:val="24"/>
        </w:rPr>
        <w:t xml:space="preserve">If the optimum and minimum sample sizes are still not met for SDR, the system shall sort the remaining available and unreviewed patients by the number of received critical variables that need review. </w:t>
      </w:r>
    </w:p>
    <w:p w14:paraId="061F98B5" w14:textId="49FCF25B" w:rsidR="42096786" w:rsidRDefault="42096786" w:rsidP="523860F6">
      <w:pPr>
        <w:pStyle w:val="NormalBullet"/>
        <w:rPr>
          <w:sz w:val="24"/>
          <w:szCs w:val="24"/>
        </w:rPr>
      </w:pPr>
      <w:r w:rsidRPr="523860F6">
        <w:rPr>
          <w:sz w:val="24"/>
          <w:szCs w:val="24"/>
        </w:rPr>
        <w:t>The system shall then continue to select PMV patients until the optimum and minimum sample sizes are met.  </w:t>
      </w:r>
    </w:p>
    <w:p w14:paraId="2D722632" w14:textId="2447BE81" w:rsidR="42096786" w:rsidRDefault="42096786" w:rsidP="523860F6">
      <w:pPr>
        <w:pStyle w:val="Heading4"/>
        <w:rPr>
          <w:sz w:val="24"/>
          <w:szCs w:val="24"/>
        </w:rPr>
      </w:pPr>
      <w:r w:rsidRPr="523860F6">
        <w:rPr>
          <w:sz w:val="24"/>
          <w:szCs w:val="24"/>
        </w:rPr>
        <w:t>For SDV, if the actual sample size does not meet the minimum and optimum sample sizes, the system shall make a PMV Patient Selection using the same selection logic as SDR. The exact process shall occur for PMV Reserved/Escalated Patients for SDV. (ADO PBI 15341.11)</w:t>
      </w:r>
    </w:p>
    <w:p w14:paraId="53023BE1" w14:textId="4A3C5192" w:rsidR="42096786" w:rsidRDefault="42096786" w:rsidP="523860F6">
      <w:pPr>
        <w:pStyle w:val="Heading4"/>
        <w:rPr>
          <w:sz w:val="24"/>
          <w:szCs w:val="24"/>
        </w:rPr>
      </w:pPr>
      <w:r w:rsidRPr="523860F6">
        <w:rPr>
          <w:sz w:val="24"/>
          <w:szCs w:val="24"/>
        </w:rPr>
        <w:lastRenderedPageBreak/>
        <w:t xml:space="preserve">The </w:t>
      </w:r>
      <w:r w:rsidR="31F89C34" w:rsidRPr="7E4A3D25">
        <w:rPr>
          <w:sz w:val="24"/>
          <w:szCs w:val="24"/>
        </w:rPr>
        <w:t>s</w:t>
      </w:r>
      <w:r w:rsidRPr="523860F6">
        <w:rPr>
          <w:sz w:val="24"/>
          <w:szCs w:val="24"/>
        </w:rPr>
        <w:t>ystem shall automatically add patients to ICF Review when any patients are added to SDR or SDV per PMV Selection or PMV Reservation that are not currently displayed in the ICF. (ADO PBI 15341.12)</w:t>
      </w:r>
    </w:p>
    <w:p w14:paraId="365C422B" w14:textId="5996EE33" w:rsidR="42096786" w:rsidRDefault="42096786" w:rsidP="523860F6">
      <w:pPr>
        <w:pStyle w:val="Heading4"/>
        <w:rPr>
          <w:sz w:val="24"/>
          <w:szCs w:val="24"/>
        </w:rPr>
      </w:pPr>
      <w:r w:rsidRPr="523860F6">
        <w:rPr>
          <w:sz w:val="24"/>
          <w:szCs w:val="24"/>
        </w:rPr>
        <w:t>If the ICF was previously reviewed, the system shall pre-populate the last review date, as well as the other required date fields, by default based on data from the prior review of that consent. (ADO PBI 15341.13)</w:t>
      </w:r>
    </w:p>
    <w:p w14:paraId="3EEF6479" w14:textId="77777777" w:rsidR="523860F6" w:rsidRDefault="523860F6" w:rsidP="523860F6">
      <w:pPr>
        <w:rPr>
          <w:rFonts w:ascii="Arial" w:hAnsi="Arial" w:cs="Arial"/>
        </w:rPr>
      </w:pPr>
    </w:p>
    <w:p w14:paraId="5F3D3D1B" w14:textId="6BD10D17" w:rsidR="42096786" w:rsidRDefault="42096786" w:rsidP="523860F6">
      <w:pPr>
        <w:pStyle w:val="Heading3"/>
        <w:rPr>
          <w:sz w:val="24"/>
          <w:szCs w:val="24"/>
        </w:rPr>
      </w:pPr>
      <w:bookmarkStart w:id="166" w:name="_Hlk201307721"/>
      <w:r w:rsidRPr="523860F6">
        <w:rPr>
          <w:sz w:val="24"/>
          <w:szCs w:val="24"/>
        </w:rPr>
        <w:t>Important Variables Population</w:t>
      </w:r>
    </w:p>
    <w:p w14:paraId="4FD8C8CA" w14:textId="58979DB4" w:rsidR="42096786" w:rsidRDefault="42096786" w:rsidP="523860F6">
      <w:pPr>
        <w:pStyle w:val="Heading4"/>
        <w:rPr>
          <w:sz w:val="24"/>
          <w:szCs w:val="24"/>
        </w:rPr>
      </w:pPr>
      <w:r w:rsidRPr="523860F6">
        <w:rPr>
          <w:sz w:val="24"/>
          <w:szCs w:val="24"/>
        </w:rPr>
        <w:t>Important variables shall be identified in GDM EDC via the CRF Question Help Text using the convention of: Critical Variable (CV). (ADO PBI 15343.1)</w:t>
      </w:r>
    </w:p>
    <w:p w14:paraId="7C25A0D6" w14:textId="195F7A0C" w:rsidR="42096786" w:rsidRDefault="42096786" w:rsidP="523860F6">
      <w:pPr>
        <w:pStyle w:val="Heading4"/>
        <w:rPr>
          <w:sz w:val="24"/>
          <w:szCs w:val="24"/>
        </w:rPr>
      </w:pPr>
      <w:r w:rsidRPr="523860F6">
        <w:rPr>
          <w:sz w:val="24"/>
          <w:szCs w:val="24"/>
        </w:rPr>
        <w:t xml:space="preserve">Variables and changes to variable designations over time shall be captured in an integration table. The integration table shall have, but not be limited to, the following columns: (ADO PBI 15343.2) </w:t>
      </w:r>
    </w:p>
    <w:p w14:paraId="2A27F396" w14:textId="77777777" w:rsidR="42096786" w:rsidRDefault="42096786" w:rsidP="523860F6">
      <w:pPr>
        <w:pStyle w:val="NormalBullet"/>
        <w:rPr>
          <w:sz w:val="24"/>
          <w:szCs w:val="24"/>
        </w:rPr>
      </w:pPr>
      <w:r w:rsidRPr="523860F6">
        <w:rPr>
          <w:sz w:val="24"/>
          <w:szCs w:val="24"/>
        </w:rPr>
        <w:t>Study</w:t>
      </w:r>
    </w:p>
    <w:p w14:paraId="06006123" w14:textId="77777777" w:rsidR="42096786" w:rsidRDefault="42096786" w:rsidP="523860F6">
      <w:pPr>
        <w:pStyle w:val="NormalBullet"/>
        <w:rPr>
          <w:sz w:val="24"/>
          <w:szCs w:val="24"/>
        </w:rPr>
      </w:pPr>
      <w:r w:rsidRPr="523860F6">
        <w:rPr>
          <w:sz w:val="24"/>
          <w:szCs w:val="24"/>
        </w:rPr>
        <w:t>CRF</w:t>
      </w:r>
    </w:p>
    <w:p w14:paraId="41FDFD85" w14:textId="77777777" w:rsidR="42096786" w:rsidRDefault="42096786" w:rsidP="523860F6">
      <w:pPr>
        <w:pStyle w:val="NormalBullet"/>
        <w:rPr>
          <w:sz w:val="24"/>
          <w:szCs w:val="24"/>
        </w:rPr>
      </w:pPr>
      <w:r w:rsidRPr="523860F6">
        <w:rPr>
          <w:sz w:val="24"/>
          <w:szCs w:val="24"/>
        </w:rPr>
        <w:t>CRF Datapoint</w:t>
      </w:r>
    </w:p>
    <w:p w14:paraId="5942FDD1" w14:textId="77777777" w:rsidR="42096786" w:rsidRDefault="42096786" w:rsidP="523860F6">
      <w:pPr>
        <w:pStyle w:val="NormalBullet"/>
        <w:rPr>
          <w:sz w:val="24"/>
          <w:szCs w:val="24"/>
        </w:rPr>
      </w:pPr>
      <w:r w:rsidRPr="523860F6">
        <w:rPr>
          <w:sz w:val="24"/>
          <w:szCs w:val="24"/>
        </w:rPr>
        <w:t>CRF Question Description</w:t>
      </w:r>
    </w:p>
    <w:p w14:paraId="73D487C9" w14:textId="4B89F21C" w:rsidR="42096786" w:rsidRDefault="42096786" w:rsidP="523860F6">
      <w:pPr>
        <w:pStyle w:val="NormalBullet"/>
        <w:rPr>
          <w:sz w:val="24"/>
          <w:szCs w:val="24"/>
        </w:rPr>
      </w:pPr>
      <w:r w:rsidRPr="523860F6">
        <w:rPr>
          <w:sz w:val="24"/>
          <w:szCs w:val="24"/>
        </w:rPr>
        <w:t xml:space="preserve">Variable Type: CV “Critical Variable” </w:t>
      </w:r>
    </w:p>
    <w:p w14:paraId="7A05E8F2" w14:textId="4E754DE7" w:rsidR="42096786" w:rsidRDefault="42096786" w:rsidP="523860F6">
      <w:pPr>
        <w:pStyle w:val="NormalBullet"/>
        <w:rPr>
          <w:sz w:val="24"/>
          <w:szCs w:val="24"/>
        </w:rPr>
      </w:pPr>
      <w:r w:rsidRPr="523860F6">
        <w:rPr>
          <w:sz w:val="24"/>
          <w:szCs w:val="24"/>
        </w:rPr>
        <w:t>Start Date: The start date and time of the Critical Variable</w:t>
      </w:r>
    </w:p>
    <w:p w14:paraId="49BAE7A8" w14:textId="7FC1ED83" w:rsidR="42096786" w:rsidRDefault="42096786" w:rsidP="523860F6">
      <w:pPr>
        <w:pStyle w:val="NormalBullet"/>
        <w:rPr>
          <w:sz w:val="24"/>
          <w:szCs w:val="24"/>
        </w:rPr>
      </w:pPr>
      <w:r w:rsidRPr="523860F6">
        <w:rPr>
          <w:sz w:val="24"/>
          <w:szCs w:val="24"/>
        </w:rPr>
        <w:t xml:space="preserve">End Date: The end date and time of the Critical Variable.  </w:t>
      </w:r>
    </w:p>
    <w:p w14:paraId="7D84C478" w14:textId="77777777" w:rsidR="42096786" w:rsidRDefault="42096786" w:rsidP="523860F6">
      <w:pPr>
        <w:pStyle w:val="NormalBullet"/>
        <w:rPr>
          <w:sz w:val="24"/>
          <w:szCs w:val="24"/>
        </w:rPr>
      </w:pPr>
      <w:r w:rsidRPr="523860F6">
        <w:rPr>
          <w:sz w:val="24"/>
          <w:szCs w:val="24"/>
        </w:rPr>
        <w:t xml:space="preserve">Current Flag: Y or N </w:t>
      </w:r>
    </w:p>
    <w:p w14:paraId="21E775DF" w14:textId="167D24E7" w:rsidR="42096786" w:rsidRDefault="42096786" w:rsidP="523860F6">
      <w:pPr>
        <w:pStyle w:val="Heading4"/>
        <w:rPr>
          <w:sz w:val="24"/>
          <w:szCs w:val="24"/>
        </w:rPr>
      </w:pPr>
      <w:r w:rsidRPr="523860F6">
        <w:rPr>
          <w:sz w:val="24"/>
          <w:szCs w:val="24"/>
        </w:rPr>
        <w:t>CRF Questions that are Collected in the Subset, for Question Groups that are collected, are Active, and on Active CRFs with an essential variable designation (CV), shall be included in the integration table. (ADO PBI 15343.</w:t>
      </w:r>
      <w:r w:rsidR="00D92EB5">
        <w:rPr>
          <w:sz w:val="24"/>
          <w:szCs w:val="24"/>
        </w:rPr>
        <w:t>4</w:t>
      </w:r>
      <w:r w:rsidRPr="523860F6">
        <w:rPr>
          <w:sz w:val="24"/>
          <w:szCs w:val="24"/>
        </w:rPr>
        <w:t>)</w:t>
      </w:r>
      <w:bookmarkEnd w:id="166"/>
    </w:p>
    <w:p w14:paraId="25BC2DB1" w14:textId="77777777" w:rsidR="523860F6" w:rsidRDefault="523860F6" w:rsidP="523860F6">
      <w:pPr>
        <w:pStyle w:val="NormalBullet"/>
        <w:numPr>
          <w:ilvl w:val="0"/>
          <w:numId w:val="0"/>
        </w:numPr>
        <w:rPr>
          <w:sz w:val="24"/>
          <w:szCs w:val="24"/>
        </w:rPr>
      </w:pPr>
    </w:p>
    <w:p w14:paraId="11BCA00A" w14:textId="77777777" w:rsidR="42096786" w:rsidRDefault="42096786" w:rsidP="523860F6">
      <w:pPr>
        <w:pStyle w:val="Heading3"/>
        <w:rPr>
          <w:sz w:val="24"/>
          <w:szCs w:val="24"/>
        </w:rPr>
      </w:pPr>
      <w:r w:rsidRPr="523860F6">
        <w:rPr>
          <w:sz w:val="24"/>
          <w:szCs w:val="24"/>
        </w:rPr>
        <w:t>Smart SDV Escalation Functionality</w:t>
      </w:r>
    </w:p>
    <w:p w14:paraId="0876CBC9" w14:textId="3E6435A0" w:rsidR="42096786" w:rsidRDefault="42096786" w:rsidP="523860F6">
      <w:pPr>
        <w:pStyle w:val="Heading4"/>
        <w:rPr>
          <w:sz w:val="24"/>
          <w:szCs w:val="24"/>
        </w:rPr>
      </w:pPr>
      <w:r w:rsidRPr="523860F6">
        <w:rPr>
          <w:sz w:val="24"/>
          <w:szCs w:val="24"/>
        </w:rPr>
        <w:t>For a particular set of Finding Types, the system shall categorize findings as Critical, Major, or Minor, and these categories shall count towards the issue thresholds for determining escalations. (ADO PBI 15344.1)</w:t>
      </w:r>
    </w:p>
    <w:p w14:paraId="57BD45D2" w14:textId="09912AAF" w:rsidR="42096786" w:rsidRDefault="42096786" w:rsidP="523860F6">
      <w:pPr>
        <w:pStyle w:val="Heading4"/>
        <w:rPr>
          <w:sz w:val="24"/>
          <w:szCs w:val="24"/>
        </w:rPr>
      </w:pPr>
      <w:r w:rsidRPr="523860F6">
        <w:rPr>
          <w:sz w:val="24"/>
          <w:szCs w:val="24"/>
        </w:rPr>
        <w:t>The system shall associate each finding type with a specific activity (e.g., ICF Review, SDR, SDV, general). (ADO PBI 15344.2)</w:t>
      </w:r>
    </w:p>
    <w:p w14:paraId="0AE7BD26" w14:textId="7FA67948" w:rsidR="42096786" w:rsidRDefault="42096786" w:rsidP="523860F6">
      <w:pPr>
        <w:pStyle w:val="Heading4"/>
        <w:rPr>
          <w:sz w:val="24"/>
          <w:szCs w:val="24"/>
        </w:rPr>
      </w:pPr>
      <w:r w:rsidRPr="523860F6">
        <w:rPr>
          <w:sz w:val="24"/>
          <w:szCs w:val="24"/>
        </w:rPr>
        <w:t>The system shall facilitate the following actions to be taken against each of the Findings for ICF Review based on the Finding Category, Escalation Activity, and threshold for escalation as follows: (ADO PBI 15344.3)</w:t>
      </w:r>
    </w:p>
    <w:p w14:paraId="18B7F1EE" w14:textId="248CF678" w:rsidR="42096786" w:rsidRDefault="42096786" w:rsidP="523860F6">
      <w:pPr>
        <w:pStyle w:val="NormalBullet"/>
        <w:rPr>
          <w:sz w:val="24"/>
          <w:szCs w:val="24"/>
        </w:rPr>
      </w:pPr>
      <w:r w:rsidRPr="523860F6">
        <w:rPr>
          <w:sz w:val="24"/>
          <w:szCs w:val="24"/>
        </w:rPr>
        <w:t>In Step One, when the:</w:t>
      </w:r>
    </w:p>
    <w:p w14:paraId="665FFC01" w14:textId="44A26A27" w:rsidR="42096786" w:rsidRDefault="42096786" w:rsidP="523860F6">
      <w:pPr>
        <w:pStyle w:val="NormalSubbullet"/>
        <w:rPr>
          <w:sz w:val="24"/>
          <w:szCs w:val="24"/>
        </w:rPr>
      </w:pPr>
      <w:r w:rsidRPr="523860F6">
        <w:rPr>
          <w:b/>
          <w:bCs/>
          <w:sz w:val="24"/>
          <w:szCs w:val="24"/>
        </w:rPr>
        <w:t>ICF Review Critical Finding count</w:t>
      </w:r>
      <w:r w:rsidRPr="523860F6">
        <w:rPr>
          <w:sz w:val="24"/>
          <w:szCs w:val="24"/>
        </w:rPr>
        <w:t xml:space="preserve"> exceeds the threshold of 0, the user must complete or defer an ICF Review for all consented patients.</w:t>
      </w:r>
    </w:p>
    <w:p w14:paraId="5172A757" w14:textId="30479BE3" w:rsidR="42096786" w:rsidRDefault="42096786" w:rsidP="523860F6">
      <w:pPr>
        <w:pStyle w:val="NormalSubbullet"/>
        <w:rPr>
          <w:sz w:val="24"/>
          <w:szCs w:val="24"/>
        </w:rPr>
      </w:pPr>
      <w:r w:rsidRPr="523860F6">
        <w:rPr>
          <w:b/>
          <w:bCs/>
          <w:sz w:val="24"/>
          <w:szCs w:val="24"/>
        </w:rPr>
        <w:lastRenderedPageBreak/>
        <w:t>ICF Review Major Finding count</w:t>
      </w:r>
      <w:r w:rsidRPr="523860F6">
        <w:rPr>
          <w:sz w:val="24"/>
          <w:szCs w:val="24"/>
        </w:rPr>
        <w:t xml:space="preserve"> exceeds the threshold per the acceptance sampling table, the user must perform additional ICF Reviews on all reserved and </w:t>
      </w:r>
      <w:proofErr w:type="spellStart"/>
      <w:r w:rsidRPr="523860F6">
        <w:rPr>
          <w:sz w:val="24"/>
          <w:szCs w:val="24"/>
        </w:rPr>
        <w:t>pmv</w:t>
      </w:r>
      <w:proofErr w:type="spellEnd"/>
      <w:r w:rsidRPr="523860F6">
        <w:rPr>
          <w:sz w:val="24"/>
          <w:szCs w:val="24"/>
        </w:rPr>
        <w:t xml:space="preserve"> reserved patients.</w:t>
      </w:r>
    </w:p>
    <w:p w14:paraId="55CE5997" w14:textId="1AB3DF8F" w:rsidR="42096786" w:rsidRDefault="42096786" w:rsidP="523860F6">
      <w:pPr>
        <w:pStyle w:val="NormalSubbullet"/>
        <w:rPr>
          <w:sz w:val="24"/>
          <w:szCs w:val="24"/>
        </w:rPr>
      </w:pPr>
      <w:r w:rsidRPr="523860F6">
        <w:rPr>
          <w:b/>
          <w:bCs/>
          <w:sz w:val="24"/>
          <w:szCs w:val="24"/>
        </w:rPr>
        <w:t>Summed Prior Deferred and Past Visit ICF Review Critical Finding counts</w:t>
      </w:r>
      <w:r w:rsidRPr="523860F6">
        <w:rPr>
          <w:sz w:val="24"/>
          <w:szCs w:val="24"/>
        </w:rPr>
        <w:t xml:space="preserve"> exceed the threshold of 0, the user must conduct an ICF Review for all consented patients.</w:t>
      </w:r>
    </w:p>
    <w:p w14:paraId="2BCEA9DC" w14:textId="199507D2" w:rsidR="42096786" w:rsidRDefault="42096786" w:rsidP="523860F6">
      <w:pPr>
        <w:pStyle w:val="NormalSubbullet"/>
        <w:rPr>
          <w:sz w:val="24"/>
          <w:szCs w:val="24"/>
        </w:rPr>
      </w:pPr>
      <w:r w:rsidRPr="523860F6">
        <w:rPr>
          <w:b/>
          <w:bCs/>
          <w:sz w:val="24"/>
          <w:szCs w:val="24"/>
        </w:rPr>
        <w:t>Summed Prior Deferred and Past Visit ICF Review Major Finding counts</w:t>
      </w:r>
      <w:r w:rsidRPr="523860F6">
        <w:rPr>
          <w:sz w:val="24"/>
          <w:szCs w:val="24"/>
        </w:rPr>
        <w:t xml:space="preserve"> exceed the threshold per the acceptance sampling table, the user must perform additional ICF Reviews on all reserved and </w:t>
      </w:r>
      <w:proofErr w:type="spellStart"/>
      <w:r w:rsidRPr="523860F6">
        <w:rPr>
          <w:sz w:val="24"/>
          <w:szCs w:val="24"/>
        </w:rPr>
        <w:t>pmv</w:t>
      </w:r>
      <w:proofErr w:type="spellEnd"/>
      <w:r w:rsidRPr="523860F6">
        <w:rPr>
          <w:sz w:val="24"/>
          <w:szCs w:val="24"/>
        </w:rPr>
        <w:t xml:space="preserve"> reserved patients.</w:t>
      </w:r>
    </w:p>
    <w:p w14:paraId="7F82F206" w14:textId="5D69EACC" w:rsidR="42096786" w:rsidRDefault="42096786" w:rsidP="523860F6">
      <w:pPr>
        <w:pStyle w:val="NormalSubbullet"/>
        <w:rPr>
          <w:sz w:val="24"/>
          <w:szCs w:val="24"/>
        </w:rPr>
      </w:pPr>
      <w:r w:rsidRPr="523860F6">
        <w:rPr>
          <w:sz w:val="24"/>
          <w:szCs w:val="24"/>
        </w:rPr>
        <w:t>In Step Two, when the:</w:t>
      </w:r>
    </w:p>
    <w:p w14:paraId="17D2F3F7" w14:textId="5DD4B72C" w:rsidR="42096786" w:rsidRDefault="42096786" w:rsidP="523860F6">
      <w:pPr>
        <w:pStyle w:val="NormalSubbullet"/>
        <w:rPr>
          <w:sz w:val="24"/>
          <w:szCs w:val="24"/>
        </w:rPr>
      </w:pPr>
      <w:r w:rsidRPr="523860F6">
        <w:rPr>
          <w:b/>
          <w:bCs/>
          <w:sz w:val="24"/>
          <w:szCs w:val="24"/>
        </w:rPr>
        <w:t>ICF Review Critical Finding count</w:t>
      </w:r>
      <w:r w:rsidRPr="523860F6">
        <w:rPr>
          <w:sz w:val="24"/>
          <w:szCs w:val="24"/>
        </w:rPr>
        <w:t xml:space="preserve"> exceeds the threshold of 0, the system shall record an ICF Review escalation finding.</w:t>
      </w:r>
    </w:p>
    <w:p w14:paraId="150216E5" w14:textId="4E4A6FDA" w:rsidR="42096786" w:rsidRDefault="42096786" w:rsidP="523860F6">
      <w:pPr>
        <w:pStyle w:val="NormalSubbullet"/>
        <w:numPr>
          <w:ilvl w:val="0"/>
          <w:numId w:val="0"/>
        </w:numPr>
        <w:ind w:left="3600"/>
        <w:rPr>
          <w:sz w:val="24"/>
          <w:szCs w:val="24"/>
        </w:rPr>
      </w:pPr>
      <w:r w:rsidRPr="523860F6">
        <w:rPr>
          <w:b/>
          <w:bCs/>
          <w:sz w:val="24"/>
          <w:szCs w:val="24"/>
        </w:rPr>
        <w:t>ICF Review Major Finding count</w:t>
      </w:r>
      <w:r w:rsidRPr="523860F6">
        <w:rPr>
          <w:sz w:val="24"/>
          <w:szCs w:val="24"/>
        </w:rPr>
        <w:t xml:space="preserve"> exceeds the threshold per the acceptance sampling table, the system shall record or augment an ICF Review escalation finding.</w:t>
      </w:r>
    </w:p>
    <w:p w14:paraId="418BA497" w14:textId="7EAB1D9A" w:rsidR="42096786" w:rsidRDefault="42096786" w:rsidP="523860F6">
      <w:pPr>
        <w:pStyle w:val="NormalSubbullet"/>
        <w:rPr>
          <w:sz w:val="24"/>
          <w:szCs w:val="24"/>
        </w:rPr>
      </w:pPr>
      <w:r w:rsidRPr="523860F6">
        <w:rPr>
          <w:b/>
          <w:bCs/>
          <w:sz w:val="24"/>
          <w:szCs w:val="24"/>
        </w:rPr>
        <w:t>Summed Prior Deferred and Past Visit ICF Review Critical Finding counts</w:t>
      </w:r>
      <w:r w:rsidRPr="523860F6">
        <w:rPr>
          <w:sz w:val="24"/>
          <w:szCs w:val="24"/>
        </w:rPr>
        <w:t xml:space="preserve"> exceed the threshold of 0, the system shall record or augment an ICF Review escalation finding.</w:t>
      </w:r>
    </w:p>
    <w:p w14:paraId="498E0275" w14:textId="52828F97" w:rsidR="42096786" w:rsidRDefault="42096786" w:rsidP="523860F6">
      <w:pPr>
        <w:pStyle w:val="NormalSubbullet"/>
        <w:rPr>
          <w:sz w:val="24"/>
          <w:szCs w:val="24"/>
        </w:rPr>
      </w:pPr>
      <w:r w:rsidRPr="523860F6">
        <w:rPr>
          <w:b/>
          <w:bCs/>
          <w:sz w:val="24"/>
          <w:szCs w:val="24"/>
        </w:rPr>
        <w:t>Summed Prior Deferred and Past Visit ICF Review Major Finding counts</w:t>
      </w:r>
      <w:r w:rsidRPr="523860F6">
        <w:rPr>
          <w:sz w:val="24"/>
          <w:szCs w:val="24"/>
        </w:rPr>
        <w:t xml:space="preserve"> exceed the threshold per the acceptance sampling table, the system shall record or augment an ICF Review escalation finding.</w:t>
      </w:r>
    </w:p>
    <w:p w14:paraId="4F948AA5" w14:textId="138DFC29" w:rsidR="42096786" w:rsidRDefault="42096786" w:rsidP="523860F6">
      <w:pPr>
        <w:pStyle w:val="Heading4"/>
        <w:rPr>
          <w:sz w:val="24"/>
          <w:szCs w:val="24"/>
        </w:rPr>
      </w:pPr>
      <w:r w:rsidRPr="523860F6">
        <w:rPr>
          <w:sz w:val="24"/>
          <w:szCs w:val="24"/>
        </w:rPr>
        <w:t>The system shall facilitate the following actions to be taken against each of the Findings for SDR based on the Finding Category, Escalation Activity, and threshold for escalation as follows: (ADO PBI 15344.4)</w:t>
      </w:r>
    </w:p>
    <w:p w14:paraId="5951945D" w14:textId="71AF34E2" w:rsidR="42096786" w:rsidRDefault="42096786" w:rsidP="523860F6">
      <w:pPr>
        <w:pStyle w:val="NormalBullet"/>
        <w:rPr>
          <w:sz w:val="24"/>
          <w:szCs w:val="24"/>
        </w:rPr>
      </w:pPr>
      <w:r w:rsidRPr="523860F6">
        <w:rPr>
          <w:sz w:val="24"/>
          <w:szCs w:val="24"/>
        </w:rPr>
        <w:t>In Step One, if the:</w:t>
      </w:r>
    </w:p>
    <w:p w14:paraId="50AE0ABC" w14:textId="69E1740F" w:rsidR="42096786" w:rsidRDefault="42096786" w:rsidP="523860F6">
      <w:pPr>
        <w:pStyle w:val="NormalSubbullet"/>
        <w:rPr>
          <w:sz w:val="24"/>
          <w:szCs w:val="24"/>
        </w:rPr>
      </w:pPr>
      <w:r w:rsidRPr="523860F6">
        <w:rPr>
          <w:b/>
          <w:bCs/>
          <w:sz w:val="24"/>
          <w:szCs w:val="24"/>
        </w:rPr>
        <w:t>SDR Critical Finding count</w:t>
      </w:r>
      <w:r w:rsidRPr="523860F6">
        <w:rPr>
          <w:sz w:val="24"/>
          <w:szCs w:val="24"/>
        </w:rPr>
        <w:t xml:space="preserve"> exceeds the threshold of 0, the user must conduct SDR for reserved and </w:t>
      </w:r>
      <w:proofErr w:type="spellStart"/>
      <w:r w:rsidRPr="523860F6">
        <w:rPr>
          <w:sz w:val="24"/>
          <w:szCs w:val="24"/>
        </w:rPr>
        <w:t>pmv</w:t>
      </w:r>
      <w:proofErr w:type="spellEnd"/>
      <w:r w:rsidRPr="523860F6">
        <w:rPr>
          <w:sz w:val="24"/>
          <w:szCs w:val="24"/>
        </w:rPr>
        <w:t xml:space="preserve"> reserved SDR and ICF Review for associated patients from the current visit.</w:t>
      </w:r>
    </w:p>
    <w:p w14:paraId="18AC0B4E" w14:textId="24F3354F" w:rsidR="42096786" w:rsidRDefault="42096786" w:rsidP="523860F6">
      <w:pPr>
        <w:pStyle w:val="NormalSubbullet"/>
        <w:rPr>
          <w:sz w:val="24"/>
          <w:szCs w:val="24"/>
        </w:rPr>
      </w:pPr>
      <w:r w:rsidRPr="523860F6">
        <w:rPr>
          <w:b/>
          <w:bCs/>
          <w:sz w:val="24"/>
          <w:szCs w:val="24"/>
        </w:rPr>
        <w:t>SDR Major Finding count</w:t>
      </w:r>
      <w:r w:rsidRPr="523860F6">
        <w:rPr>
          <w:sz w:val="24"/>
          <w:szCs w:val="24"/>
        </w:rPr>
        <w:t xml:space="preserve"> exceeds the threshold per the acceptance sampling table, the user must conduct SDR for reserved and </w:t>
      </w:r>
      <w:proofErr w:type="spellStart"/>
      <w:r w:rsidRPr="523860F6">
        <w:rPr>
          <w:sz w:val="24"/>
          <w:szCs w:val="24"/>
        </w:rPr>
        <w:t>pmv</w:t>
      </w:r>
      <w:proofErr w:type="spellEnd"/>
      <w:r w:rsidRPr="523860F6">
        <w:rPr>
          <w:sz w:val="24"/>
          <w:szCs w:val="24"/>
        </w:rPr>
        <w:t xml:space="preserve"> reserved SDR and ICF Review for associated patients from the current visit.</w:t>
      </w:r>
    </w:p>
    <w:p w14:paraId="053CDFEB" w14:textId="6E732C1E" w:rsidR="42096786" w:rsidRDefault="42096786" w:rsidP="523860F6">
      <w:pPr>
        <w:pStyle w:val="NormalSubbullet"/>
        <w:rPr>
          <w:sz w:val="24"/>
          <w:szCs w:val="24"/>
        </w:rPr>
      </w:pPr>
      <w:r w:rsidRPr="523860F6">
        <w:rPr>
          <w:b/>
          <w:bCs/>
          <w:sz w:val="24"/>
          <w:szCs w:val="24"/>
        </w:rPr>
        <w:t>Summed Prior Deferred and Past Visit SDR Critical Finding counts</w:t>
      </w:r>
      <w:r w:rsidRPr="523860F6">
        <w:rPr>
          <w:sz w:val="24"/>
          <w:szCs w:val="24"/>
        </w:rPr>
        <w:t xml:space="preserve"> exceed the threshold of 0, the user must conduct SDR for reserved and </w:t>
      </w:r>
      <w:proofErr w:type="spellStart"/>
      <w:r w:rsidRPr="523860F6">
        <w:rPr>
          <w:sz w:val="24"/>
          <w:szCs w:val="24"/>
        </w:rPr>
        <w:t>pmv</w:t>
      </w:r>
      <w:proofErr w:type="spellEnd"/>
      <w:r w:rsidRPr="523860F6">
        <w:rPr>
          <w:sz w:val="24"/>
          <w:szCs w:val="24"/>
        </w:rPr>
        <w:t xml:space="preserve"> reserved SDR and ICF Review for associated patients from the previous visit.</w:t>
      </w:r>
    </w:p>
    <w:p w14:paraId="0ACA3666" w14:textId="1E16A079" w:rsidR="42096786" w:rsidRDefault="42096786" w:rsidP="523860F6">
      <w:pPr>
        <w:pStyle w:val="NormalSubbullet"/>
        <w:rPr>
          <w:sz w:val="24"/>
          <w:szCs w:val="24"/>
        </w:rPr>
      </w:pPr>
      <w:r w:rsidRPr="523860F6">
        <w:rPr>
          <w:b/>
          <w:bCs/>
          <w:sz w:val="24"/>
          <w:szCs w:val="24"/>
        </w:rPr>
        <w:t>Summed Prior Deferred and Past Visit SDR Major Finding counts</w:t>
      </w:r>
      <w:r w:rsidRPr="523860F6">
        <w:rPr>
          <w:sz w:val="24"/>
          <w:szCs w:val="24"/>
        </w:rPr>
        <w:t xml:space="preserve"> exceed the threshold per the acceptance sampling table, the user must conduct SDR for reserved and </w:t>
      </w:r>
      <w:proofErr w:type="spellStart"/>
      <w:r w:rsidRPr="523860F6">
        <w:rPr>
          <w:sz w:val="24"/>
          <w:szCs w:val="24"/>
        </w:rPr>
        <w:t>pmv</w:t>
      </w:r>
      <w:proofErr w:type="spellEnd"/>
      <w:r w:rsidRPr="523860F6">
        <w:rPr>
          <w:sz w:val="24"/>
          <w:szCs w:val="24"/>
        </w:rPr>
        <w:t xml:space="preserve"> reserved SDR and ICF Review for associated patients from the previous visit.</w:t>
      </w:r>
    </w:p>
    <w:p w14:paraId="3C7F3F1D" w14:textId="5A9316D7" w:rsidR="42096786" w:rsidRDefault="42096786" w:rsidP="523860F6">
      <w:pPr>
        <w:pStyle w:val="NormalSubbullet"/>
        <w:rPr>
          <w:sz w:val="24"/>
          <w:szCs w:val="24"/>
        </w:rPr>
      </w:pPr>
      <w:r w:rsidRPr="523860F6">
        <w:rPr>
          <w:sz w:val="24"/>
          <w:szCs w:val="24"/>
        </w:rPr>
        <w:t>In Step Two, if the:</w:t>
      </w:r>
    </w:p>
    <w:p w14:paraId="18AFC006" w14:textId="51E341B5" w:rsidR="42096786" w:rsidRDefault="42096786" w:rsidP="523860F6">
      <w:pPr>
        <w:pStyle w:val="NormalSubbullet"/>
        <w:rPr>
          <w:sz w:val="24"/>
          <w:szCs w:val="24"/>
        </w:rPr>
      </w:pPr>
      <w:r w:rsidRPr="523860F6">
        <w:rPr>
          <w:b/>
          <w:bCs/>
          <w:sz w:val="24"/>
          <w:szCs w:val="24"/>
        </w:rPr>
        <w:lastRenderedPageBreak/>
        <w:t>SDR Critical Finding count</w:t>
      </w:r>
      <w:r w:rsidRPr="523860F6">
        <w:rPr>
          <w:sz w:val="24"/>
          <w:szCs w:val="24"/>
        </w:rPr>
        <w:t xml:space="preserve"> exceeds the threshold of 0, the system shall record an SDR escalation finding.</w:t>
      </w:r>
    </w:p>
    <w:p w14:paraId="35124DEE" w14:textId="0D8FAD51" w:rsidR="42096786" w:rsidRDefault="42096786" w:rsidP="523860F6">
      <w:pPr>
        <w:pStyle w:val="NormalSubbullet"/>
        <w:numPr>
          <w:ilvl w:val="0"/>
          <w:numId w:val="0"/>
        </w:numPr>
        <w:ind w:left="3600"/>
        <w:rPr>
          <w:sz w:val="24"/>
          <w:szCs w:val="24"/>
        </w:rPr>
      </w:pPr>
      <w:r w:rsidRPr="523860F6">
        <w:rPr>
          <w:b/>
          <w:bCs/>
          <w:sz w:val="24"/>
          <w:szCs w:val="24"/>
        </w:rPr>
        <w:t>SDR Major Finding count</w:t>
      </w:r>
      <w:r w:rsidRPr="523860F6">
        <w:rPr>
          <w:sz w:val="24"/>
          <w:szCs w:val="24"/>
        </w:rPr>
        <w:t xml:space="preserve"> exceeds the threshold as per the acceptance sampling table, the system shall record or augment an SDR escalation finding.</w:t>
      </w:r>
    </w:p>
    <w:p w14:paraId="5A7B7173" w14:textId="5819E7F9" w:rsidR="42096786" w:rsidRDefault="42096786" w:rsidP="523860F6">
      <w:pPr>
        <w:pStyle w:val="NormalSubbullet"/>
        <w:rPr>
          <w:sz w:val="24"/>
          <w:szCs w:val="24"/>
        </w:rPr>
      </w:pPr>
      <w:r w:rsidRPr="523860F6">
        <w:rPr>
          <w:b/>
          <w:bCs/>
          <w:sz w:val="24"/>
          <w:szCs w:val="24"/>
        </w:rPr>
        <w:t>Summed Prior Deferred and Past Visit SDR Critical Finding counts</w:t>
      </w:r>
      <w:r w:rsidRPr="523860F6">
        <w:rPr>
          <w:sz w:val="24"/>
          <w:szCs w:val="24"/>
        </w:rPr>
        <w:t xml:space="preserve"> exceed the threshold of 0, the system shall record or augment an SDR escalation finding.</w:t>
      </w:r>
    </w:p>
    <w:p w14:paraId="632D87A6" w14:textId="606EC985" w:rsidR="42096786" w:rsidRDefault="42096786" w:rsidP="523860F6">
      <w:pPr>
        <w:pStyle w:val="NormalSubbullet"/>
        <w:rPr>
          <w:sz w:val="24"/>
          <w:szCs w:val="24"/>
        </w:rPr>
      </w:pPr>
      <w:r w:rsidRPr="523860F6">
        <w:rPr>
          <w:b/>
          <w:bCs/>
          <w:sz w:val="24"/>
          <w:szCs w:val="24"/>
        </w:rPr>
        <w:t>Summed Prior Deferred and Past Visit SDR Major Finding counts</w:t>
      </w:r>
      <w:r w:rsidRPr="523860F6">
        <w:rPr>
          <w:sz w:val="24"/>
          <w:szCs w:val="24"/>
        </w:rPr>
        <w:t xml:space="preserve"> exceed the threshold per the acceptance sampling table, the system shall record or augment an SDR escalation finding.</w:t>
      </w:r>
    </w:p>
    <w:p w14:paraId="3337C4FA" w14:textId="30D3EFA5" w:rsidR="42096786" w:rsidRDefault="42096786" w:rsidP="523860F6">
      <w:pPr>
        <w:pStyle w:val="Heading4"/>
        <w:rPr>
          <w:sz w:val="24"/>
          <w:szCs w:val="24"/>
        </w:rPr>
      </w:pPr>
      <w:r w:rsidRPr="523860F6">
        <w:rPr>
          <w:sz w:val="24"/>
          <w:szCs w:val="24"/>
        </w:rPr>
        <w:t>The system shall facilitate the following actions to be taken against each of the Findings for SDV based on the Finding Category, Escalation Activity, and threshold for escalation as follows: (ADO PBI 15344.5)</w:t>
      </w:r>
    </w:p>
    <w:p w14:paraId="123A9AB6" w14:textId="1584794D" w:rsidR="42096786" w:rsidRDefault="42096786" w:rsidP="523860F6">
      <w:pPr>
        <w:pStyle w:val="NormalBullet"/>
        <w:rPr>
          <w:sz w:val="24"/>
          <w:szCs w:val="24"/>
        </w:rPr>
      </w:pPr>
      <w:r w:rsidRPr="523860F6">
        <w:rPr>
          <w:sz w:val="24"/>
          <w:szCs w:val="24"/>
        </w:rPr>
        <w:t>In Step One, if the:</w:t>
      </w:r>
    </w:p>
    <w:p w14:paraId="25AE0863" w14:textId="0509A887" w:rsidR="42096786" w:rsidRDefault="42096786" w:rsidP="523860F6">
      <w:pPr>
        <w:pStyle w:val="NormalSubbullet"/>
        <w:rPr>
          <w:sz w:val="24"/>
          <w:szCs w:val="24"/>
        </w:rPr>
      </w:pPr>
      <w:r w:rsidRPr="523860F6">
        <w:rPr>
          <w:b/>
          <w:bCs/>
          <w:sz w:val="24"/>
          <w:szCs w:val="24"/>
        </w:rPr>
        <w:t>SDV Minor Finding count</w:t>
      </w:r>
      <w:r w:rsidRPr="523860F6">
        <w:rPr>
          <w:sz w:val="24"/>
          <w:szCs w:val="24"/>
        </w:rPr>
        <w:t xml:space="preserve"> exceeds the threshold per the acceptance sampling table, the user must conduct SDV for reserved and </w:t>
      </w:r>
      <w:proofErr w:type="spellStart"/>
      <w:r w:rsidRPr="523860F6">
        <w:rPr>
          <w:sz w:val="24"/>
          <w:szCs w:val="24"/>
        </w:rPr>
        <w:t>pmv</w:t>
      </w:r>
      <w:proofErr w:type="spellEnd"/>
      <w:r w:rsidRPr="523860F6">
        <w:rPr>
          <w:sz w:val="24"/>
          <w:szCs w:val="24"/>
        </w:rPr>
        <w:t xml:space="preserve"> reserved CRFs and ICF Review for associated patients from the current visit.</w:t>
      </w:r>
    </w:p>
    <w:p w14:paraId="305B891D" w14:textId="61DF99CA" w:rsidR="42096786" w:rsidRDefault="42096786" w:rsidP="523860F6">
      <w:pPr>
        <w:pStyle w:val="NormalSubbullet"/>
        <w:rPr>
          <w:sz w:val="24"/>
          <w:szCs w:val="24"/>
        </w:rPr>
      </w:pPr>
      <w:r w:rsidRPr="523860F6">
        <w:rPr>
          <w:b/>
          <w:bCs/>
          <w:sz w:val="24"/>
          <w:szCs w:val="24"/>
        </w:rPr>
        <w:t>Summed Prior Deferred and Past Visit SDV Minor Finding counts</w:t>
      </w:r>
      <w:r w:rsidRPr="523860F6">
        <w:rPr>
          <w:sz w:val="24"/>
          <w:szCs w:val="24"/>
        </w:rPr>
        <w:t xml:space="preserve"> exceed the threshold per the acceptance sampling table, the user must conduct SDV for reserved and </w:t>
      </w:r>
      <w:proofErr w:type="spellStart"/>
      <w:r w:rsidRPr="523860F6">
        <w:rPr>
          <w:sz w:val="24"/>
          <w:szCs w:val="24"/>
        </w:rPr>
        <w:t>pmv</w:t>
      </w:r>
      <w:proofErr w:type="spellEnd"/>
      <w:r w:rsidRPr="523860F6">
        <w:rPr>
          <w:sz w:val="24"/>
          <w:szCs w:val="24"/>
        </w:rPr>
        <w:t xml:space="preserve"> reserved CRFs and ICF Review for associated patients from the previous visit.</w:t>
      </w:r>
    </w:p>
    <w:p w14:paraId="2D4EE07E" w14:textId="0E50A2B7" w:rsidR="42096786" w:rsidRDefault="42096786" w:rsidP="523860F6">
      <w:pPr>
        <w:pStyle w:val="NormalSubbullet"/>
        <w:rPr>
          <w:sz w:val="24"/>
          <w:szCs w:val="24"/>
        </w:rPr>
      </w:pPr>
      <w:r w:rsidRPr="523860F6">
        <w:rPr>
          <w:sz w:val="24"/>
          <w:szCs w:val="24"/>
        </w:rPr>
        <w:t>In Step Two, if the:</w:t>
      </w:r>
    </w:p>
    <w:p w14:paraId="07DC3537" w14:textId="3DC9BDFD" w:rsidR="42096786" w:rsidRDefault="42096786" w:rsidP="523860F6">
      <w:pPr>
        <w:pStyle w:val="NormalSubbullet"/>
        <w:rPr>
          <w:sz w:val="24"/>
          <w:szCs w:val="24"/>
        </w:rPr>
      </w:pPr>
      <w:r w:rsidRPr="523860F6">
        <w:rPr>
          <w:b/>
          <w:bCs/>
          <w:sz w:val="24"/>
          <w:szCs w:val="24"/>
        </w:rPr>
        <w:t xml:space="preserve">SDV Minor Finding count </w:t>
      </w:r>
      <w:r w:rsidRPr="523860F6">
        <w:rPr>
          <w:sz w:val="24"/>
          <w:szCs w:val="24"/>
        </w:rPr>
        <w:t>exceeds the threshold as</w:t>
      </w:r>
      <w:r w:rsidRPr="523860F6">
        <w:rPr>
          <w:b/>
          <w:bCs/>
          <w:sz w:val="24"/>
          <w:szCs w:val="24"/>
        </w:rPr>
        <w:t xml:space="preserve"> </w:t>
      </w:r>
      <w:r w:rsidRPr="523860F6">
        <w:rPr>
          <w:sz w:val="24"/>
          <w:szCs w:val="24"/>
        </w:rPr>
        <w:t>per the acceptance sampling table, the system shall record an SDV escalation finding.</w:t>
      </w:r>
    </w:p>
    <w:p w14:paraId="730697F6" w14:textId="3A3E4C5C" w:rsidR="42096786" w:rsidRDefault="42096786" w:rsidP="523860F6">
      <w:pPr>
        <w:pStyle w:val="NormalSubbullet"/>
        <w:rPr>
          <w:sz w:val="24"/>
          <w:szCs w:val="24"/>
        </w:rPr>
      </w:pPr>
      <w:r w:rsidRPr="523860F6">
        <w:rPr>
          <w:b/>
          <w:bCs/>
          <w:sz w:val="24"/>
          <w:szCs w:val="24"/>
        </w:rPr>
        <w:t>Summed Prior Deferred and Past Visit SDV Minor Finding counts</w:t>
      </w:r>
      <w:r w:rsidRPr="523860F6">
        <w:rPr>
          <w:sz w:val="24"/>
          <w:szCs w:val="24"/>
        </w:rPr>
        <w:t xml:space="preserve"> exceed the threshold per the acceptance sampling table; the system shall record or augment an SDV escalation finding.</w:t>
      </w:r>
    </w:p>
    <w:p w14:paraId="2B4CAB41" w14:textId="62504A95" w:rsidR="42096786" w:rsidRDefault="42096786" w:rsidP="523860F6">
      <w:pPr>
        <w:pStyle w:val="Heading4"/>
        <w:rPr>
          <w:sz w:val="24"/>
          <w:szCs w:val="24"/>
        </w:rPr>
      </w:pPr>
      <w:r w:rsidRPr="523860F6">
        <w:rPr>
          <w:sz w:val="24"/>
          <w:szCs w:val="24"/>
        </w:rPr>
        <w:t>For Smart SDV studies, the system shall require the user to check for escalations after all required records have been marked as monitored or deferred. (ADO PBI 15344.6)</w:t>
      </w:r>
    </w:p>
    <w:p w14:paraId="4AFF9AC7" w14:textId="57DED7A2" w:rsidR="42096786" w:rsidRDefault="42096786" w:rsidP="523860F6">
      <w:pPr>
        <w:pStyle w:val="Heading4"/>
        <w:rPr>
          <w:sz w:val="24"/>
          <w:szCs w:val="24"/>
        </w:rPr>
      </w:pPr>
      <w:r w:rsidRPr="523860F6">
        <w:rPr>
          <w:sz w:val="24"/>
          <w:szCs w:val="24"/>
        </w:rPr>
        <w:t>The system shall identify escalations for Smart SDV studies as configured in SMA based on study risk, sample size, and issue threshold (e.g., per the acceptance sampling table). (ADO PBI 15344.7)</w:t>
      </w:r>
    </w:p>
    <w:p w14:paraId="61402CC0" w14:textId="641ABA88" w:rsidR="42096786" w:rsidRDefault="42096786" w:rsidP="523860F6">
      <w:pPr>
        <w:pStyle w:val="Heading4"/>
        <w:rPr>
          <w:sz w:val="24"/>
          <w:szCs w:val="24"/>
        </w:rPr>
      </w:pPr>
      <w:r w:rsidRPr="523860F6">
        <w:rPr>
          <w:sz w:val="24"/>
          <w:szCs w:val="24"/>
        </w:rPr>
        <w:t>The system shall determine the ICF escalation lot size based on the number of received and not prior deferred consents. (ADO PBI 15344.8)</w:t>
      </w:r>
    </w:p>
    <w:p w14:paraId="7821FD46" w14:textId="2EFDD3B5" w:rsidR="42096786" w:rsidRDefault="42096786" w:rsidP="523860F6">
      <w:pPr>
        <w:pStyle w:val="Heading4"/>
        <w:rPr>
          <w:sz w:val="24"/>
          <w:szCs w:val="24"/>
        </w:rPr>
      </w:pPr>
      <w:r w:rsidRPr="523860F6">
        <w:rPr>
          <w:sz w:val="24"/>
          <w:szCs w:val="24"/>
        </w:rPr>
        <w:lastRenderedPageBreak/>
        <w:t>The system shall determine the Prior Deferred ICF escalation lot size based on the number of received and not prior deferred consents from the previous visit. (ADO PBI 15344.9)</w:t>
      </w:r>
    </w:p>
    <w:p w14:paraId="4CBDA777" w14:textId="449331C0" w:rsidR="42096786" w:rsidRDefault="42096786" w:rsidP="523860F6">
      <w:pPr>
        <w:pStyle w:val="Heading4"/>
        <w:rPr>
          <w:sz w:val="24"/>
          <w:szCs w:val="24"/>
        </w:rPr>
      </w:pPr>
      <w:r w:rsidRPr="523860F6">
        <w:rPr>
          <w:sz w:val="24"/>
          <w:szCs w:val="24"/>
        </w:rPr>
        <w:t>The system shall determine the SDR escalation lot size using the number of received critical variables for scheduled clinical visits. (ADO PBI 15344.10)</w:t>
      </w:r>
    </w:p>
    <w:p w14:paraId="37EEFBDA" w14:textId="47E7EFD4" w:rsidR="42096786" w:rsidRDefault="42096786" w:rsidP="523860F6">
      <w:pPr>
        <w:pStyle w:val="Heading4"/>
        <w:rPr>
          <w:sz w:val="24"/>
          <w:szCs w:val="24"/>
        </w:rPr>
      </w:pPr>
      <w:r w:rsidRPr="523860F6">
        <w:rPr>
          <w:sz w:val="24"/>
          <w:szCs w:val="24"/>
        </w:rPr>
        <w:t>The system shall determine the Prior Deferred SDR escalation lot size using the number of received critical variables for scheduled clinical visits from the previous visit. (ADO PBI 15344.11)</w:t>
      </w:r>
    </w:p>
    <w:p w14:paraId="79D10508" w14:textId="01A54117" w:rsidR="42096786" w:rsidRDefault="42096786" w:rsidP="523860F6">
      <w:pPr>
        <w:pStyle w:val="Heading4"/>
        <w:rPr>
          <w:sz w:val="24"/>
          <w:szCs w:val="24"/>
        </w:rPr>
      </w:pPr>
      <w:r w:rsidRPr="523860F6">
        <w:rPr>
          <w:sz w:val="24"/>
          <w:szCs w:val="24"/>
        </w:rPr>
        <w:t>The system shall determine the SDV escalation lot size using the number of received critical variables. (ADO PBI 15344.12)</w:t>
      </w:r>
    </w:p>
    <w:p w14:paraId="7EC19980" w14:textId="1D0787F4" w:rsidR="42096786" w:rsidRDefault="42096786" w:rsidP="523860F6">
      <w:pPr>
        <w:pStyle w:val="Heading4"/>
        <w:rPr>
          <w:sz w:val="24"/>
          <w:szCs w:val="24"/>
        </w:rPr>
      </w:pPr>
      <w:r w:rsidRPr="523860F6">
        <w:rPr>
          <w:sz w:val="24"/>
          <w:szCs w:val="24"/>
        </w:rPr>
        <w:t>The system shall determine the Prior Deferred SDV escalation lot size using the number of received critical variables from the previous visit. (ADO PBI 15344.13)</w:t>
      </w:r>
    </w:p>
    <w:p w14:paraId="65E38323" w14:textId="4F76BF9C" w:rsidR="523860F6" w:rsidRDefault="523860F6" w:rsidP="523860F6"/>
    <w:p w14:paraId="3E42BD44" w14:textId="7D0A3CC7" w:rsidR="004E7558" w:rsidRPr="002C68DD" w:rsidRDefault="004E7558" w:rsidP="002C68DD">
      <w:pPr>
        <w:rPr>
          <w:rFonts w:ascii="Arial" w:hAnsi="Arial" w:cs="Arial"/>
          <w:b/>
        </w:rPr>
      </w:pPr>
    </w:p>
    <w:p w14:paraId="3FECDADD" w14:textId="77777777" w:rsidR="00D427B9" w:rsidRDefault="00D427B9">
      <w:pPr>
        <w:rPr>
          <w:rFonts w:ascii="Arial" w:hAnsi="Arial" w:cs="Arial"/>
          <w:b/>
        </w:rPr>
      </w:pPr>
      <w:r>
        <w:rPr>
          <w:rFonts w:ascii="Arial" w:hAnsi="Arial" w:cs="Arial"/>
          <w:b/>
        </w:rPr>
        <w:br w:type="page"/>
      </w:r>
    </w:p>
    <w:p w14:paraId="1D063BB3" w14:textId="77777777" w:rsidR="0076025C" w:rsidRPr="00D61211" w:rsidRDefault="0076025C" w:rsidP="0076025C">
      <w:pPr>
        <w:pStyle w:val="ListParagraph"/>
        <w:rPr>
          <w:rFonts w:ascii="Arial" w:hAnsi="Arial" w:cs="Arial"/>
          <w:b/>
          <w:sz w:val="28"/>
          <w:szCs w:val="28"/>
        </w:rPr>
      </w:pPr>
    </w:p>
    <w:p w14:paraId="72188CD6" w14:textId="0F2F6777" w:rsidR="00AF049A" w:rsidRDefault="00AF049A">
      <w:pPr>
        <w:rPr>
          <w:rFonts w:ascii="Arial" w:hAnsi="Arial" w:cs="Arial"/>
          <w:szCs w:val="24"/>
        </w:rPr>
      </w:pPr>
    </w:p>
    <w:p w14:paraId="32DFF164" w14:textId="77777777" w:rsidR="00AF049A" w:rsidRPr="002238AD" w:rsidRDefault="00AF049A" w:rsidP="00AF049A">
      <w:pPr>
        <w:tabs>
          <w:tab w:val="left" w:pos="2395"/>
          <w:tab w:val="left" w:pos="2880"/>
          <w:tab w:val="left" w:pos="5280"/>
        </w:tabs>
        <w:jc w:val="center"/>
        <w:rPr>
          <w:rFonts w:ascii="Arial" w:hAnsi="Arial" w:cs="Arial"/>
          <w:b/>
          <w:sz w:val="20"/>
        </w:rPr>
      </w:pPr>
      <w:r w:rsidRPr="002238AD">
        <w:rPr>
          <w:rFonts w:ascii="Arial" w:hAnsi="Arial" w:cs="Arial"/>
          <w:b/>
          <w:sz w:val="20"/>
        </w:rPr>
        <w:t xml:space="preserve">APPENDIX </w:t>
      </w:r>
      <w:proofErr w:type="gramStart"/>
      <w:r w:rsidRPr="002238AD">
        <w:rPr>
          <w:rFonts w:ascii="Arial" w:hAnsi="Arial" w:cs="Arial"/>
          <w:b/>
          <w:sz w:val="20"/>
        </w:rPr>
        <w:t>B  Change</w:t>
      </w:r>
      <w:proofErr w:type="gramEnd"/>
      <w:r w:rsidRPr="002238AD">
        <w:rPr>
          <w:rFonts w:ascii="Arial" w:hAnsi="Arial" w:cs="Arial"/>
          <w:b/>
          <w:sz w:val="20"/>
        </w:rPr>
        <w:t xml:space="preserve"> 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5"/>
        <w:gridCol w:w="2087"/>
        <w:gridCol w:w="2317"/>
        <w:gridCol w:w="4649"/>
      </w:tblGrid>
      <w:tr w:rsidR="00AF049A" w:rsidRPr="002238AD" w14:paraId="1EE5D31C" w14:textId="77777777" w:rsidTr="000849A4">
        <w:tc>
          <w:tcPr>
            <w:tcW w:w="1305" w:type="dxa"/>
          </w:tcPr>
          <w:p w14:paraId="543C68B6" w14:textId="77777777" w:rsidR="00AF049A" w:rsidRPr="002238AD" w:rsidRDefault="00AF049A" w:rsidP="000849A4">
            <w:pPr>
              <w:rPr>
                <w:rFonts w:ascii="Arial" w:hAnsi="Arial" w:cs="Arial"/>
                <w:b/>
                <w:bCs/>
                <w:sz w:val="20"/>
              </w:rPr>
            </w:pPr>
            <w:r w:rsidRPr="002238AD">
              <w:rPr>
                <w:rFonts w:ascii="Arial" w:hAnsi="Arial" w:cs="Arial"/>
                <w:b/>
                <w:bCs/>
                <w:sz w:val="20"/>
              </w:rPr>
              <w:t>Application Version</w:t>
            </w:r>
          </w:p>
        </w:tc>
        <w:tc>
          <w:tcPr>
            <w:tcW w:w="2249" w:type="dxa"/>
          </w:tcPr>
          <w:p w14:paraId="2C89F0B9" w14:textId="77777777" w:rsidR="00AF049A" w:rsidRPr="002238AD" w:rsidRDefault="00AF049A" w:rsidP="000849A4">
            <w:pPr>
              <w:rPr>
                <w:rFonts w:ascii="Arial" w:hAnsi="Arial" w:cs="Arial"/>
                <w:b/>
                <w:bCs/>
                <w:sz w:val="20"/>
              </w:rPr>
            </w:pPr>
            <w:r w:rsidRPr="002238AD">
              <w:rPr>
                <w:rFonts w:ascii="Arial" w:hAnsi="Arial" w:cs="Arial"/>
                <w:b/>
                <w:bCs/>
                <w:sz w:val="20"/>
              </w:rPr>
              <w:t>Modified Date</w:t>
            </w:r>
          </w:p>
        </w:tc>
        <w:tc>
          <w:tcPr>
            <w:tcW w:w="2362" w:type="dxa"/>
          </w:tcPr>
          <w:p w14:paraId="42E4C48B" w14:textId="77777777" w:rsidR="00AF049A" w:rsidRPr="002238AD" w:rsidRDefault="00AF049A" w:rsidP="000849A4">
            <w:pPr>
              <w:rPr>
                <w:rFonts w:ascii="Arial" w:hAnsi="Arial" w:cs="Arial"/>
                <w:b/>
                <w:bCs/>
                <w:sz w:val="20"/>
              </w:rPr>
            </w:pPr>
            <w:r w:rsidRPr="002238AD">
              <w:rPr>
                <w:rFonts w:ascii="Arial" w:hAnsi="Arial" w:cs="Arial"/>
                <w:b/>
                <w:bCs/>
                <w:sz w:val="20"/>
              </w:rPr>
              <w:t>Modified by</w:t>
            </w:r>
          </w:p>
        </w:tc>
        <w:tc>
          <w:tcPr>
            <w:tcW w:w="4874" w:type="dxa"/>
          </w:tcPr>
          <w:p w14:paraId="5D54F271" w14:textId="77777777" w:rsidR="00AF049A" w:rsidRPr="002238AD" w:rsidRDefault="00AF049A" w:rsidP="000849A4">
            <w:pPr>
              <w:rPr>
                <w:rFonts w:ascii="Arial" w:hAnsi="Arial" w:cs="Arial"/>
                <w:b/>
                <w:bCs/>
                <w:sz w:val="20"/>
              </w:rPr>
            </w:pPr>
            <w:r w:rsidRPr="002238AD">
              <w:rPr>
                <w:rFonts w:ascii="Arial" w:hAnsi="Arial" w:cs="Arial"/>
                <w:b/>
                <w:bCs/>
                <w:sz w:val="20"/>
              </w:rPr>
              <w:t>Change Description</w:t>
            </w:r>
          </w:p>
        </w:tc>
      </w:tr>
      <w:tr w:rsidR="00AF049A" w:rsidRPr="002238AD" w14:paraId="2C64CDBF" w14:textId="77777777" w:rsidTr="000849A4">
        <w:tc>
          <w:tcPr>
            <w:tcW w:w="1305" w:type="dxa"/>
          </w:tcPr>
          <w:p w14:paraId="71E0AEE3" w14:textId="77777777" w:rsidR="00AF049A" w:rsidRPr="002238AD" w:rsidRDefault="00AF049A" w:rsidP="000849A4">
            <w:pPr>
              <w:rPr>
                <w:rFonts w:ascii="Arial" w:hAnsi="Arial" w:cs="Arial"/>
                <w:sz w:val="20"/>
              </w:rPr>
            </w:pPr>
            <w:r w:rsidRPr="002238AD">
              <w:rPr>
                <w:rFonts w:ascii="Arial" w:hAnsi="Arial" w:cs="Arial"/>
                <w:sz w:val="20"/>
              </w:rPr>
              <w:t>1.0</w:t>
            </w:r>
          </w:p>
        </w:tc>
        <w:tc>
          <w:tcPr>
            <w:tcW w:w="2249" w:type="dxa"/>
          </w:tcPr>
          <w:p w14:paraId="53A232E0" w14:textId="77777777" w:rsidR="00AF049A" w:rsidRPr="002238AD" w:rsidRDefault="00AF049A" w:rsidP="000849A4">
            <w:pPr>
              <w:rPr>
                <w:rFonts w:ascii="Arial" w:hAnsi="Arial" w:cs="Arial"/>
                <w:sz w:val="20"/>
              </w:rPr>
            </w:pPr>
            <w:r w:rsidRPr="002238AD">
              <w:rPr>
                <w:rFonts w:ascii="Arial" w:hAnsi="Arial" w:cs="Arial"/>
                <w:sz w:val="20"/>
              </w:rPr>
              <w:t>1-Dec-2004</w:t>
            </w:r>
          </w:p>
        </w:tc>
        <w:tc>
          <w:tcPr>
            <w:tcW w:w="2362" w:type="dxa"/>
          </w:tcPr>
          <w:p w14:paraId="10869152" w14:textId="77777777" w:rsidR="00AF049A" w:rsidRPr="002238AD" w:rsidRDefault="00AF049A" w:rsidP="000849A4">
            <w:pPr>
              <w:rPr>
                <w:rFonts w:ascii="Arial" w:hAnsi="Arial" w:cs="Arial"/>
                <w:sz w:val="20"/>
              </w:rPr>
            </w:pPr>
            <w:r w:rsidRPr="002238AD">
              <w:rPr>
                <w:rFonts w:ascii="Arial" w:hAnsi="Arial" w:cs="Arial"/>
                <w:sz w:val="20"/>
              </w:rPr>
              <w:t>Wesley Brown</w:t>
            </w:r>
          </w:p>
        </w:tc>
        <w:tc>
          <w:tcPr>
            <w:tcW w:w="4874" w:type="dxa"/>
          </w:tcPr>
          <w:p w14:paraId="1581B761" w14:textId="77777777" w:rsidR="00AF049A" w:rsidRPr="002238AD" w:rsidRDefault="00AF049A" w:rsidP="000849A4">
            <w:pPr>
              <w:rPr>
                <w:rFonts w:ascii="Arial" w:hAnsi="Arial" w:cs="Arial"/>
                <w:sz w:val="20"/>
              </w:rPr>
            </w:pPr>
            <w:r w:rsidRPr="002238AD">
              <w:rPr>
                <w:rFonts w:ascii="Arial" w:hAnsi="Arial" w:cs="Arial"/>
                <w:sz w:val="20"/>
              </w:rPr>
              <w:t>First Release – Scheduling Module</w:t>
            </w:r>
          </w:p>
        </w:tc>
      </w:tr>
      <w:tr w:rsidR="00AF049A" w:rsidRPr="002238AD" w14:paraId="685743EA" w14:textId="77777777" w:rsidTr="000849A4">
        <w:tc>
          <w:tcPr>
            <w:tcW w:w="1305" w:type="dxa"/>
          </w:tcPr>
          <w:p w14:paraId="3235D322" w14:textId="77777777" w:rsidR="00AF049A" w:rsidRPr="002238AD" w:rsidRDefault="00AF049A" w:rsidP="000849A4">
            <w:pPr>
              <w:rPr>
                <w:rFonts w:ascii="Arial" w:hAnsi="Arial" w:cs="Arial"/>
                <w:sz w:val="20"/>
              </w:rPr>
            </w:pPr>
            <w:r w:rsidRPr="002238AD">
              <w:rPr>
                <w:rFonts w:ascii="Arial" w:hAnsi="Arial" w:cs="Arial"/>
                <w:sz w:val="20"/>
              </w:rPr>
              <w:t>2.0</w:t>
            </w:r>
          </w:p>
        </w:tc>
        <w:tc>
          <w:tcPr>
            <w:tcW w:w="2249" w:type="dxa"/>
          </w:tcPr>
          <w:p w14:paraId="55F18269" w14:textId="77777777" w:rsidR="00AF049A" w:rsidRPr="002238AD" w:rsidRDefault="00AF049A" w:rsidP="000849A4">
            <w:pPr>
              <w:rPr>
                <w:rFonts w:ascii="Arial" w:hAnsi="Arial" w:cs="Arial"/>
                <w:sz w:val="20"/>
              </w:rPr>
            </w:pPr>
            <w:r w:rsidRPr="002238AD">
              <w:rPr>
                <w:rFonts w:ascii="Arial" w:hAnsi="Arial" w:cs="Arial"/>
                <w:sz w:val="20"/>
              </w:rPr>
              <w:t>30-Apr-2007</w:t>
            </w:r>
          </w:p>
        </w:tc>
        <w:tc>
          <w:tcPr>
            <w:tcW w:w="2362" w:type="dxa"/>
          </w:tcPr>
          <w:p w14:paraId="2D24E5CA" w14:textId="77777777" w:rsidR="00AF049A" w:rsidRPr="002238AD" w:rsidRDefault="00AF049A" w:rsidP="000849A4">
            <w:pPr>
              <w:rPr>
                <w:rFonts w:ascii="Arial" w:hAnsi="Arial" w:cs="Arial"/>
                <w:sz w:val="20"/>
              </w:rPr>
            </w:pPr>
            <w:r w:rsidRPr="002238AD">
              <w:rPr>
                <w:rFonts w:ascii="Arial" w:hAnsi="Arial" w:cs="Arial"/>
                <w:sz w:val="20"/>
              </w:rPr>
              <w:t>Krupa Ramachandran</w:t>
            </w:r>
          </w:p>
        </w:tc>
        <w:tc>
          <w:tcPr>
            <w:tcW w:w="4874" w:type="dxa"/>
          </w:tcPr>
          <w:p w14:paraId="7B904295" w14:textId="77777777" w:rsidR="00AF049A" w:rsidRPr="002238AD" w:rsidRDefault="00AF049A" w:rsidP="000849A4">
            <w:pPr>
              <w:rPr>
                <w:rFonts w:ascii="Arial" w:hAnsi="Arial" w:cs="Arial"/>
                <w:sz w:val="20"/>
              </w:rPr>
            </w:pPr>
            <w:r w:rsidRPr="002238AD">
              <w:rPr>
                <w:rFonts w:ascii="Arial" w:hAnsi="Arial" w:cs="Arial"/>
                <w:sz w:val="20"/>
              </w:rPr>
              <w:t>Periodic Visit – Phase II Release</w:t>
            </w:r>
          </w:p>
        </w:tc>
      </w:tr>
      <w:tr w:rsidR="00AF049A" w:rsidRPr="002238AD" w14:paraId="7385455A" w14:textId="77777777" w:rsidTr="000849A4">
        <w:tc>
          <w:tcPr>
            <w:tcW w:w="1305" w:type="dxa"/>
          </w:tcPr>
          <w:p w14:paraId="76D55686" w14:textId="77777777" w:rsidR="00AF049A" w:rsidRPr="002238AD" w:rsidRDefault="00AF049A" w:rsidP="000849A4">
            <w:pPr>
              <w:rPr>
                <w:rFonts w:ascii="Arial" w:hAnsi="Arial" w:cs="Arial"/>
                <w:sz w:val="20"/>
              </w:rPr>
            </w:pPr>
            <w:r w:rsidRPr="002238AD">
              <w:rPr>
                <w:rFonts w:ascii="Arial" w:hAnsi="Arial" w:cs="Arial"/>
                <w:sz w:val="20"/>
              </w:rPr>
              <w:t>2.1</w:t>
            </w:r>
          </w:p>
        </w:tc>
        <w:tc>
          <w:tcPr>
            <w:tcW w:w="2249" w:type="dxa"/>
          </w:tcPr>
          <w:p w14:paraId="71654FCF" w14:textId="77777777" w:rsidR="00AF049A" w:rsidRPr="002238AD" w:rsidRDefault="00AF049A" w:rsidP="000849A4">
            <w:pPr>
              <w:rPr>
                <w:rFonts w:ascii="Arial" w:hAnsi="Arial" w:cs="Arial"/>
                <w:sz w:val="20"/>
              </w:rPr>
            </w:pPr>
            <w:r w:rsidRPr="002238AD">
              <w:rPr>
                <w:rFonts w:ascii="Arial" w:hAnsi="Arial" w:cs="Arial"/>
                <w:sz w:val="20"/>
              </w:rPr>
              <w:t>24-May-2007</w:t>
            </w:r>
          </w:p>
        </w:tc>
        <w:tc>
          <w:tcPr>
            <w:tcW w:w="2362" w:type="dxa"/>
          </w:tcPr>
          <w:p w14:paraId="56B39F39" w14:textId="77777777" w:rsidR="00AF049A" w:rsidRPr="002238AD" w:rsidRDefault="00AF049A" w:rsidP="000849A4">
            <w:pPr>
              <w:rPr>
                <w:rFonts w:ascii="Arial" w:hAnsi="Arial" w:cs="Arial"/>
                <w:sz w:val="20"/>
              </w:rPr>
            </w:pPr>
            <w:r w:rsidRPr="002238AD">
              <w:rPr>
                <w:rFonts w:ascii="Arial" w:hAnsi="Arial" w:cs="Arial"/>
                <w:sz w:val="20"/>
              </w:rPr>
              <w:t>Krupa Ramachandran</w:t>
            </w:r>
          </w:p>
        </w:tc>
        <w:tc>
          <w:tcPr>
            <w:tcW w:w="4874" w:type="dxa"/>
          </w:tcPr>
          <w:p w14:paraId="43F0449E" w14:textId="77777777" w:rsidR="00AF049A" w:rsidRPr="002238AD" w:rsidRDefault="00AF049A" w:rsidP="000849A4">
            <w:pPr>
              <w:rPr>
                <w:rFonts w:ascii="Arial" w:hAnsi="Arial" w:cs="Arial"/>
                <w:sz w:val="20"/>
              </w:rPr>
            </w:pPr>
            <w:r w:rsidRPr="002238AD">
              <w:rPr>
                <w:rFonts w:ascii="Arial" w:hAnsi="Arial" w:cs="Arial"/>
                <w:sz w:val="20"/>
              </w:rPr>
              <w:t>Added all hospital contacts under “Site Contacts” on the Selections page</w:t>
            </w:r>
          </w:p>
        </w:tc>
      </w:tr>
      <w:tr w:rsidR="00AF049A" w:rsidRPr="002238AD" w14:paraId="5C8B888C" w14:textId="77777777" w:rsidTr="000849A4">
        <w:tc>
          <w:tcPr>
            <w:tcW w:w="1305" w:type="dxa"/>
          </w:tcPr>
          <w:p w14:paraId="5AC2735F" w14:textId="77777777" w:rsidR="00AF049A" w:rsidRPr="002238AD" w:rsidRDefault="00AF049A" w:rsidP="000849A4">
            <w:pPr>
              <w:rPr>
                <w:rFonts w:ascii="Arial" w:hAnsi="Arial" w:cs="Arial"/>
                <w:sz w:val="20"/>
              </w:rPr>
            </w:pPr>
            <w:r w:rsidRPr="002238AD">
              <w:rPr>
                <w:rFonts w:ascii="Arial" w:hAnsi="Arial" w:cs="Arial"/>
                <w:sz w:val="20"/>
              </w:rPr>
              <w:t>2.2</w:t>
            </w:r>
          </w:p>
        </w:tc>
        <w:tc>
          <w:tcPr>
            <w:tcW w:w="2249" w:type="dxa"/>
          </w:tcPr>
          <w:p w14:paraId="70D0F015" w14:textId="77777777" w:rsidR="00AF049A" w:rsidRPr="002238AD" w:rsidRDefault="00AF049A" w:rsidP="000849A4">
            <w:pPr>
              <w:rPr>
                <w:rFonts w:ascii="Arial" w:hAnsi="Arial" w:cs="Arial"/>
                <w:sz w:val="20"/>
              </w:rPr>
            </w:pPr>
            <w:r w:rsidRPr="002238AD">
              <w:rPr>
                <w:rFonts w:ascii="Arial" w:hAnsi="Arial" w:cs="Arial"/>
                <w:sz w:val="20"/>
              </w:rPr>
              <w:t>13-Jun-2007</w:t>
            </w:r>
          </w:p>
        </w:tc>
        <w:tc>
          <w:tcPr>
            <w:tcW w:w="2362" w:type="dxa"/>
          </w:tcPr>
          <w:p w14:paraId="1A97370A" w14:textId="77777777" w:rsidR="00AF049A" w:rsidRPr="002238AD" w:rsidRDefault="00AF049A" w:rsidP="000849A4">
            <w:pPr>
              <w:rPr>
                <w:rFonts w:ascii="Arial" w:hAnsi="Arial" w:cs="Arial"/>
                <w:sz w:val="20"/>
              </w:rPr>
            </w:pPr>
            <w:r w:rsidRPr="002238AD">
              <w:rPr>
                <w:rFonts w:ascii="Arial" w:hAnsi="Arial" w:cs="Arial"/>
                <w:sz w:val="20"/>
              </w:rPr>
              <w:t>Krupa Ramachandran/Lam Nguyen</w:t>
            </w:r>
          </w:p>
        </w:tc>
        <w:tc>
          <w:tcPr>
            <w:tcW w:w="4874" w:type="dxa"/>
          </w:tcPr>
          <w:p w14:paraId="36273334" w14:textId="77777777" w:rsidR="00AF049A" w:rsidRPr="000F27C8" w:rsidRDefault="00AF049A" w:rsidP="000849A4">
            <w:pPr>
              <w:tabs>
                <w:tab w:val="left" w:pos="180"/>
              </w:tabs>
              <w:ind w:left="180" w:hanging="180"/>
              <w:rPr>
                <w:rFonts w:ascii="Arial" w:hAnsi="Arial" w:cs="Arial"/>
                <w:color w:val="1A1A1A"/>
                <w:sz w:val="20"/>
              </w:rPr>
            </w:pPr>
            <w:r w:rsidRPr="000F27C8">
              <w:rPr>
                <w:rFonts w:ascii="Arial" w:hAnsi="Arial" w:cs="Arial"/>
                <w:color w:val="1A1A1A"/>
                <w:sz w:val="20"/>
              </w:rPr>
              <w:t>Periodic Visit Enhancements</w:t>
            </w:r>
          </w:p>
          <w:p w14:paraId="18E4310D"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Exception Handling for Active Directory</w:t>
            </w:r>
          </w:p>
          <w:p w14:paraId="053A8D6D"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Excluded ‘Term’ users when querying for emails</w:t>
            </w:r>
          </w:p>
          <w:p w14:paraId="32504FF0"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Formatted Periodic Visit Report to keep section header together</w:t>
            </w:r>
          </w:p>
          <w:p w14:paraId="4E176CA6"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Updated import CRFs from OC package to exclude import of CRFs manually entered</w:t>
            </w:r>
          </w:p>
          <w:p w14:paraId="73AFFA90"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Increased length of ISSUE_DESC, ISSUE_ACT and ISSUE_RES columns in MON_VISIT_ISSUES table to 2000</w:t>
            </w:r>
          </w:p>
          <w:p w14:paraId="412C537C"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Monitored and Unmonitored CRFs report</w:t>
            </w:r>
          </w:p>
        </w:tc>
      </w:tr>
      <w:tr w:rsidR="00AF049A" w:rsidRPr="002238AD" w14:paraId="667EC19E" w14:textId="77777777" w:rsidTr="000849A4">
        <w:tc>
          <w:tcPr>
            <w:tcW w:w="1305" w:type="dxa"/>
          </w:tcPr>
          <w:p w14:paraId="70024E27" w14:textId="77777777" w:rsidR="00AF049A" w:rsidRPr="002238AD" w:rsidRDefault="00AF049A" w:rsidP="000849A4">
            <w:pPr>
              <w:rPr>
                <w:rFonts w:ascii="Arial" w:hAnsi="Arial" w:cs="Arial"/>
                <w:sz w:val="20"/>
              </w:rPr>
            </w:pPr>
            <w:r w:rsidRPr="002238AD">
              <w:rPr>
                <w:rFonts w:ascii="Arial" w:hAnsi="Arial" w:cs="Arial"/>
                <w:sz w:val="20"/>
              </w:rPr>
              <w:t>2.3</w:t>
            </w:r>
          </w:p>
        </w:tc>
        <w:tc>
          <w:tcPr>
            <w:tcW w:w="2249" w:type="dxa"/>
          </w:tcPr>
          <w:p w14:paraId="237D3291" w14:textId="77777777" w:rsidR="00AF049A" w:rsidRPr="002238AD" w:rsidRDefault="00AF049A" w:rsidP="000849A4">
            <w:pPr>
              <w:rPr>
                <w:rFonts w:ascii="Arial" w:hAnsi="Arial" w:cs="Arial"/>
                <w:sz w:val="20"/>
              </w:rPr>
            </w:pPr>
            <w:r w:rsidRPr="002238AD">
              <w:rPr>
                <w:rFonts w:ascii="Arial" w:hAnsi="Arial" w:cs="Arial"/>
                <w:sz w:val="20"/>
              </w:rPr>
              <w:t>17-Jul-2007</w:t>
            </w:r>
          </w:p>
        </w:tc>
        <w:tc>
          <w:tcPr>
            <w:tcW w:w="2362" w:type="dxa"/>
          </w:tcPr>
          <w:p w14:paraId="1509BD05" w14:textId="77777777" w:rsidR="00AF049A" w:rsidRPr="002238AD" w:rsidRDefault="00AF049A" w:rsidP="000849A4">
            <w:pPr>
              <w:rPr>
                <w:rFonts w:ascii="Arial" w:hAnsi="Arial" w:cs="Arial"/>
                <w:sz w:val="20"/>
              </w:rPr>
            </w:pPr>
            <w:r w:rsidRPr="002238AD">
              <w:rPr>
                <w:rFonts w:ascii="Arial" w:hAnsi="Arial" w:cs="Arial"/>
                <w:sz w:val="20"/>
              </w:rPr>
              <w:t>Krupa Ramachandran</w:t>
            </w:r>
          </w:p>
        </w:tc>
        <w:tc>
          <w:tcPr>
            <w:tcW w:w="4874" w:type="dxa"/>
          </w:tcPr>
          <w:p w14:paraId="31A52236"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Reconciliation utility for Manually added CRFs</w:t>
            </w:r>
          </w:p>
          <w:p w14:paraId="271E50B4"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Reordered findings so OPEN findings appear first</w:t>
            </w:r>
          </w:p>
          <w:p w14:paraId="510AD01F"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code to dynamically pull application name with version info in the title bar</w:t>
            </w:r>
          </w:p>
          <w:p w14:paraId="26DF2116"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Adjusted font-size discrepancy on report</w:t>
            </w:r>
          </w:p>
          <w:p w14:paraId="59050B14"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Increased session timeout</w:t>
            </w:r>
          </w:p>
          <w:p w14:paraId="3186E00C"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Reordered names to be in the format: &lt;First&gt;&lt;Middle&gt;&lt;Last&gt;, &lt;Title&gt;</w:t>
            </w:r>
          </w:p>
          <w:p w14:paraId="1E4E07C6"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Fixed typo in “FCRA Received signed copy...” e-mail patient</w:t>
            </w:r>
          </w:p>
          <w:p w14:paraId="328D017C"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Locked report so only approver can update when in Manager review</w:t>
            </w:r>
          </w:p>
        </w:tc>
      </w:tr>
      <w:tr w:rsidR="00AF049A" w:rsidRPr="002238AD" w14:paraId="570C7BD8" w14:textId="77777777" w:rsidTr="000849A4">
        <w:tc>
          <w:tcPr>
            <w:tcW w:w="1305" w:type="dxa"/>
          </w:tcPr>
          <w:p w14:paraId="27D6C6DB" w14:textId="77777777" w:rsidR="00AF049A" w:rsidRPr="002238AD" w:rsidRDefault="00AF049A" w:rsidP="000849A4">
            <w:pPr>
              <w:rPr>
                <w:rFonts w:ascii="Arial" w:hAnsi="Arial" w:cs="Arial"/>
                <w:sz w:val="20"/>
              </w:rPr>
            </w:pPr>
            <w:r w:rsidRPr="002238AD">
              <w:rPr>
                <w:rFonts w:ascii="Arial" w:hAnsi="Arial" w:cs="Arial"/>
                <w:sz w:val="20"/>
              </w:rPr>
              <w:t>2.3.1</w:t>
            </w:r>
          </w:p>
        </w:tc>
        <w:tc>
          <w:tcPr>
            <w:tcW w:w="2249" w:type="dxa"/>
          </w:tcPr>
          <w:p w14:paraId="75978E15" w14:textId="77777777" w:rsidR="00AF049A" w:rsidRPr="002238AD" w:rsidRDefault="00AF049A" w:rsidP="000849A4">
            <w:pPr>
              <w:rPr>
                <w:rFonts w:ascii="Arial" w:hAnsi="Arial" w:cs="Arial"/>
                <w:sz w:val="20"/>
              </w:rPr>
            </w:pPr>
            <w:r w:rsidRPr="002238AD">
              <w:rPr>
                <w:rFonts w:ascii="Arial" w:hAnsi="Arial" w:cs="Arial"/>
                <w:sz w:val="20"/>
              </w:rPr>
              <w:t>30-Jul-2007</w:t>
            </w:r>
          </w:p>
        </w:tc>
        <w:tc>
          <w:tcPr>
            <w:tcW w:w="2362" w:type="dxa"/>
          </w:tcPr>
          <w:p w14:paraId="5232A341" w14:textId="77777777" w:rsidR="00AF049A" w:rsidRPr="002238AD" w:rsidRDefault="00AF049A" w:rsidP="000849A4">
            <w:pPr>
              <w:rPr>
                <w:rFonts w:ascii="Arial" w:hAnsi="Arial" w:cs="Arial"/>
                <w:sz w:val="20"/>
              </w:rPr>
            </w:pPr>
            <w:r w:rsidRPr="002238AD">
              <w:rPr>
                <w:rFonts w:ascii="Arial" w:hAnsi="Arial" w:cs="Arial"/>
                <w:sz w:val="20"/>
              </w:rPr>
              <w:t>Lam Nguyen</w:t>
            </w:r>
          </w:p>
        </w:tc>
        <w:tc>
          <w:tcPr>
            <w:tcW w:w="4874" w:type="dxa"/>
          </w:tcPr>
          <w:p w14:paraId="7BADD68B"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Modified connection strings to make application environment independent</w:t>
            </w:r>
          </w:p>
        </w:tc>
      </w:tr>
      <w:tr w:rsidR="00AF049A" w:rsidRPr="002238AD" w14:paraId="6C39EDD9" w14:textId="77777777" w:rsidTr="000849A4">
        <w:tc>
          <w:tcPr>
            <w:tcW w:w="1305" w:type="dxa"/>
          </w:tcPr>
          <w:p w14:paraId="14F7F64C" w14:textId="77777777" w:rsidR="00AF049A" w:rsidRPr="002238AD" w:rsidRDefault="00AF049A" w:rsidP="000849A4">
            <w:pPr>
              <w:rPr>
                <w:rFonts w:ascii="Arial" w:hAnsi="Arial" w:cs="Arial"/>
                <w:sz w:val="20"/>
              </w:rPr>
            </w:pPr>
            <w:r w:rsidRPr="002238AD">
              <w:rPr>
                <w:rFonts w:ascii="Arial" w:hAnsi="Arial" w:cs="Arial"/>
                <w:sz w:val="20"/>
              </w:rPr>
              <w:t>2.3.2</w:t>
            </w:r>
          </w:p>
        </w:tc>
        <w:tc>
          <w:tcPr>
            <w:tcW w:w="2249" w:type="dxa"/>
          </w:tcPr>
          <w:p w14:paraId="07B07982" w14:textId="77777777" w:rsidR="00AF049A" w:rsidRPr="002238AD" w:rsidRDefault="00AF049A" w:rsidP="000849A4">
            <w:pPr>
              <w:rPr>
                <w:rFonts w:ascii="Arial" w:hAnsi="Arial" w:cs="Arial"/>
                <w:sz w:val="20"/>
              </w:rPr>
            </w:pPr>
            <w:r w:rsidRPr="002238AD">
              <w:rPr>
                <w:rFonts w:ascii="Arial" w:hAnsi="Arial" w:cs="Arial"/>
                <w:sz w:val="20"/>
              </w:rPr>
              <w:t>29-Aug-2007</w:t>
            </w:r>
          </w:p>
        </w:tc>
        <w:tc>
          <w:tcPr>
            <w:tcW w:w="2362" w:type="dxa"/>
          </w:tcPr>
          <w:p w14:paraId="18323709" w14:textId="77777777" w:rsidR="00AF049A" w:rsidRPr="002238AD" w:rsidRDefault="00AF049A" w:rsidP="000849A4">
            <w:pPr>
              <w:rPr>
                <w:rFonts w:ascii="Arial" w:hAnsi="Arial" w:cs="Arial"/>
                <w:sz w:val="20"/>
              </w:rPr>
            </w:pPr>
            <w:r w:rsidRPr="002238AD">
              <w:rPr>
                <w:rFonts w:ascii="Arial" w:hAnsi="Arial" w:cs="Arial"/>
                <w:sz w:val="20"/>
              </w:rPr>
              <w:t>Krupa Ramachandran/Lam Nguyen</w:t>
            </w:r>
          </w:p>
        </w:tc>
        <w:tc>
          <w:tcPr>
            <w:tcW w:w="4874" w:type="dxa"/>
          </w:tcPr>
          <w:p w14:paraId="597620B2"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“Other Findings” section to interface and report</w:t>
            </w:r>
          </w:p>
          <w:p w14:paraId="23D130FF"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Open and Closed Findings list report</w:t>
            </w:r>
          </w:p>
          <w:p w14:paraId="2B51626E"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Fixed session timeout issue.</w:t>
            </w:r>
          </w:p>
        </w:tc>
      </w:tr>
      <w:tr w:rsidR="00AF049A" w:rsidRPr="002238AD" w14:paraId="41B77F40" w14:textId="77777777" w:rsidTr="000849A4">
        <w:tc>
          <w:tcPr>
            <w:tcW w:w="1305" w:type="dxa"/>
          </w:tcPr>
          <w:p w14:paraId="0566A083" w14:textId="77777777" w:rsidR="00AF049A" w:rsidRPr="002238AD" w:rsidRDefault="00AF049A" w:rsidP="000849A4">
            <w:pPr>
              <w:rPr>
                <w:rFonts w:ascii="Arial" w:hAnsi="Arial" w:cs="Arial"/>
                <w:sz w:val="20"/>
              </w:rPr>
            </w:pPr>
            <w:r w:rsidRPr="002238AD">
              <w:rPr>
                <w:rFonts w:ascii="Arial" w:hAnsi="Arial" w:cs="Arial"/>
                <w:sz w:val="20"/>
              </w:rPr>
              <w:t>2.3.3</w:t>
            </w:r>
          </w:p>
        </w:tc>
        <w:tc>
          <w:tcPr>
            <w:tcW w:w="2249" w:type="dxa"/>
          </w:tcPr>
          <w:p w14:paraId="4D286CAC" w14:textId="77777777" w:rsidR="00AF049A" w:rsidRPr="002238AD" w:rsidRDefault="00AF049A" w:rsidP="000849A4">
            <w:pPr>
              <w:rPr>
                <w:rFonts w:ascii="Arial" w:hAnsi="Arial" w:cs="Arial"/>
                <w:sz w:val="20"/>
              </w:rPr>
            </w:pPr>
            <w:r w:rsidRPr="002238AD">
              <w:rPr>
                <w:rFonts w:ascii="Arial" w:hAnsi="Arial" w:cs="Arial"/>
                <w:sz w:val="20"/>
              </w:rPr>
              <w:t>18-Sep-2007</w:t>
            </w:r>
          </w:p>
        </w:tc>
        <w:tc>
          <w:tcPr>
            <w:tcW w:w="2362" w:type="dxa"/>
          </w:tcPr>
          <w:p w14:paraId="22DDED56" w14:textId="77777777" w:rsidR="00AF049A" w:rsidRPr="002238AD" w:rsidRDefault="00AF049A" w:rsidP="000849A4">
            <w:pPr>
              <w:rPr>
                <w:rFonts w:ascii="Arial" w:hAnsi="Arial" w:cs="Arial"/>
                <w:sz w:val="20"/>
              </w:rPr>
            </w:pPr>
            <w:r w:rsidRPr="002238AD">
              <w:rPr>
                <w:rFonts w:ascii="Arial" w:hAnsi="Arial" w:cs="Arial"/>
                <w:sz w:val="20"/>
              </w:rPr>
              <w:t>Krupa Ramachandran</w:t>
            </w:r>
          </w:p>
        </w:tc>
        <w:tc>
          <w:tcPr>
            <w:tcW w:w="4874" w:type="dxa"/>
          </w:tcPr>
          <w:p w14:paraId="36E6B078"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Removed “FCRA Received Signed Report copy” status from the approval process</w:t>
            </w:r>
          </w:p>
          <w:p w14:paraId="4B0CB639"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Added security to “PI signed copy received in-house” status so that it is visible only to CRAs </w:t>
            </w:r>
          </w:p>
        </w:tc>
      </w:tr>
      <w:tr w:rsidR="00AF049A" w:rsidRPr="002238AD" w14:paraId="4DB320BB" w14:textId="77777777" w:rsidTr="000849A4">
        <w:tc>
          <w:tcPr>
            <w:tcW w:w="1305" w:type="dxa"/>
          </w:tcPr>
          <w:p w14:paraId="37998C39" w14:textId="77777777" w:rsidR="00AF049A" w:rsidRPr="002238AD" w:rsidRDefault="00AF049A" w:rsidP="000849A4">
            <w:pPr>
              <w:rPr>
                <w:rFonts w:ascii="Arial" w:hAnsi="Arial" w:cs="Arial"/>
                <w:sz w:val="20"/>
              </w:rPr>
            </w:pPr>
            <w:r w:rsidRPr="002238AD">
              <w:rPr>
                <w:rFonts w:ascii="Arial" w:hAnsi="Arial" w:cs="Arial"/>
                <w:sz w:val="20"/>
              </w:rPr>
              <w:t>2.3.4</w:t>
            </w:r>
          </w:p>
        </w:tc>
        <w:tc>
          <w:tcPr>
            <w:tcW w:w="2249" w:type="dxa"/>
          </w:tcPr>
          <w:p w14:paraId="18A5359C" w14:textId="77777777" w:rsidR="00AF049A" w:rsidRPr="002238AD" w:rsidRDefault="00AF049A" w:rsidP="000849A4">
            <w:pPr>
              <w:rPr>
                <w:rFonts w:ascii="Arial" w:hAnsi="Arial" w:cs="Arial"/>
                <w:sz w:val="20"/>
              </w:rPr>
            </w:pPr>
            <w:r w:rsidRPr="002238AD">
              <w:rPr>
                <w:rFonts w:ascii="Arial" w:hAnsi="Arial" w:cs="Arial"/>
                <w:sz w:val="20"/>
              </w:rPr>
              <w:t>31-Oct-2007</w:t>
            </w:r>
          </w:p>
        </w:tc>
        <w:tc>
          <w:tcPr>
            <w:tcW w:w="2362" w:type="dxa"/>
          </w:tcPr>
          <w:p w14:paraId="15065F6A" w14:textId="77777777" w:rsidR="00AF049A" w:rsidRPr="002238AD" w:rsidRDefault="00AF049A" w:rsidP="000849A4">
            <w:pPr>
              <w:rPr>
                <w:rFonts w:ascii="Arial" w:hAnsi="Arial" w:cs="Arial"/>
                <w:sz w:val="20"/>
              </w:rPr>
            </w:pPr>
            <w:r w:rsidRPr="002238AD">
              <w:rPr>
                <w:rFonts w:ascii="Arial" w:hAnsi="Arial" w:cs="Arial"/>
                <w:sz w:val="20"/>
              </w:rPr>
              <w:t>Krupa Ramachandran</w:t>
            </w:r>
          </w:p>
        </w:tc>
        <w:tc>
          <w:tcPr>
            <w:tcW w:w="4874" w:type="dxa"/>
          </w:tcPr>
          <w:p w14:paraId="308732C3"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new report – Monitoring Visit Statuses</w:t>
            </w:r>
          </w:p>
        </w:tc>
      </w:tr>
      <w:tr w:rsidR="00AF049A" w:rsidRPr="002238AD" w14:paraId="5C1F6DFD" w14:textId="77777777" w:rsidTr="000849A4">
        <w:tc>
          <w:tcPr>
            <w:tcW w:w="1305" w:type="dxa"/>
          </w:tcPr>
          <w:p w14:paraId="6BFB811E" w14:textId="77777777" w:rsidR="00AF049A" w:rsidRPr="002238AD" w:rsidRDefault="00AF049A" w:rsidP="000849A4">
            <w:pPr>
              <w:rPr>
                <w:rFonts w:ascii="Arial" w:hAnsi="Arial" w:cs="Arial"/>
                <w:sz w:val="20"/>
              </w:rPr>
            </w:pPr>
            <w:r w:rsidRPr="002238AD">
              <w:rPr>
                <w:rFonts w:ascii="Arial" w:hAnsi="Arial" w:cs="Arial"/>
                <w:sz w:val="20"/>
              </w:rPr>
              <w:t>2.3.5</w:t>
            </w:r>
          </w:p>
        </w:tc>
        <w:tc>
          <w:tcPr>
            <w:tcW w:w="2249" w:type="dxa"/>
          </w:tcPr>
          <w:p w14:paraId="2A955E46" w14:textId="77777777" w:rsidR="00AF049A" w:rsidRPr="002238AD" w:rsidRDefault="00AF049A" w:rsidP="000849A4">
            <w:pPr>
              <w:rPr>
                <w:rFonts w:ascii="Arial" w:hAnsi="Arial" w:cs="Arial"/>
                <w:sz w:val="20"/>
              </w:rPr>
            </w:pPr>
            <w:r w:rsidRPr="002238AD">
              <w:rPr>
                <w:rFonts w:ascii="Arial" w:hAnsi="Arial" w:cs="Arial"/>
                <w:sz w:val="20"/>
              </w:rPr>
              <w:t>13-Dec-2007</w:t>
            </w:r>
          </w:p>
        </w:tc>
        <w:tc>
          <w:tcPr>
            <w:tcW w:w="2362" w:type="dxa"/>
          </w:tcPr>
          <w:p w14:paraId="3F4E7F5E"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41790E1E"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Switched CRF reconciliation notification e-mails from lead CDA to lead CDC</w:t>
            </w:r>
          </w:p>
        </w:tc>
      </w:tr>
      <w:tr w:rsidR="00AF049A" w:rsidRPr="002238AD" w14:paraId="5180A235" w14:textId="77777777" w:rsidTr="000849A4">
        <w:tc>
          <w:tcPr>
            <w:tcW w:w="1305" w:type="dxa"/>
          </w:tcPr>
          <w:p w14:paraId="3CCB5BA0" w14:textId="77777777" w:rsidR="00AF049A" w:rsidRPr="002238AD" w:rsidRDefault="00AF049A" w:rsidP="000849A4">
            <w:pPr>
              <w:rPr>
                <w:rFonts w:ascii="Arial" w:hAnsi="Arial" w:cs="Arial"/>
                <w:sz w:val="20"/>
              </w:rPr>
            </w:pPr>
            <w:r w:rsidRPr="002238AD">
              <w:rPr>
                <w:rFonts w:ascii="Arial" w:hAnsi="Arial" w:cs="Arial"/>
                <w:sz w:val="20"/>
              </w:rPr>
              <w:t>2.3.6</w:t>
            </w:r>
          </w:p>
        </w:tc>
        <w:tc>
          <w:tcPr>
            <w:tcW w:w="2249" w:type="dxa"/>
          </w:tcPr>
          <w:p w14:paraId="6086E55C" w14:textId="77777777" w:rsidR="00AF049A" w:rsidRPr="002238AD" w:rsidRDefault="00AF049A" w:rsidP="000849A4">
            <w:pPr>
              <w:rPr>
                <w:rFonts w:ascii="Arial" w:hAnsi="Arial" w:cs="Arial"/>
                <w:sz w:val="20"/>
              </w:rPr>
            </w:pPr>
            <w:r w:rsidRPr="002238AD">
              <w:rPr>
                <w:rFonts w:ascii="Arial" w:hAnsi="Arial" w:cs="Arial"/>
                <w:sz w:val="20"/>
              </w:rPr>
              <w:t>21-Apr-2008</w:t>
            </w:r>
          </w:p>
        </w:tc>
        <w:tc>
          <w:tcPr>
            <w:tcW w:w="2362" w:type="dxa"/>
          </w:tcPr>
          <w:p w14:paraId="3219EB44"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2763584F"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prompts to disable all other sections and notify users if they move out of a grid without hitting save or cancel</w:t>
            </w:r>
          </w:p>
          <w:p w14:paraId="293FA8EA"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lastRenderedPageBreak/>
              <w:t>Added edit check to prevent users from saving an OPEN finding with a resolution date entered.</w:t>
            </w:r>
          </w:p>
          <w:p w14:paraId="0A3FE729"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Included site specific CRA to e-mail alerts. Lead CRA will be copied only if site specific CRA is not assigned.</w:t>
            </w:r>
          </w:p>
          <w:p w14:paraId="5093D4AE"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Removed Project Leader from e-mail alerts</w:t>
            </w:r>
          </w:p>
          <w:p w14:paraId="5252E74F"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Lined new help document</w:t>
            </w:r>
          </w:p>
        </w:tc>
      </w:tr>
      <w:tr w:rsidR="00AF049A" w:rsidRPr="002238AD" w14:paraId="0A697B56" w14:textId="77777777" w:rsidTr="000849A4">
        <w:tc>
          <w:tcPr>
            <w:tcW w:w="1305" w:type="dxa"/>
          </w:tcPr>
          <w:p w14:paraId="4EDBA34B" w14:textId="77777777" w:rsidR="00AF049A" w:rsidRPr="002238AD" w:rsidRDefault="00AF049A" w:rsidP="000849A4">
            <w:pPr>
              <w:rPr>
                <w:rFonts w:ascii="Arial" w:hAnsi="Arial" w:cs="Arial"/>
                <w:sz w:val="20"/>
              </w:rPr>
            </w:pPr>
            <w:r w:rsidRPr="002238AD">
              <w:rPr>
                <w:rFonts w:ascii="Arial" w:hAnsi="Arial" w:cs="Arial"/>
                <w:sz w:val="20"/>
              </w:rPr>
              <w:lastRenderedPageBreak/>
              <w:t>2.3.7</w:t>
            </w:r>
          </w:p>
        </w:tc>
        <w:tc>
          <w:tcPr>
            <w:tcW w:w="2249" w:type="dxa"/>
          </w:tcPr>
          <w:p w14:paraId="5B145E7E" w14:textId="77777777" w:rsidR="00AF049A" w:rsidRPr="002238AD" w:rsidRDefault="00AF049A" w:rsidP="000849A4">
            <w:pPr>
              <w:rPr>
                <w:rFonts w:ascii="Arial" w:hAnsi="Arial" w:cs="Arial"/>
                <w:sz w:val="20"/>
              </w:rPr>
            </w:pPr>
            <w:r w:rsidRPr="002238AD">
              <w:rPr>
                <w:rFonts w:ascii="Arial" w:hAnsi="Arial" w:cs="Arial"/>
                <w:sz w:val="20"/>
              </w:rPr>
              <w:t>13-Jun-2008</w:t>
            </w:r>
          </w:p>
        </w:tc>
        <w:tc>
          <w:tcPr>
            <w:tcW w:w="2362" w:type="dxa"/>
          </w:tcPr>
          <w:p w14:paraId="3779F758"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5D12B033"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Made IRB approval date mandatory only for sites that do not have IRB as waived</w:t>
            </w:r>
          </w:p>
          <w:p w14:paraId="30FE8E70"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Changed wording for ICF section to Patient Authorization form (on the Periodic Visit Report) if IRB is waived</w:t>
            </w:r>
          </w:p>
          <w:p w14:paraId="30AB2678"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Made “Was the consent process documented” mandatory on for sites that do not have IRB as waived</w:t>
            </w:r>
          </w:p>
          <w:p w14:paraId="30EFA3E2"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option to enter “N/A” for the Investigator or Authorized signature column in the ICF section</w:t>
            </w:r>
          </w:p>
          <w:p w14:paraId="746EEA38"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Validation to the Investigator or Authorized Signature date column (either date or NA should be checked)</w:t>
            </w:r>
          </w:p>
          <w:p w14:paraId="5E1C4D5E"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Hid IRB Expiration date from report if IRB is waived</w:t>
            </w:r>
          </w:p>
          <w:p w14:paraId="7ED1060E"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Changed log for Periodic Visit report, Addendums list and Periodic Monitoring Visit Template</w:t>
            </w:r>
          </w:p>
          <w:p w14:paraId="33E25168"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Applied branding changes to full interface (all screens)</w:t>
            </w:r>
          </w:p>
          <w:p w14:paraId="0C59C240"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Appended finding type to finding description for the period visit report and worksheet in the “Findings from previous monitoring visits” section. For CRF findings, the CRF and visit description were also appended.</w:t>
            </w:r>
          </w:p>
          <w:p w14:paraId="6A7DBEF4"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Restricted Study, Site and Visit Start Dates drop downs lists for the report type “Addendums List” to only show studies, sites and visit start dates that have addendums</w:t>
            </w:r>
          </w:p>
          <w:p w14:paraId="75138F33"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interface to update approval hierarchy</w:t>
            </w:r>
          </w:p>
        </w:tc>
      </w:tr>
      <w:tr w:rsidR="00AF049A" w:rsidRPr="002238AD" w14:paraId="793FB395" w14:textId="77777777" w:rsidTr="000849A4">
        <w:tc>
          <w:tcPr>
            <w:tcW w:w="1305" w:type="dxa"/>
          </w:tcPr>
          <w:p w14:paraId="0BAD43A0" w14:textId="77777777" w:rsidR="00AF049A" w:rsidRPr="002238AD" w:rsidRDefault="00AF049A" w:rsidP="000849A4">
            <w:pPr>
              <w:rPr>
                <w:rFonts w:ascii="Arial" w:hAnsi="Arial" w:cs="Arial"/>
                <w:sz w:val="20"/>
              </w:rPr>
            </w:pPr>
            <w:r w:rsidRPr="002238AD">
              <w:rPr>
                <w:rFonts w:ascii="Arial" w:hAnsi="Arial" w:cs="Arial"/>
                <w:sz w:val="20"/>
              </w:rPr>
              <w:t>2.3.8</w:t>
            </w:r>
          </w:p>
        </w:tc>
        <w:tc>
          <w:tcPr>
            <w:tcW w:w="2249" w:type="dxa"/>
          </w:tcPr>
          <w:p w14:paraId="1107F924" w14:textId="77777777" w:rsidR="00AF049A" w:rsidRPr="002238AD" w:rsidRDefault="00AF049A" w:rsidP="000849A4">
            <w:pPr>
              <w:rPr>
                <w:rFonts w:ascii="Arial" w:hAnsi="Arial" w:cs="Arial"/>
                <w:sz w:val="20"/>
              </w:rPr>
            </w:pPr>
            <w:r w:rsidRPr="002238AD">
              <w:rPr>
                <w:rFonts w:ascii="Arial" w:hAnsi="Arial" w:cs="Arial"/>
                <w:sz w:val="20"/>
              </w:rPr>
              <w:t>3-Dec-2008</w:t>
            </w:r>
          </w:p>
        </w:tc>
        <w:tc>
          <w:tcPr>
            <w:tcW w:w="2362" w:type="dxa"/>
          </w:tcPr>
          <w:p w14:paraId="79ED8D67"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29569285"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a new report – Monitoring Metrics by FCRA</w:t>
            </w:r>
          </w:p>
        </w:tc>
      </w:tr>
      <w:tr w:rsidR="00AF049A" w:rsidRPr="002238AD" w14:paraId="1FC4A11E" w14:textId="77777777" w:rsidTr="000849A4">
        <w:tc>
          <w:tcPr>
            <w:tcW w:w="1305" w:type="dxa"/>
          </w:tcPr>
          <w:p w14:paraId="1BD94EF8" w14:textId="77777777" w:rsidR="00AF049A" w:rsidRPr="002238AD" w:rsidRDefault="00AF049A" w:rsidP="000849A4">
            <w:pPr>
              <w:rPr>
                <w:rFonts w:ascii="Arial" w:hAnsi="Arial" w:cs="Arial"/>
                <w:sz w:val="20"/>
              </w:rPr>
            </w:pPr>
            <w:r w:rsidRPr="002238AD">
              <w:rPr>
                <w:rFonts w:ascii="Arial" w:hAnsi="Arial" w:cs="Arial"/>
                <w:sz w:val="20"/>
              </w:rPr>
              <w:t>2.3.9</w:t>
            </w:r>
          </w:p>
        </w:tc>
        <w:tc>
          <w:tcPr>
            <w:tcW w:w="2249" w:type="dxa"/>
          </w:tcPr>
          <w:p w14:paraId="7AB75309" w14:textId="77777777" w:rsidR="00AF049A" w:rsidRPr="002238AD" w:rsidRDefault="00AF049A" w:rsidP="000849A4">
            <w:pPr>
              <w:rPr>
                <w:rFonts w:ascii="Arial" w:hAnsi="Arial" w:cs="Arial"/>
                <w:sz w:val="20"/>
              </w:rPr>
            </w:pPr>
            <w:r w:rsidRPr="002238AD">
              <w:rPr>
                <w:rFonts w:ascii="Arial" w:hAnsi="Arial" w:cs="Arial"/>
                <w:sz w:val="20"/>
              </w:rPr>
              <w:t>23-Dec-2008</w:t>
            </w:r>
          </w:p>
        </w:tc>
        <w:tc>
          <w:tcPr>
            <w:tcW w:w="2362" w:type="dxa"/>
          </w:tcPr>
          <w:p w14:paraId="65F98364"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30328EBC"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drop down list to choose Site Patient ID for the Informed Consent Forms section</w:t>
            </w:r>
          </w:p>
          <w:p w14:paraId="1E9AA25B"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Made the ability to check “All CRFs unmonitored” page specific</w:t>
            </w:r>
          </w:p>
          <w:p w14:paraId="2D5351A7"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Ordered CRFs on the Worksheet and Periodic Visit Report by Patient ID and Visit Date</w:t>
            </w:r>
          </w:p>
          <w:p w14:paraId="70705047"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titles for the Additional Site Attendees on the Worksheet and the Periodic Visit report</w:t>
            </w:r>
          </w:p>
        </w:tc>
      </w:tr>
      <w:tr w:rsidR="00AF049A" w:rsidRPr="002238AD" w14:paraId="12EED707" w14:textId="77777777" w:rsidTr="000849A4">
        <w:tc>
          <w:tcPr>
            <w:tcW w:w="1305" w:type="dxa"/>
          </w:tcPr>
          <w:p w14:paraId="5565AFF9" w14:textId="77777777" w:rsidR="00AF049A" w:rsidRPr="002238AD" w:rsidRDefault="00AF049A" w:rsidP="000849A4">
            <w:pPr>
              <w:rPr>
                <w:rFonts w:ascii="Arial" w:hAnsi="Arial" w:cs="Arial"/>
                <w:sz w:val="20"/>
              </w:rPr>
            </w:pPr>
            <w:r w:rsidRPr="002238AD">
              <w:rPr>
                <w:rFonts w:ascii="Arial" w:hAnsi="Arial" w:cs="Arial"/>
                <w:sz w:val="20"/>
              </w:rPr>
              <w:t>2.4</w:t>
            </w:r>
          </w:p>
        </w:tc>
        <w:tc>
          <w:tcPr>
            <w:tcW w:w="2249" w:type="dxa"/>
          </w:tcPr>
          <w:p w14:paraId="391CC683" w14:textId="77777777" w:rsidR="00AF049A" w:rsidRPr="002238AD" w:rsidRDefault="00AF049A" w:rsidP="000849A4">
            <w:pPr>
              <w:rPr>
                <w:rFonts w:ascii="Arial" w:hAnsi="Arial" w:cs="Arial"/>
                <w:sz w:val="20"/>
              </w:rPr>
            </w:pPr>
            <w:r w:rsidRPr="002238AD">
              <w:rPr>
                <w:rFonts w:ascii="Arial" w:hAnsi="Arial" w:cs="Arial"/>
                <w:sz w:val="20"/>
              </w:rPr>
              <w:t>30-Jun-2009</w:t>
            </w:r>
          </w:p>
        </w:tc>
        <w:tc>
          <w:tcPr>
            <w:tcW w:w="2362" w:type="dxa"/>
          </w:tcPr>
          <w:p w14:paraId="1FF86E60"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18AF2A1A"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Added OC Data Entry Status to the periodic monitoring visit worksheet and interface </w:t>
            </w:r>
          </w:p>
        </w:tc>
      </w:tr>
      <w:tr w:rsidR="00AF049A" w:rsidRPr="002238AD" w14:paraId="66B77176" w14:textId="77777777" w:rsidTr="000849A4">
        <w:tc>
          <w:tcPr>
            <w:tcW w:w="1305" w:type="dxa"/>
          </w:tcPr>
          <w:p w14:paraId="6FBBE821" w14:textId="77777777" w:rsidR="00AF049A" w:rsidRPr="002238AD" w:rsidRDefault="00AF049A" w:rsidP="000849A4">
            <w:pPr>
              <w:rPr>
                <w:rFonts w:ascii="Arial" w:hAnsi="Arial" w:cs="Arial"/>
                <w:sz w:val="20"/>
              </w:rPr>
            </w:pPr>
            <w:r w:rsidRPr="002238AD">
              <w:rPr>
                <w:rFonts w:ascii="Arial" w:hAnsi="Arial" w:cs="Arial"/>
                <w:sz w:val="20"/>
              </w:rPr>
              <w:t>2.4.1</w:t>
            </w:r>
          </w:p>
        </w:tc>
        <w:tc>
          <w:tcPr>
            <w:tcW w:w="2249" w:type="dxa"/>
          </w:tcPr>
          <w:p w14:paraId="16C529DC" w14:textId="77777777" w:rsidR="00AF049A" w:rsidRPr="002238AD" w:rsidRDefault="00AF049A" w:rsidP="000849A4">
            <w:pPr>
              <w:rPr>
                <w:rFonts w:ascii="Arial" w:hAnsi="Arial" w:cs="Arial"/>
                <w:sz w:val="20"/>
              </w:rPr>
            </w:pPr>
            <w:r w:rsidRPr="002238AD">
              <w:rPr>
                <w:rFonts w:ascii="Arial" w:hAnsi="Arial" w:cs="Arial"/>
                <w:sz w:val="20"/>
              </w:rPr>
              <w:t>9-Feb-2009</w:t>
            </w:r>
          </w:p>
        </w:tc>
        <w:tc>
          <w:tcPr>
            <w:tcW w:w="2362" w:type="dxa"/>
          </w:tcPr>
          <w:p w14:paraId="24E397BE"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4A411E0D"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Re-wrote queries for the Monitored/Unmonitored CRFs reports to improve performance</w:t>
            </w:r>
          </w:p>
          <w:p w14:paraId="3F2AC43F"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lastRenderedPageBreak/>
              <w:t>Added condition to only include CRFs as monitored if the visit status is FCRA review and above</w:t>
            </w:r>
          </w:p>
        </w:tc>
      </w:tr>
      <w:tr w:rsidR="00AF049A" w:rsidRPr="002238AD" w14:paraId="28426947" w14:textId="77777777" w:rsidTr="000849A4">
        <w:tc>
          <w:tcPr>
            <w:tcW w:w="1305" w:type="dxa"/>
          </w:tcPr>
          <w:p w14:paraId="2688AE22" w14:textId="77777777" w:rsidR="00AF049A" w:rsidRPr="002238AD" w:rsidRDefault="00AF049A" w:rsidP="000849A4">
            <w:pPr>
              <w:rPr>
                <w:rFonts w:ascii="Arial" w:hAnsi="Arial" w:cs="Arial"/>
                <w:sz w:val="20"/>
              </w:rPr>
            </w:pPr>
            <w:r w:rsidRPr="002238AD">
              <w:rPr>
                <w:rFonts w:ascii="Arial" w:hAnsi="Arial" w:cs="Arial"/>
                <w:sz w:val="20"/>
              </w:rPr>
              <w:lastRenderedPageBreak/>
              <w:t>2.4.2</w:t>
            </w:r>
          </w:p>
        </w:tc>
        <w:tc>
          <w:tcPr>
            <w:tcW w:w="2249" w:type="dxa"/>
          </w:tcPr>
          <w:p w14:paraId="648D2843" w14:textId="77777777" w:rsidR="00AF049A" w:rsidRPr="002238AD" w:rsidRDefault="00AF049A" w:rsidP="000849A4">
            <w:pPr>
              <w:rPr>
                <w:rFonts w:ascii="Arial" w:hAnsi="Arial" w:cs="Arial"/>
                <w:sz w:val="20"/>
              </w:rPr>
            </w:pPr>
            <w:r w:rsidRPr="002238AD">
              <w:rPr>
                <w:rFonts w:ascii="Arial" w:hAnsi="Arial" w:cs="Arial"/>
                <w:sz w:val="20"/>
              </w:rPr>
              <w:t>2-Apr-2009</w:t>
            </w:r>
          </w:p>
        </w:tc>
        <w:tc>
          <w:tcPr>
            <w:tcW w:w="2362" w:type="dxa"/>
          </w:tcPr>
          <w:p w14:paraId="164E9159"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5F2AB23C"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Created new report “Monitoring Visit Completeness by Study”</w:t>
            </w:r>
          </w:p>
          <w:p w14:paraId="04049CC4"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Country as a selection criterion to the Monitored and Unmonitored CRFs report</w:t>
            </w:r>
          </w:p>
          <w:p w14:paraId="3FFEAD12"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Changed ordering of patients on report to order by Site Patient ID rather than Abbott patient ID.</w:t>
            </w:r>
          </w:p>
        </w:tc>
      </w:tr>
      <w:tr w:rsidR="00AF049A" w:rsidRPr="002238AD" w14:paraId="22FAA2F1" w14:textId="77777777" w:rsidTr="000849A4">
        <w:tc>
          <w:tcPr>
            <w:tcW w:w="1305" w:type="dxa"/>
          </w:tcPr>
          <w:p w14:paraId="16CD8530" w14:textId="77777777" w:rsidR="00AF049A" w:rsidRPr="002238AD" w:rsidRDefault="00AF049A" w:rsidP="000849A4">
            <w:pPr>
              <w:rPr>
                <w:rFonts w:ascii="Arial" w:hAnsi="Arial" w:cs="Arial"/>
                <w:sz w:val="20"/>
              </w:rPr>
            </w:pPr>
            <w:r w:rsidRPr="002238AD">
              <w:rPr>
                <w:rFonts w:ascii="Arial" w:hAnsi="Arial" w:cs="Arial"/>
                <w:sz w:val="20"/>
              </w:rPr>
              <w:t>2.4.3</w:t>
            </w:r>
          </w:p>
        </w:tc>
        <w:tc>
          <w:tcPr>
            <w:tcW w:w="2249" w:type="dxa"/>
          </w:tcPr>
          <w:p w14:paraId="657B4559" w14:textId="77777777" w:rsidR="00AF049A" w:rsidRPr="002238AD" w:rsidRDefault="00AF049A" w:rsidP="000849A4">
            <w:pPr>
              <w:rPr>
                <w:rFonts w:ascii="Arial" w:hAnsi="Arial" w:cs="Arial"/>
                <w:sz w:val="20"/>
              </w:rPr>
            </w:pPr>
            <w:r w:rsidRPr="002238AD">
              <w:rPr>
                <w:rFonts w:ascii="Arial" w:hAnsi="Arial" w:cs="Arial"/>
                <w:sz w:val="20"/>
              </w:rPr>
              <w:t>08-Dec-2009</w:t>
            </w:r>
          </w:p>
        </w:tc>
        <w:tc>
          <w:tcPr>
            <w:tcW w:w="2362" w:type="dxa"/>
          </w:tcPr>
          <w:p w14:paraId="4520490A"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029ED915"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Removed mandatory requirement for the ICF IRB Approval Date, moved all OPEN findings to the top of the Findings from Previous Visits section and hid question about IRB roster on file if the Regulatory Binder was not reviewed.</w:t>
            </w:r>
          </w:p>
        </w:tc>
      </w:tr>
      <w:tr w:rsidR="00AF049A" w:rsidRPr="002238AD" w14:paraId="59A43530" w14:textId="77777777" w:rsidTr="000849A4">
        <w:tc>
          <w:tcPr>
            <w:tcW w:w="1305" w:type="dxa"/>
          </w:tcPr>
          <w:p w14:paraId="0449C6C2" w14:textId="77777777" w:rsidR="00AF049A" w:rsidRPr="002238AD" w:rsidRDefault="00AF049A" w:rsidP="000849A4">
            <w:pPr>
              <w:rPr>
                <w:rFonts w:ascii="Arial" w:hAnsi="Arial" w:cs="Arial"/>
                <w:sz w:val="20"/>
              </w:rPr>
            </w:pPr>
            <w:r w:rsidRPr="002238AD">
              <w:rPr>
                <w:rFonts w:ascii="Arial" w:hAnsi="Arial" w:cs="Arial"/>
                <w:sz w:val="20"/>
              </w:rPr>
              <w:t>2.4.4</w:t>
            </w:r>
          </w:p>
        </w:tc>
        <w:tc>
          <w:tcPr>
            <w:tcW w:w="2249" w:type="dxa"/>
          </w:tcPr>
          <w:p w14:paraId="1D5AA45F" w14:textId="77777777" w:rsidR="00AF049A" w:rsidRPr="002238AD" w:rsidRDefault="00AF049A" w:rsidP="000849A4">
            <w:pPr>
              <w:rPr>
                <w:rFonts w:ascii="Arial" w:hAnsi="Arial" w:cs="Arial"/>
                <w:sz w:val="20"/>
              </w:rPr>
            </w:pPr>
            <w:r w:rsidRPr="002238AD">
              <w:rPr>
                <w:rFonts w:ascii="Arial" w:hAnsi="Arial" w:cs="Arial"/>
                <w:sz w:val="20"/>
              </w:rPr>
              <w:t>26-Jan-2010</w:t>
            </w:r>
          </w:p>
        </w:tc>
        <w:tc>
          <w:tcPr>
            <w:tcW w:w="2362" w:type="dxa"/>
          </w:tcPr>
          <w:p w14:paraId="39608437" w14:textId="77777777" w:rsidR="00AF049A" w:rsidRPr="002238AD" w:rsidRDefault="00AF049A" w:rsidP="000849A4">
            <w:pPr>
              <w:rPr>
                <w:rFonts w:ascii="Arial" w:hAnsi="Arial" w:cs="Arial"/>
                <w:sz w:val="20"/>
              </w:rPr>
            </w:pPr>
            <w:r w:rsidRPr="002238AD">
              <w:rPr>
                <w:rFonts w:ascii="Arial" w:hAnsi="Arial" w:cs="Arial"/>
                <w:sz w:val="20"/>
              </w:rPr>
              <w:t>Lam Nguyen</w:t>
            </w:r>
          </w:p>
        </w:tc>
        <w:tc>
          <w:tcPr>
            <w:tcW w:w="4874" w:type="dxa"/>
          </w:tcPr>
          <w:p w14:paraId="46BCF232"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Fix Error: ORA-01427: single-row sub-query returns more than one row when accepting a match in the Manual CRF Reconciliation Utility </w:t>
            </w:r>
          </w:p>
        </w:tc>
      </w:tr>
      <w:tr w:rsidR="00AF049A" w:rsidRPr="002238AD" w14:paraId="3C451AEE" w14:textId="77777777" w:rsidTr="000849A4">
        <w:tc>
          <w:tcPr>
            <w:tcW w:w="1305" w:type="dxa"/>
          </w:tcPr>
          <w:p w14:paraId="0B996827" w14:textId="77777777" w:rsidR="00AF049A" w:rsidRPr="002238AD" w:rsidRDefault="00AF049A" w:rsidP="000849A4">
            <w:pPr>
              <w:rPr>
                <w:rFonts w:ascii="Arial" w:hAnsi="Arial" w:cs="Arial"/>
                <w:sz w:val="20"/>
              </w:rPr>
            </w:pPr>
            <w:r w:rsidRPr="002238AD">
              <w:rPr>
                <w:rFonts w:ascii="Arial" w:hAnsi="Arial" w:cs="Arial"/>
                <w:sz w:val="20"/>
              </w:rPr>
              <w:t>2.4.5</w:t>
            </w:r>
          </w:p>
        </w:tc>
        <w:tc>
          <w:tcPr>
            <w:tcW w:w="2249" w:type="dxa"/>
          </w:tcPr>
          <w:p w14:paraId="173D615C" w14:textId="77777777" w:rsidR="00AF049A" w:rsidRPr="002238AD" w:rsidRDefault="00AF049A" w:rsidP="000849A4">
            <w:pPr>
              <w:rPr>
                <w:rFonts w:ascii="Arial" w:hAnsi="Arial" w:cs="Arial"/>
                <w:sz w:val="20"/>
              </w:rPr>
            </w:pPr>
            <w:r w:rsidRPr="002238AD">
              <w:rPr>
                <w:rFonts w:ascii="Arial" w:hAnsi="Arial" w:cs="Arial"/>
                <w:sz w:val="20"/>
              </w:rPr>
              <w:t>8-Mar-2010</w:t>
            </w:r>
          </w:p>
        </w:tc>
        <w:tc>
          <w:tcPr>
            <w:tcW w:w="2362" w:type="dxa"/>
          </w:tcPr>
          <w:p w14:paraId="28CCBAF3" w14:textId="77777777" w:rsidR="00AF049A" w:rsidRPr="002238AD" w:rsidRDefault="00AF049A" w:rsidP="000849A4">
            <w:pPr>
              <w:rPr>
                <w:rFonts w:ascii="Arial" w:hAnsi="Arial" w:cs="Arial"/>
                <w:sz w:val="20"/>
              </w:rPr>
            </w:pPr>
            <w:r w:rsidRPr="002238AD">
              <w:rPr>
                <w:rFonts w:ascii="Arial" w:hAnsi="Arial" w:cs="Arial"/>
                <w:sz w:val="20"/>
              </w:rPr>
              <w:t>Lam Nguyen</w:t>
            </w:r>
          </w:p>
        </w:tc>
        <w:tc>
          <w:tcPr>
            <w:tcW w:w="4874" w:type="dxa"/>
          </w:tcPr>
          <w:p w14:paraId="512CBC6A"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Modify </w:t>
            </w:r>
            <w:proofErr w:type="spellStart"/>
            <w:proofErr w:type="gramStart"/>
            <w:r w:rsidRPr="000F27C8">
              <w:rPr>
                <w:rFonts w:ascii="Arial" w:hAnsi="Arial" w:cs="Arial"/>
                <w:color w:val="1A1A1A"/>
                <w:sz w:val="20"/>
              </w:rPr>
              <w:t>FillAttendeeList</w:t>
            </w:r>
            <w:proofErr w:type="spellEnd"/>
            <w:r w:rsidRPr="000F27C8">
              <w:rPr>
                <w:rFonts w:ascii="Arial" w:hAnsi="Arial" w:cs="Arial"/>
                <w:color w:val="1A1A1A"/>
                <w:sz w:val="20"/>
              </w:rPr>
              <w:t>(</w:t>
            </w:r>
            <w:proofErr w:type="gramEnd"/>
            <w:r w:rsidRPr="000F27C8">
              <w:rPr>
                <w:rFonts w:ascii="Arial" w:hAnsi="Arial" w:cs="Arial"/>
                <w:color w:val="1A1A1A"/>
                <w:sz w:val="20"/>
              </w:rPr>
              <w:t xml:space="preserve">) function within Selection.aspx page to remove the DIVISION check for the query to populate all Abbott attendee </w:t>
            </w:r>
            <w:proofErr w:type="spellStart"/>
            <w:r w:rsidRPr="000F27C8">
              <w:rPr>
                <w:rFonts w:ascii="Arial" w:hAnsi="Arial" w:cs="Arial"/>
                <w:color w:val="1A1A1A"/>
                <w:sz w:val="20"/>
              </w:rPr>
              <w:t>dropdownlists</w:t>
            </w:r>
            <w:proofErr w:type="spellEnd"/>
            <w:r w:rsidRPr="000F27C8">
              <w:rPr>
                <w:rFonts w:ascii="Arial" w:hAnsi="Arial" w:cs="Arial"/>
                <w:color w:val="1A1A1A"/>
                <w:sz w:val="20"/>
              </w:rPr>
              <w:t xml:space="preserve">. This fixed error with message “ddlSJM1” has </w:t>
            </w:r>
            <w:proofErr w:type="spellStart"/>
            <w:r w:rsidRPr="000F27C8">
              <w:rPr>
                <w:rFonts w:ascii="Arial" w:hAnsi="Arial" w:cs="Arial"/>
                <w:color w:val="1A1A1A"/>
                <w:sz w:val="20"/>
              </w:rPr>
              <w:t>selectedValue</w:t>
            </w:r>
            <w:proofErr w:type="spellEnd"/>
            <w:r w:rsidRPr="000F27C8">
              <w:rPr>
                <w:rFonts w:ascii="Arial" w:hAnsi="Arial" w:cs="Arial"/>
                <w:color w:val="1A1A1A"/>
                <w:sz w:val="20"/>
              </w:rPr>
              <w:t xml:space="preserve"> which is invalid.</w:t>
            </w:r>
          </w:p>
        </w:tc>
      </w:tr>
      <w:tr w:rsidR="00AF049A" w:rsidRPr="002238AD" w14:paraId="43F4DC32" w14:textId="77777777" w:rsidTr="000849A4">
        <w:tc>
          <w:tcPr>
            <w:tcW w:w="1305" w:type="dxa"/>
          </w:tcPr>
          <w:p w14:paraId="4226EFEE" w14:textId="77777777" w:rsidR="00AF049A" w:rsidRPr="002238AD" w:rsidRDefault="00AF049A" w:rsidP="000849A4">
            <w:pPr>
              <w:rPr>
                <w:rFonts w:ascii="Arial" w:hAnsi="Arial" w:cs="Arial"/>
                <w:sz w:val="20"/>
              </w:rPr>
            </w:pPr>
            <w:r w:rsidRPr="002238AD">
              <w:rPr>
                <w:rFonts w:ascii="Arial" w:hAnsi="Arial" w:cs="Arial"/>
                <w:sz w:val="20"/>
              </w:rPr>
              <w:t>2.5</w:t>
            </w:r>
          </w:p>
        </w:tc>
        <w:tc>
          <w:tcPr>
            <w:tcW w:w="2249" w:type="dxa"/>
          </w:tcPr>
          <w:p w14:paraId="6ACF64A3" w14:textId="77777777" w:rsidR="00AF049A" w:rsidRPr="002238AD" w:rsidRDefault="00AF049A" w:rsidP="000849A4">
            <w:pPr>
              <w:rPr>
                <w:rFonts w:ascii="Arial" w:hAnsi="Arial" w:cs="Arial"/>
                <w:sz w:val="20"/>
              </w:rPr>
            </w:pPr>
            <w:r w:rsidRPr="002238AD">
              <w:rPr>
                <w:rFonts w:ascii="Arial" w:hAnsi="Arial" w:cs="Arial"/>
                <w:sz w:val="20"/>
              </w:rPr>
              <w:t>15-Jul-2010</w:t>
            </w:r>
          </w:p>
        </w:tc>
        <w:tc>
          <w:tcPr>
            <w:tcW w:w="2362" w:type="dxa"/>
          </w:tcPr>
          <w:p w14:paraId="31549FA0"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167C91DF"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the ability to save Periodic Monitoring Visit data offline into a Microsoft InfoPath formatted worksheet and upload data into the application once VPN connection is available. Also added the capability to accommodate more than one PI associated with a site.</w:t>
            </w:r>
          </w:p>
        </w:tc>
      </w:tr>
      <w:tr w:rsidR="00AF049A" w:rsidRPr="002238AD" w14:paraId="29766BDE" w14:textId="77777777" w:rsidTr="000849A4">
        <w:tc>
          <w:tcPr>
            <w:tcW w:w="1305" w:type="dxa"/>
          </w:tcPr>
          <w:p w14:paraId="23B04F3F" w14:textId="77777777" w:rsidR="00AF049A" w:rsidRPr="002238AD" w:rsidRDefault="00AF049A" w:rsidP="000849A4">
            <w:pPr>
              <w:rPr>
                <w:rFonts w:ascii="Arial" w:hAnsi="Arial" w:cs="Arial"/>
                <w:sz w:val="20"/>
              </w:rPr>
            </w:pPr>
            <w:r w:rsidRPr="002238AD">
              <w:rPr>
                <w:rFonts w:ascii="Arial" w:hAnsi="Arial" w:cs="Arial"/>
                <w:sz w:val="20"/>
              </w:rPr>
              <w:t>2.6</w:t>
            </w:r>
          </w:p>
        </w:tc>
        <w:tc>
          <w:tcPr>
            <w:tcW w:w="2249" w:type="dxa"/>
          </w:tcPr>
          <w:p w14:paraId="3DDCD8A3" w14:textId="77777777" w:rsidR="00AF049A" w:rsidRPr="002238AD" w:rsidRDefault="00AF049A" w:rsidP="000849A4">
            <w:pPr>
              <w:rPr>
                <w:rFonts w:ascii="Arial" w:hAnsi="Arial" w:cs="Arial"/>
                <w:sz w:val="20"/>
              </w:rPr>
            </w:pPr>
            <w:r w:rsidRPr="002238AD">
              <w:rPr>
                <w:rFonts w:ascii="Arial" w:hAnsi="Arial" w:cs="Arial"/>
                <w:sz w:val="20"/>
              </w:rPr>
              <w:t>19-Aug-2010</w:t>
            </w:r>
          </w:p>
        </w:tc>
        <w:tc>
          <w:tcPr>
            <w:tcW w:w="2362" w:type="dxa"/>
          </w:tcPr>
          <w:p w14:paraId="5C6FBA42"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45495609"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old Excel Worksheet back in to the Prepare for Monitoring visit section as an extra option. Expand comment sections on the InfoPath worksheet Add a checkbox to check all or uncheck all for the CRFs from OC section. Included Monitor 2 hours into the Monitoring Metrics by FCRA report.</w:t>
            </w:r>
          </w:p>
        </w:tc>
      </w:tr>
      <w:tr w:rsidR="00AF049A" w:rsidRPr="002238AD" w14:paraId="6C24F079" w14:textId="77777777" w:rsidTr="000849A4">
        <w:tc>
          <w:tcPr>
            <w:tcW w:w="1305" w:type="dxa"/>
          </w:tcPr>
          <w:p w14:paraId="3F14D9E6" w14:textId="77777777" w:rsidR="00AF049A" w:rsidRPr="002238AD" w:rsidRDefault="00AF049A" w:rsidP="000849A4">
            <w:pPr>
              <w:rPr>
                <w:rFonts w:ascii="Arial" w:hAnsi="Arial" w:cs="Arial"/>
                <w:sz w:val="20"/>
              </w:rPr>
            </w:pPr>
            <w:r w:rsidRPr="002238AD">
              <w:rPr>
                <w:rFonts w:ascii="Arial" w:hAnsi="Arial" w:cs="Arial"/>
                <w:sz w:val="20"/>
              </w:rPr>
              <w:t>2.61</w:t>
            </w:r>
          </w:p>
        </w:tc>
        <w:tc>
          <w:tcPr>
            <w:tcW w:w="2249" w:type="dxa"/>
          </w:tcPr>
          <w:p w14:paraId="1DF81384" w14:textId="77777777" w:rsidR="00AF049A" w:rsidRPr="002238AD" w:rsidRDefault="00AF049A" w:rsidP="000849A4">
            <w:pPr>
              <w:rPr>
                <w:rFonts w:ascii="Arial" w:hAnsi="Arial" w:cs="Arial"/>
                <w:sz w:val="20"/>
              </w:rPr>
            </w:pPr>
            <w:r w:rsidRPr="002238AD">
              <w:rPr>
                <w:rFonts w:ascii="Arial" w:hAnsi="Arial" w:cs="Arial"/>
                <w:sz w:val="20"/>
              </w:rPr>
              <w:t>12-Oct-2010</w:t>
            </w:r>
          </w:p>
        </w:tc>
        <w:tc>
          <w:tcPr>
            <w:tcW w:w="2362" w:type="dxa"/>
          </w:tcPr>
          <w:p w14:paraId="511162F4"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230E06BB"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The Monitored/Unmonitored CRFs report take a </w:t>
            </w:r>
            <w:proofErr w:type="gramStart"/>
            <w:r w:rsidRPr="000F27C8">
              <w:rPr>
                <w:rFonts w:ascii="Arial" w:hAnsi="Arial" w:cs="Arial"/>
                <w:color w:val="1A1A1A"/>
                <w:sz w:val="20"/>
              </w:rPr>
              <w:t>really long</w:t>
            </w:r>
            <w:proofErr w:type="gramEnd"/>
            <w:r w:rsidRPr="000F27C8">
              <w:rPr>
                <w:rFonts w:ascii="Arial" w:hAnsi="Arial" w:cs="Arial"/>
                <w:color w:val="1A1A1A"/>
                <w:sz w:val="20"/>
              </w:rPr>
              <w:t xml:space="preserve"> time and times out for large studies like SCORE or when you run it across several studies in an Organization Unit. Optimized the query to speed up the report.</w:t>
            </w:r>
          </w:p>
        </w:tc>
      </w:tr>
      <w:tr w:rsidR="00AF049A" w:rsidRPr="002238AD" w14:paraId="43773D2B" w14:textId="77777777" w:rsidTr="000849A4">
        <w:tc>
          <w:tcPr>
            <w:tcW w:w="1305" w:type="dxa"/>
          </w:tcPr>
          <w:p w14:paraId="602A492B" w14:textId="77777777" w:rsidR="00AF049A" w:rsidRPr="002238AD" w:rsidRDefault="00AF049A" w:rsidP="000849A4">
            <w:pPr>
              <w:rPr>
                <w:rFonts w:ascii="Arial" w:hAnsi="Arial" w:cs="Arial"/>
                <w:sz w:val="20"/>
              </w:rPr>
            </w:pPr>
            <w:r w:rsidRPr="002238AD">
              <w:rPr>
                <w:rFonts w:ascii="Arial" w:hAnsi="Arial" w:cs="Arial"/>
                <w:sz w:val="20"/>
              </w:rPr>
              <w:t>2.7</w:t>
            </w:r>
          </w:p>
        </w:tc>
        <w:tc>
          <w:tcPr>
            <w:tcW w:w="2249" w:type="dxa"/>
          </w:tcPr>
          <w:p w14:paraId="5145D029" w14:textId="77777777" w:rsidR="00AF049A" w:rsidRPr="002238AD" w:rsidRDefault="00AF049A" w:rsidP="000849A4">
            <w:pPr>
              <w:rPr>
                <w:rFonts w:ascii="Arial" w:hAnsi="Arial" w:cs="Arial"/>
                <w:sz w:val="20"/>
              </w:rPr>
            </w:pPr>
            <w:r w:rsidRPr="002238AD">
              <w:rPr>
                <w:rFonts w:ascii="Arial" w:hAnsi="Arial" w:cs="Arial"/>
                <w:sz w:val="20"/>
              </w:rPr>
              <w:t>10-Mar-2011</w:t>
            </w:r>
          </w:p>
        </w:tc>
        <w:tc>
          <w:tcPr>
            <w:tcW w:w="2362" w:type="dxa"/>
          </w:tcPr>
          <w:p w14:paraId="7E4F910E"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4D7CAFF6"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Created a mechanism to automatically reconcile manually entered CRFs based on exact matches of Site Patient ID, CRF type, Visit and DCM Date. Suggested partial matches in the CRF reconciliation utility based on pre-determined matching rules. Created alerts to be sent to FCRAs and FCRA managers when a monitoring visit has not been scheduled within the required monitoring visit frequency for a study. Created an administration utility for maintaining the monitoring visit frequencies for each study</w:t>
            </w:r>
          </w:p>
        </w:tc>
      </w:tr>
      <w:tr w:rsidR="00AF049A" w:rsidRPr="002238AD" w14:paraId="1CCF1A5A" w14:textId="77777777" w:rsidTr="000849A4">
        <w:tc>
          <w:tcPr>
            <w:tcW w:w="1305" w:type="dxa"/>
          </w:tcPr>
          <w:p w14:paraId="50727B6E" w14:textId="77777777" w:rsidR="00AF049A" w:rsidRPr="002238AD" w:rsidRDefault="00AF049A" w:rsidP="000849A4">
            <w:pPr>
              <w:rPr>
                <w:rFonts w:ascii="Arial" w:hAnsi="Arial" w:cs="Arial"/>
                <w:sz w:val="20"/>
              </w:rPr>
            </w:pPr>
            <w:r w:rsidRPr="002238AD">
              <w:rPr>
                <w:rFonts w:ascii="Arial" w:hAnsi="Arial" w:cs="Arial"/>
                <w:sz w:val="20"/>
              </w:rPr>
              <w:lastRenderedPageBreak/>
              <w:t>2.71</w:t>
            </w:r>
          </w:p>
        </w:tc>
        <w:tc>
          <w:tcPr>
            <w:tcW w:w="2249" w:type="dxa"/>
          </w:tcPr>
          <w:p w14:paraId="52F5F883" w14:textId="77777777" w:rsidR="00AF049A" w:rsidRPr="002238AD" w:rsidRDefault="00AF049A" w:rsidP="000849A4">
            <w:pPr>
              <w:rPr>
                <w:rFonts w:ascii="Arial" w:hAnsi="Arial" w:cs="Arial"/>
                <w:sz w:val="20"/>
              </w:rPr>
            </w:pPr>
            <w:r w:rsidRPr="002238AD">
              <w:rPr>
                <w:rFonts w:ascii="Arial" w:hAnsi="Arial" w:cs="Arial"/>
                <w:sz w:val="20"/>
              </w:rPr>
              <w:t>16-Nov-2011</w:t>
            </w:r>
          </w:p>
        </w:tc>
        <w:tc>
          <w:tcPr>
            <w:tcW w:w="2362" w:type="dxa"/>
          </w:tcPr>
          <w:p w14:paraId="414B935B"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0B60D4C4"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The monitoring visit compliance report within the Site Monitoring Application generates an error when running it for a study that has only OUS sites. Fixed the error such that the country list defaults to “%” if a study has only OUS sites, otherwise, default to USA</w:t>
            </w:r>
          </w:p>
        </w:tc>
      </w:tr>
      <w:tr w:rsidR="00AF049A" w:rsidRPr="002238AD" w14:paraId="1A3ECB82" w14:textId="77777777" w:rsidTr="000849A4">
        <w:tc>
          <w:tcPr>
            <w:tcW w:w="1305" w:type="dxa"/>
          </w:tcPr>
          <w:p w14:paraId="5032BC8C" w14:textId="77777777" w:rsidR="00AF049A" w:rsidRPr="002238AD" w:rsidRDefault="00AF049A" w:rsidP="000849A4">
            <w:pPr>
              <w:rPr>
                <w:rFonts w:ascii="Arial" w:hAnsi="Arial" w:cs="Arial"/>
                <w:sz w:val="20"/>
              </w:rPr>
            </w:pPr>
            <w:r w:rsidRPr="002238AD">
              <w:rPr>
                <w:rFonts w:ascii="Arial" w:hAnsi="Arial" w:cs="Arial"/>
                <w:sz w:val="20"/>
              </w:rPr>
              <w:t>2.8</w:t>
            </w:r>
          </w:p>
        </w:tc>
        <w:tc>
          <w:tcPr>
            <w:tcW w:w="2249" w:type="dxa"/>
          </w:tcPr>
          <w:p w14:paraId="45781622" w14:textId="77777777" w:rsidR="00AF049A" w:rsidRPr="002238AD" w:rsidRDefault="00AF049A" w:rsidP="000849A4">
            <w:pPr>
              <w:rPr>
                <w:rFonts w:ascii="Arial" w:hAnsi="Arial" w:cs="Arial"/>
                <w:sz w:val="20"/>
              </w:rPr>
            </w:pPr>
            <w:r w:rsidRPr="002238AD">
              <w:rPr>
                <w:rFonts w:ascii="Arial" w:hAnsi="Arial" w:cs="Arial"/>
                <w:sz w:val="20"/>
              </w:rPr>
              <w:t>27-Feb-2012</w:t>
            </w:r>
          </w:p>
        </w:tc>
        <w:tc>
          <w:tcPr>
            <w:tcW w:w="2362" w:type="dxa"/>
          </w:tcPr>
          <w:p w14:paraId="2AF5F6F0"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390F0DD6"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Add a new section on the Periodic Visit report to capture checklist item type questions with the ability to handle </w:t>
            </w:r>
            <w:proofErr w:type="gramStart"/>
            <w:r w:rsidRPr="000F27C8">
              <w:rPr>
                <w:rFonts w:ascii="Arial" w:hAnsi="Arial" w:cs="Arial"/>
                <w:color w:val="1A1A1A"/>
                <w:sz w:val="20"/>
              </w:rPr>
              <w:t>template based</w:t>
            </w:r>
            <w:proofErr w:type="gramEnd"/>
            <w:r w:rsidRPr="000F27C8">
              <w:rPr>
                <w:rFonts w:ascii="Arial" w:hAnsi="Arial" w:cs="Arial"/>
                <w:color w:val="1A1A1A"/>
                <w:sz w:val="20"/>
              </w:rPr>
              <w:t xml:space="preserve"> reports. </w:t>
            </w:r>
          </w:p>
          <w:p w14:paraId="11928A82"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Add the ability to configure questions to be added to a template and to associate a template with a particular organization unit. </w:t>
            </w:r>
          </w:p>
          <w:p w14:paraId="3DD866CE"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Based on the questions setup, the checklist items section shall dynamically render the appropriate controls in the findings screen as well as on the InfoPath Worksheet.  </w:t>
            </w:r>
          </w:p>
          <w:p w14:paraId="31ECD4EA"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Add a new section to capture Investigational Product related findings. </w:t>
            </w:r>
          </w:p>
          <w:p w14:paraId="65B0D3F2"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Apply the CDS Security model to handle security for both application and report modules. </w:t>
            </w:r>
          </w:p>
          <w:p w14:paraId="4BBFDAEE"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Apply the CDS Themes and Skins.</w:t>
            </w:r>
          </w:p>
        </w:tc>
      </w:tr>
      <w:tr w:rsidR="00AF049A" w:rsidRPr="002238AD" w14:paraId="5202D17A" w14:textId="77777777" w:rsidTr="000849A4">
        <w:tc>
          <w:tcPr>
            <w:tcW w:w="1305" w:type="dxa"/>
          </w:tcPr>
          <w:p w14:paraId="7611F50B" w14:textId="77777777" w:rsidR="00AF049A" w:rsidRPr="002238AD" w:rsidRDefault="00AF049A" w:rsidP="000849A4">
            <w:pPr>
              <w:rPr>
                <w:rFonts w:ascii="Arial" w:hAnsi="Arial" w:cs="Arial"/>
                <w:sz w:val="20"/>
              </w:rPr>
            </w:pPr>
            <w:r w:rsidRPr="002238AD">
              <w:rPr>
                <w:rFonts w:ascii="Arial" w:hAnsi="Arial" w:cs="Arial"/>
                <w:sz w:val="20"/>
              </w:rPr>
              <w:t>2.81</w:t>
            </w:r>
          </w:p>
        </w:tc>
        <w:tc>
          <w:tcPr>
            <w:tcW w:w="2249" w:type="dxa"/>
          </w:tcPr>
          <w:p w14:paraId="29F29764" w14:textId="77777777" w:rsidR="00AF049A" w:rsidRPr="002238AD" w:rsidRDefault="00AF049A" w:rsidP="000849A4">
            <w:pPr>
              <w:rPr>
                <w:rFonts w:ascii="Arial" w:hAnsi="Arial" w:cs="Arial"/>
                <w:sz w:val="20"/>
              </w:rPr>
            </w:pPr>
            <w:r w:rsidRPr="002238AD">
              <w:rPr>
                <w:rFonts w:ascii="Arial" w:hAnsi="Arial" w:cs="Arial"/>
                <w:sz w:val="20"/>
              </w:rPr>
              <w:t>8-Mar-2012</w:t>
            </w:r>
          </w:p>
        </w:tc>
        <w:tc>
          <w:tcPr>
            <w:tcW w:w="2362" w:type="dxa"/>
          </w:tcPr>
          <w:p w14:paraId="5AA69C7C"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44CE33FD"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Included the link to the Clinical Data Systems application launcher in the e-mails that get generated during the routing of the periodic monitoring visit report for review.  </w:t>
            </w:r>
          </w:p>
          <w:p w14:paraId="35AD3CD0"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Non-breaking spaces are sometimes showing up as “&amp;#160;” in the InfoPath worksheet data within the findings from previous visits section. Fixed this to display a space instead.</w:t>
            </w:r>
          </w:p>
        </w:tc>
      </w:tr>
      <w:tr w:rsidR="00AF049A" w:rsidRPr="002238AD" w14:paraId="6A33A033" w14:textId="77777777" w:rsidTr="000849A4">
        <w:tc>
          <w:tcPr>
            <w:tcW w:w="1305" w:type="dxa"/>
          </w:tcPr>
          <w:p w14:paraId="512B0DF6" w14:textId="77777777" w:rsidR="00AF049A" w:rsidRPr="002238AD" w:rsidRDefault="00AF049A" w:rsidP="000849A4">
            <w:pPr>
              <w:rPr>
                <w:rFonts w:ascii="Arial" w:hAnsi="Arial" w:cs="Arial"/>
                <w:sz w:val="20"/>
              </w:rPr>
            </w:pPr>
            <w:r w:rsidRPr="002238AD">
              <w:rPr>
                <w:rFonts w:ascii="Arial" w:hAnsi="Arial" w:cs="Arial"/>
                <w:sz w:val="20"/>
              </w:rPr>
              <w:t>2.9</w:t>
            </w:r>
          </w:p>
        </w:tc>
        <w:tc>
          <w:tcPr>
            <w:tcW w:w="2249" w:type="dxa"/>
          </w:tcPr>
          <w:p w14:paraId="7BC36BA2" w14:textId="77777777" w:rsidR="00AF049A" w:rsidRPr="002238AD" w:rsidRDefault="00AF049A" w:rsidP="000849A4">
            <w:pPr>
              <w:rPr>
                <w:rFonts w:ascii="Arial" w:hAnsi="Arial" w:cs="Arial"/>
                <w:sz w:val="20"/>
              </w:rPr>
            </w:pPr>
            <w:r w:rsidRPr="002238AD">
              <w:rPr>
                <w:rFonts w:ascii="Arial" w:hAnsi="Arial" w:cs="Arial"/>
                <w:sz w:val="20"/>
              </w:rPr>
              <w:t>13-Sep-2012</w:t>
            </w:r>
          </w:p>
        </w:tc>
        <w:tc>
          <w:tcPr>
            <w:tcW w:w="2362" w:type="dxa"/>
          </w:tcPr>
          <w:p w14:paraId="13051AD1" w14:textId="77777777" w:rsidR="00AF049A" w:rsidRPr="002238AD" w:rsidRDefault="00AF049A" w:rsidP="000849A4">
            <w:pPr>
              <w:rPr>
                <w:rFonts w:ascii="Arial" w:hAnsi="Arial" w:cs="Arial"/>
                <w:sz w:val="20"/>
              </w:rPr>
            </w:pPr>
            <w:r w:rsidRPr="002238AD">
              <w:rPr>
                <w:rFonts w:ascii="Arial" w:hAnsi="Arial" w:cs="Arial"/>
                <w:sz w:val="20"/>
              </w:rPr>
              <w:t>Krupa Rocks/Kris Ulstad</w:t>
            </w:r>
          </w:p>
        </w:tc>
        <w:tc>
          <w:tcPr>
            <w:tcW w:w="4874" w:type="dxa"/>
          </w:tcPr>
          <w:p w14:paraId="45E28C3B"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Re-Develop Site Monitoring Scheduler Module in ASP.net</w:t>
            </w:r>
          </w:p>
          <w:p w14:paraId="1F2A9824"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Replace all occurrences of "Organization Unit" with Division</w:t>
            </w:r>
          </w:p>
          <w:p w14:paraId="401B5559"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Create a new report to match the Activity Details report in the old scheduling module</w:t>
            </w:r>
          </w:p>
          <w:p w14:paraId="73A620FA"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Create a new report to match the Activity Metrics report in the old scheduling module</w:t>
            </w:r>
          </w:p>
          <w:p w14:paraId="474C1B5E"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Convert all reports to 2010 format</w:t>
            </w:r>
          </w:p>
          <w:p w14:paraId="4DC2CB6D"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Separate the report comments from the visit comments such that only report comments are displayed on the Periodic Visit Report and allow basic HTML formatting/styling for the comments.</w:t>
            </w:r>
          </w:p>
          <w:p w14:paraId="4502EC1D"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Integrate new scheduling module</w:t>
            </w:r>
          </w:p>
          <w:p w14:paraId="1C28F45F"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Create a new report to match the Monthly Management Metrics report in the old scheduling module.</w:t>
            </w:r>
          </w:p>
        </w:tc>
      </w:tr>
      <w:tr w:rsidR="00AF049A" w:rsidRPr="002238AD" w14:paraId="56739F95" w14:textId="77777777" w:rsidTr="000849A4">
        <w:tc>
          <w:tcPr>
            <w:tcW w:w="1305" w:type="dxa"/>
          </w:tcPr>
          <w:p w14:paraId="5995AD80" w14:textId="77777777" w:rsidR="00AF049A" w:rsidRPr="002238AD" w:rsidRDefault="00AF049A" w:rsidP="000849A4">
            <w:pPr>
              <w:rPr>
                <w:rFonts w:ascii="Arial" w:hAnsi="Arial" w:cs="Arial"/>
                <w:sz w:val="20"/>
              </w:rPr>
            </w:pPr>
            <w:r w:rsidRPr="002238AD">
              <w:rPr>
                <w:rFonts w:ascii="Arial" w:hAnsi="Arial" w:cs="Arial"/>
                <w:sz w:val="20"/>
              </w:rPr>
              <w:t>2.91</w:t>
            </w:r>
          </w:p>
        </w:tc>
        <w:tc>
          <w:tcPr>
            <w:tcW w:w="2249" w:type="dxa"/>
          </w:tcPr>
          <w:p w14:paraId="5E2DF3B2" w14:textId="77777777" w:rsidR="00AF049A" w:rsidRPr="002238AD" w:rsidRDefault="00AF049A" w:rsidP="000849A4">
            <w:pPr>
              <w:rPr>
                <w:rFonts w:ascii="Arial" w:hAnsi="Arial" w:cs="Arial"/>
                <w:sz w:val="20"/>
              </w:rPr>
            </w:pPr>
            <w:r w:rsidRPr="002238AD">
              <w:rPr>
                <w:rFonts w:ascii="Arial" w:hAnsi="Arial" w:cs="Arial"/>
                <w:sz w:val="20"/>
              </w:rPr>
              <w:t>21-Sep-2012</w:t>
            </w:r>
          </w:p>
        </w:tc>
        <w:tc>
          <w:tcPr>
            <w:tcW w:w="2362" w:type="dxa"/>
          </w:tcPr>
          <w:p w14:paraId="23EAD898" w14:textId="77777777" w:rsidR="00AF049A" w:rsidRPr="002238AD" w:rsidRDefault="00AF049A" w:rsidP="000849A4">
            <w:pPr>
              <w:rPr>
                <w:rFonts w:ascii="Arial" w:hAnsi="Arial" w:cs="Arial"/>
                <w:sz w:val="20"/>
              </w:rPr>
            </w:pPr>
            <w:r w:rsidRPr="002238AD">
              <w:rPr>
                <w:rFonts w:ascii="Arial" w:hAnsi="Arial" w:cs="Arial"/>
                <w:sz w:val="20"/>
              </w:rPr>
              <w:t>Kris Ulstad</w:t>
            </w:r>
          </w:p>
        </w:tc>
        <w:tc>
          <w:tcPr>
            <w:tcW w:w="4874" w:type="dxa"/>
          </w:tcPr>
          <w:p w14:paraId="03840C66"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Modify Scheduler to save Primary Monitor's ID as OPS$. </w:t>
            </w:r>
          </w:p>
          <w:p w14:paraId="7BDC5BF9"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Fix Periodic Visit Report to show attendees.</w:t>
            </w:r>
          </w:p>
          <w:p w14:paraId="4FC16521"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Modify CRF Upload Utility to save comments to new comments field.</w:t>
            </w:r>
          </w:p>
          <w:p w14:paraId="49517EA0" w14:textId="77777777" w:rsidR="00AF049A" w:rsidRPr="000F27C8" w:rsidRDefault="00AF049A" w:rsidP="00AF049A">
            <w:pPr>
              <w:numPr>
                <w:ilvl w:val="0"/>
                <w:numId w:val="25"/>
              </w:numPr>
              <w:tabs>
                <w:tab w:val="left" w:pos="180"/>
              </w:tabs>
              <w:spacing w:before="15" w:after="15"/>
              <w:ind w:left="180" w:right="15" w:hanging="180"/>
              <w:rPr>
                <w:rFonts w:ascii="Arial" w:hAnsi="Arial" w:cs="Arial"/>
                <w:color w:val="1A1A1A"/>
                <w:sz w:val="20"/>
              </w:rPr>
            </w:pPr>
          </w:p>
        </w:tc>
      </w:tr>
      <w:tr w:rsidR="00AF049A" w:rsidRPr="002238AD" w14:paraId="3AF2C3D2" w14:textId="77777777" w:rsidTr="000849A4">
        <w:tc>
          <w:tcPr>
            <w:tcW w:w="1305" w:type="dxa"/>
          </w:tcPr>
          <w:p w14:paraId="2CBE00B4" w14:textId="77777777" w:rsidR="00AF049A" w:rsidRPr="002238AD" w:rsidRDefault="00AF049A" w:rsidP="000849A4">
            <w:pPr>
              <w:rPr>
                <w:rFonts w:ascii="Arial" w:hAnsi="Arial" w:cs="Arial"/>
                <w:sz w:val="20"/>
              </w:rPr>
            </w:pPr>
            <w:r w:rsidRPr="002238AD">
              <w:rPr>
                <w:rFonts w:ascii="Arial" w:hAnsi="Arial" w:cs="Arial"/>
                <w:sz w:val="20"/>
              </w:rPr>
              <w:lastRenderedPageBreak/>
              <w:t>2.92</w:t>
            </w:r>
          </w:p>
        </w:tc>
        <w:tc>
          <w:tcPr>
            <w:tcW w:w="2249" w:type="dxa"/>
          </w:tcPr>
          <w:p w14:paraId="102DD09C" w14:textId="77777777" w:rsidR="00AF049A" w:rsidRPr="002238AD" w:rsidRDefault="00AF049A" w:rsidP="000849A4">
            <w:pPr>
              <w:rPr>
                <w:rFonts w:ascii="Arial" w:hAnsi="Arial" w:cs="Arial"/>
                <w:sz w:val="20"/>
              </w:rPr>
            </w:pPr>
            <w:r w:rsidRPr="002238AD">
              <w:rPr>
                <w:rFonts w:ascii="Arial" w:hAnsi="Arial" w:cs="Arial"/>
                <w:sz w:val="20"/>
              </w:rPr>
              <w:t>4-Oct-2012</w:t>
            </w:r>
          </w:p>
        </w:tc>
        <w:tc>
          <w:tcPr>
            <w:tcW w:w="2362" w:type="dxa"/>
          </w:tcPr>
          <w:p w14:paraId="48A8B4A2" w14:textId="77777777" w:rsidR="00AF049A" w:rsidRPr="002238AD" w:rsidRDefault="00AF049A" w:rsidP="000849A4">
            <w:pPr>
              <w:rPr>
                <w:rFonts w:ascii="Arial" w:hAnsi="Arial" w:cs="Arial"/>
                <w:sz w:val="20"/>
              </w:rPr>
            </w:pPr>
            <w:r w:rsidRPr="002238AD">
              <w:rPr>
                <w:rFonts w:ascii="Arial" w:hAnsi="Arial" w:cs="Arial"/>
                <w:sz w:val="20"/>
              </w:rPr>
              <w:t>Kris Ulstad</w:t>
            </w:r>
          </w:p>
        </w:tc>
        <w:tc>
          <w:tcPr>
            <w:tcW w:w="4874" w:type="dxa"/>
          </w:tcPr>
          <w:p w14:paraId="0B267B07"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Fix email attachment to include correct number of Occurrences.</w:t>
            </w:r>
          </w:p>
          <w:p w14:paraId="5E4A7CA7"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Modify alert email Wording (Remove 'correct at time...').</w:t>
            </w:r>
          </w:p>
          <w:p w14:paraId="6A9D0CF3"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Remove seconds display in the Activity Summary pane.</w:t>
            </w:r>
          </w:p>
          <w:p w14:paraId="2606B0E7"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 assigned FCE/FCE MGR to monitoring visit email.</w:t>
            </w:r>
          </w:p>
          <w:p w14:paraId="69BD5399"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 study name to outlook attachment patient.</w:t>
            </w:r>
          </w:p>
          <w:p w14:paraId="1F3D11F0"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 site name to outlook attachment location.</w:t>
            </w:r>
          </w:p>
          <w:p w14:paraId="04E5F99C"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Fix issue when start month is larger than end month. </w:t>
            </w:r>
          </w:p>
          <w:p w14:paraId="05A58BD9"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Modify Monitoring Completeness by Study report to populate FCRA.</w:t>
            </w:r>
          </w:p>
        </w:tc>
      </w:tr>
      <w:tr w:rsidR="00AF049A" w:rsidRPr="002238AD" w14:paraId="10155285" w14:textId="77777777" w:rsidTr="000849A4">
        <w:tc>
          <w:tcPr>
            <w:tcW w:w="1305" w:type="dxa"/>
          </w:tcPr>
          <w:p w14:paraId="0E4F2DC7" w14:textId="77777777" w:rsidR="00AF049A" w:rsidRPr="002238AD" w:rsidRDefault="00AF049A" w:rsidP="000849A4">
            <w:pPr>
              <w:rPr>
                <w:rFonts w:ascii="Arial" w:hAnsi="Arial" w:cs="Arial"/>
                <w:sz w:val="20"/>
              </w:rPr>
            </w:pPr>
            <w:r w:rsidRPr="002238AD">
              <w:rPr>
                <w:rFonts w:ascii="Arial" w:hAnsi="Arial" w:cs="Arial"/>
                <w:sz w:val="20"/>
              </w:rPr>
              <w:t>2.93</w:t>
            </w:r>
          </w:p>
        </w:tc>
        <w:tc>
          <w:tcPr>
            <w:tcW w:w="2249" w:type="dxa"/>
          </w:tcPr>
          <w:p w14:paraId="0E9BE0A5" w14:textId="77777777" w:rsidR="00AF049A" w:rsidRPr="002238AD" w:rsidRDefault="00AF049A" w:rsidP="000849A4">
            <w:pPr>
              <w:rPr>
                <w:rFonts w:ascii="Arial" w:hAnsi="Arial" w:cs="Arial"/>
                <w:sz w:val="20"/>
              </w:rPr>
            </w:pPr>
            <w:r w:rsidRPr="002238AD">
              <w:rPr>
                <w:rFonts w:ascii="Arial" w:hAnsi="Arial" w:cs="Arial"/>
                <w:sz w:val="20"/>
              </w:rPr>
              <w:t>16-Oct-2012</w:t>
            </w:r>
          </w:p>
        </w:tc>
        <w:tc>
          <w:tcPr>
            <w:tcW w:w="2362" w:type="dxa"/>
          </w:tcPr>
          <w:p w14:paraId="0D05DA02" w14:textId="77777777" w:rsidR="00AF049A" w:rsidRPr="002238AD" w:rsidRDefault="00AF049A" w:rsidP="000849A4">
            <w:pPr>
              <w:rPr>
                <w:rFonts w:ascii="Arial" w:hAnsi="Arial" w:cs="Arial"/>
                <w:sz w:val="20"/>
              </w:rPr>
            </w:pPr>
            <w:r w:rsidRPr="002238AD">
              <w:rPr>
                <w:rFonts w:ascii="Arial" w:hAnsi="Arial" w:cs="Arial"/>
                <w:sz w:val="20"/>
              </w:rPr>
              <w:t>Kris Ulstad</w:t>
            </w:r>
          </w:p>
        </w:tc>
        <w:tc>
          <w:tcPr>
            <w:tcW w:w="4874" w:type="dxa"/>
          </w:tcPr>
          <w:p w14:paraId="34893DD1"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Fix Activity Details Report to be able to be ran for all studies.</w:t>
            </w:r>
          </w:p>
        </w:tc>
      </w:tr>
      <w:tr w:rsidR="00AF049A" w:rsidRPr="002238AD" w14:paraId="602FEA9F" w14:textId="77777777" w:rsidTr="000849A4">
        <w:tc>
          <w:tcPr>
            <w:tcW w:w="1305" w:type="dxa"/>
          </w:tcPr>
          <w:p w14:paraId="1D0B78C2" w14:textId="77777777" w:rsidR="00AF049A" w:rsidRPr="002238AD" w:rsidRDefault="00AF049A" w:rsidP="000849A4">
            <w:pPr>
              <w:rPr>
                <w:rFonts w:ascii="Arial" w:hAnsi="Arial" w:cs="Arial"/>
                <w:sz w:val="20"/>
              </w:rPr>
            </w:pPr>
            <w:r w:rsidRPr="002238AD">
              <w:rPr>
                <w:rFonts w:ascii="Arial" w:hAnsi="Arial" w:cs="Arial"/>
                <w:sz w:val="20"/>
              </w:rPr>
              <w:t>3.0</w:t>
            </w:r>
          </w:p>
        </w:tc>
        <w:tc>
          <w:tcPr>
            <w:tcW w:w="2249" w:type="dxa"/>
          </w:tcPr>
          <w:p w14:paraId="5C24660B" w14:textId="77777777" w:rsidR="00AF049A" w:rsidRPr="002238AD" w:rsidRDefault="00AF049A" w:rsidP="000849A4">
            <w:pPr>
              <w:rPr>
                <w:rFonts w:ascii="Arial" w:hAnsi="Arial" w:cs="Arial"/>
                <w:sz w:val="20"/>
              </w:rPr>
            </w:pPr>
            <w:r w:rsidRPr="002238AD">
              <w:rPr>
                <w:rFonts w:ascii="Arial" w:hAnsi="Arial" w:cs="Arial"/>
                <w:sz w:val="20"/>
              </w:rPr>
              <w:t>16-Nov-2012</w:t>
            </w:r>
          </w:p>
        </w:tc>
        <w:tc>
          <w:tcPr>
            <w:tcW w:w="2362" w:type="dxa"/>
          </w:tcPr>
          <w:p w14:paraId="7B6B9D58" w14:textId="77777777" w:rsidR="00AF049A" w:rsidRPr="002238AD" w:rsidRDefault="00AF049A" w:rsidP="000849A4">
            <w:pPr>
              <w:rPr>
                <w:rFonts w:ascii="Arial" w:hAnsi="Arial" w:cs="Arial"/>
                <w:sz w:val="20"/>
              </w:rPr>
            </w:pPr>
            <w:r w:rsidRPr="002238AD">
              <w:rPr>
                <w:rFonts w:ascii="Arial" w:hAnsi="Arial" w:cs="Arial"/>
                <w:sz w:val="20"/>
              </w:rPr>
              <w:t>Kris Ulstad</w:t>
            </w:r>
          </w:p>
        </w:tc>
        <w:tc>
          <w:tcPr>
            <w:tcW w:w="4874" w:type="dxa"/>
          </w:tcPr>
          <w:p w14:paraId="6A8021A4"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Modify all reports to be able to run for inactive, archived users.</w:t>
            </w:r>
          </w:p>
          <w:p w14:paraId="50978757"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Modify monitoring scheduler to show visits for inactive, archived users.</w:t>
            </w:r>
          </w:p>
        </w:tc>
      </w:tr>
      <w:tr w:rsidR="00AF049A" w:rsidRPr="002238AD" w14:paraId="1BD7CED7" w14:textId="77777777" w:rsidTr="000849A4">
        <w:tc>
          <w:tcPr>
            <w:tcW w:w="1305" w:type="dxa"/>
          </w:tcPr>
          <w:p w14:paraId="2948C3AF" w14:textId="77777777" w:rsidR="00AF049A" w:rsidRPr="002238AD" w:rsidRDefault="00AF049A" w:rsidP="000849A4">
            <w:pPr>
              <w:rPr>
                <w:rFonts w:ascii="Arial" w:hAnsi="Arial" w:cs="Arial"/>
                <w:sz w:val="20"/>
              </w:rPr>
            </w:pPr>
            <w:r w:rsidRPr="002238AD">
              <w:rPr>
                <w:rFonts w:ascii="Arial" w:hAnsi="Arial" w:cs="Arial"/>
                <w:sz w:val="20"/>
              </w:rPr>
              <w:t>3.1</w:t>
            </w:r>
          </w:p>
        </w:tc>
        <w:tc>
          <w:tcPr>
            <w:tcW w:w="2249" w:type="dxa"/>
          </w:tcPr>
          <w:p w14:paraId="6787D5F5" w14:textId="77777777" w:rsidR="00AF049A" w:rsidRPr="002238AD" w:rsidRDefault="00AF049A" w:rsidP="000849A4">
            <w:pPr>
              <w:rPr>
                <w:rFonts w:ascii="Arial" w:hAnsi="Arial" w:cs="Arial"/>
                <w:sz w:val="20"/>
              </w:rPr>
            </w:pPr>
            <w:r w:rsidRPr="002238AD">
              <w:rPr>
                <w:rFonts w:ascii="Arial" w:hAnsi="Arial" w:cs="Arial"/>
                <w:sz w:val="20"/>
              </w:rPr>
              <w:t>26-Feb-2013</w:t>
            </w:r>
          </w:p>
        </w:tc>
        <w:tc>
          <w:tcPr>
            <w:tcW w:w="2362" w:type="dxa"/>
          </w:tcPr>
          <w:p w14:paraId="6127F97C" w14:textId="77777777" w:rsidR="00AF049A" w:rsidRPr="002238AD" w:rsidRDefault="00AF049A" w:rsidP="000849A4">
            <w:pPr>
              <w:rPr>
                <w:rFonts w:ascii="Arial" w:hAnsi="Arial" w:cs="Arial"/>
                <w:sz w:val="20"/>
              </w:rPr>
            </w:pPr>
            <w:r w:rsidRPr="002238AD">
              <w:rPr>
                <w:rFonts w:ascii="Arial" w:hAnsi="Arial" w:cs="Arial"/>
                <w:sz w:val="20"/>
              </w:rPr>
              <w:t>Kris Ulstad</w:t>
            </w:r>
          </w:p>
        </w:tc>
        <w:tc>
          <w:tcPr>
            <w:tcW w:w="4874" w:type="dxa"/>
          </w:tcPr>
          <w:p w14:paraId="559AEFF3"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Apply all security findings from Deloitte</w:t>
            </w:r>
          </w:p>
          <w:p w14:paraId="33F41851"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Update all DB transactions to adhere to journal table standards</w:t>
            </w:r>
          </w:p>
          <w:p w14:paraId="3655A981"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Modify Monitoring Scheduler to correctly pull user status</w:t>
            </w:r>
          </w:p>
          <w:p w14:paraId="0F5477AF"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Catch invalid characters in info path module</w:t>
            </w:r>
          </w:p>
          <w:p w14:paraId="3680226E"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Update logos and fix section numbering in Periodic Visit Report.</w:t>
            </w:r>
          </w:p>
          <w:p w14:paraId="6CB5B617"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Modify application to correctly save </w:t>
            </w:r>
            <w:proofErr w:type="gramStart"/>
            <w:r w:rsidRPr="000F27C8">
              <w:rPr>
                <w:rFonts w:ascii="Arial" w:hAnsi="Arial" w:cs="Arial"/>
                <w:color w:val="1A1A1A"/>
                <w:sz w:val="20"/>
              </w:rPr>
              <w:t>Non-monitoring</w:t>
            </w:r>
            <w:proofErr w:type="gramEnd"/>
            <w:r w:rsidRPr="000F27C8">
              <w:rPr>
                <w:rFonts w:ascii="Arial" w:hAnsi="Arial" w:cs="Arial"/>
                <w:color w:val="1A1A1A"/>
                <w:sz w:val="20"/>
              </w:rPr>
              <w:t xml:space="preserve"> visit status.</w:t>
            </w:r>
          </w:p>
          <w:p w14:paraId="12179249"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Modify Monitored/Unmonitored CRF report to correctly run based on FCRA selection.</w:t>
            </w:r>
          </w:p>
          <w:p w14:paraId="2D53ACCC"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Modify </w:t>
            </w:r>
            <w:proofErr w:type="spellStart"/>
            <w:r w:rsidRPr="000F27C8">
              <w:rPr>
                <w:rFonts w:ascii="Arial" w:hAnsi="Arial" w:cs="Arial"/>
                <w:color w:val="1A1A1A"/>
                <w:sz w:val="20"/>
              </w:rPr>
              <w:t>Infopath</w:t>
            </w:r>
            <w:proofErr w:type="spellEnd"/>
            <w:r w:rsidRPr="000F27C8">
              <w:rPr>
                <w:rFonts w:ascii="Arial" w:hAnsi="Arial" w:cs="Arial"/>
                <w:color w:val="1A1A1A"/>
                <w:sz w:val="20"/>
              </w:rPr>
              <w:t xml:space="preserve"> upload to accept more than 4000 characters in the comments field.</w:t>
            </w:r>
          </w:p>
          <w:p w14:paraId="7E18E360"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Uniquely name cookies used to prevent session fixation.</w:t>
            </w:r>
          </w:p>
        </w:tc>
      </w:tr>
      <w:tr w:rsidR="00AF049A" w:rsidRPr="002238AD" w14:paraId="10A52CED" w14:textId="77777777" w:rsidTr="000849A4">
        <w:tc>
          <w:tcPr>
            <w:tcW w:w="1305" w:type="dxa"/>
          </w:tcPr>
          <w:p w14:paraId="4126D669" w14:textId="77777777" w:rsidR="00AF049A" w:rsidRPr="002238AD" w:rsidRDefault="00AF049A" w:rsidP="000849A4">
            <w:pPr>
              <w:rPr>
                <w:rFonts w:ascii="Arial" w:hAnsi="Arial" w:cs="Arial"/>
                <w:sz w:val="20"/>
              </w:rPr>
            </w:pPr>
            <w:r w:rsidRPr="002238AD">
              <w:rPr>
                <w:rFonts w:ascii="Arial" w:hAnsi="Arial" w:cs="Arial"/>
                <w:sz w:val="20"/>
              </w:rPr>
              <w:t>3.2</w:t>
            </w:r>
          </w:p>
        </w:tc>
        <w:tc>
          <w:tcPr>
            <w:tcW w:w="2249" w:type="dxa"/>
          </w:tcPr>
          <w:p w14:paraId="09FC5EDA" w14:textId="77777777" w:rsidR="00AF049A" w:rsidRPr="002238AD" w:rsidRDefault="00AF049A" w:rsidP="000849A4">
            <w:pPr>
              <w:rPr>
                <w:rFonts w:ascii="Arial" w:hAnsi="Arial" w:cs="Arial"/>
                <w:sz w:val="20"/>
              </w:rPr>
            </w:pPr>
            <w:r w:rsidRPr="002238AD">
              <w:rPr>
                <w:rFonts w:ascii="Arial" w:hAnsi="Arial" w:cs="Arial"/>
                <w:sz w:val="20"/>
              </w:rPr>
              <w:t>19-Jun-2013</w:t>
            </w:r>
          </w:p>
        </w:tc>
        <w:tc>
          <w:tcPr>
            <w:tcW w:w="2362" w:type="dxa"/>
          </w:tcPr>
          <w:p w14:paraId="31CF8978" w14:textId="77777777" w:rsidR="00AF049A" w:rsidRPr="002238AD" w:rsidRDefault="00AF049A" w:rsidP="000849A4">
            <w:pPr>
              <w:rPr>
                <w:rFonts w:ascii="Arial" w:hAnsi="Arial" w:cs="Arial"/>
                <w:sz w:val="20"/>
              </w:rPr>
            </w:pPr>
            <w:r w:rsidRPr="002238AD">
              <w:rPr>
                <w:rFonts w:ascii="Arial" w:hAnsi="Arial" w:cs="Arial"/>
                <w:sz w:val="20"/>
              </w:rPr>
              <w:t>Kris Ulstad</w:t>
            </w:r>
          </w:p>
        </w:tc>
        <w:tc>
          <w:tcPr>
            <w:tcW w:w="4874" w:type="dxa"/>
          </w:tcPr>
          <w:p w14:paraId="01D983E2"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Modify application queries to handle multiple DCM subsets, incorporate new token authentication mechanism and apply fixes to unmonitored CRFs report query to handle archived users.</w:t>
            </w:r>
          </w:p>
        </w:tc>
      </w:tr>
      <w:tr w:rsidR="00AF049A" w:rsidRPr="002238AD" w14:paraId="14596CB7" w14:textId="77777777" w:rsidTr="000849A4">
        <w:tc>
          <w:tcPr>
            <w:tcW w:w="1305" w:type="dxa"/>
          </w:tcPr>
          <w:p w14:paraId="2BB93FF1" w14:textId="77777777" w:rsidR="00AF049A" w:rsidRPr="002238AD" w:rsidRDefault="00AF049A" w:rsidP="000849A4">
            <w:pPr>
              <w:rPr>
                <w:rFonts w:ascii="Arial" w:hAnsi="Arial" w:cs="Arial"/>
                <w:sz w:val="20"/>
              </w:rPr>
            </w:pPr>
            <w:r w:rsidRPr="002238AD">
              <w:rPr>
                <w:rFonts w:ascii="Arial" w:hAnsi="Arial" w:cs="Arial"/>
                <w:sz w:val="20"/>
              </w:rPr>
              <w:t>3.3</w:t>
            </w:r>
          </w:p>
        </w:tc>
        <w:tc>
          <w:tcPr>
            <w:tcW w:w="2249" w:type="dxa"/>
          </w:tcPr>
          <w:p w14:paraId="7CD6C1BC" w14:textId="77777777" w:rsidR="00AF049A" w:rsidRPr="002238AD" w:rsidRDefault="00AF049A" w:rsidP="000849A4">
            <w:pPr>
              <w:rPr>
                <w:rFonts w:ascii="Arial" w:hAnsi="Arial" w:cs="Arial"/>
                <w:sz w:val="20"/>
              </w:rPr>
            </w:pPr>
            <w:r w:rsidRPr="002238AD">
              <w:rPr>
                <w:rFonts w:ascii="Arial" w:hAnsi="Arial" w:cs="Arial"/>
                <w:sz w:val="20"/>
              </w:rPr>
              <w:t>10-Sep-2013</w:t>
            </w:r>
          </w:p>
        </w:tc>
        <w:tc>
          <w:tcPr>
            <w:tcW w:w="2362" w:type="dxa"/>
          </w:tcPr>
          <w:p w14:paraId="55D34A8C"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25DFC370"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Implement changes from the new IESD Periodic Visit template and make security changes according to latest findings from Deloitte.</w:t>
            </w:r>
          </w:p>
        </w:tc>
      </w:tr>
      <w:tr w:rsidR="00AF049A" w:rsidRPr="002238AD" w14:paraId="6DE3E9FB" w14:textId="77777777" w:rsidTr="000849A4">
        <w:tc>
          <w:tcPr>
            <w:tcW w:w="1305" w:type="dxa"/>
          </w:tcPr>
          <w:p w14:paraId="45AC77D4" w14:textId="77777777" w:rsidR="00AF049A" w:rsidRPr="002238AD" w:rsidRDefault="00AF049A" w:rsidP="000849A4">
            <w:pPr>
              <w:rPr>
                <w:rFonts w:ascii="Arial" w:hAnsi="Arial" w:cs="Arial"/>
                <w:sz w:val="20"/>
              </w:rPr>
            </w:pPr>
            <w:r w:rsidRPr="002238AD">
              <w:rPr>
                <w:rFonts w:ascii="Arial" w:hAnsi="Arial" w:cs="Arial"/>
                <w:sz w:val="20"/>
              </w:rPr>
              <w:t>3.31</w:t>
            </w:r>
          </w:p>
        </w:tc>
        <w:tc>
          <w:tcPr>
            <w:tcW w:w="2249" w:type="dxa"/>
          </w:tcPr>
          <w:p w14:paraId="047DE792" w14:textId="77777777" w:rsidR="00AF049A" w:rsidRPr="002238AD" w:rsidRDefault="00AF049A" w:rsidP="000849A4">
            <w:pPr>
              <w:rPr>
                <w:rFonts w:ascii="Arial" w:hAnsi="Arial" w:cs="Arial"/>
                <w:sz w:val="20"/>
              </w:rPr>
            </w:pPr>
            <w:r w:rsidRPr="002238AD">
              <w:rPr>
                <w:rFonts w:ascii="Arial" w:hAnsi="Arial" w:cs="Arial"/>
                <w:sz w:val="20"/>
              </w:rPr>
              <w:t>19-Dec-2013</w:t>
            </w:r>
          </w:p>
        </w:tc>
        <w:tc>
          <w:tcPr>
            <w:tcW w:w="2362" w:type="dxa"/>
          </w:tcPr>
          <w:p w14:paraId="6D298090"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6C35FAD0"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Implement fix for the Findings from Previous Monitoring visits section when multiple DCM subsets are present for a CRF.</w:t>
            </w:r>
          </w:p>
        </w:tc>
      </w:tr>
      <w:tr w:rsidR="00AF049A" w:rsidRPr="002238AD" w14:paraId="2779FBCE" w14:textId="77777777" w:rsidTr="000849A4">
        <w:tc>
          <w:tcPr>
            <w:tcW w:w="1305" w:type="dxa"/>
          </w:tcPr>
          <w:p w14:paraId="5B943C17" w14:textId="77777777" w:rsidR="00AF049A" w:rsidRPr="002238AD" w:rsidRDefault="00AF049A" w:rsidP="000849A4">
            <w:pPr>
              <w:rPr>
                <w:rFonts w:ascii="Arial" w:hAnsi="Arial" w:cs="Arial"/>
                <w:sz w:val="20"/>
              </w:rPr>
            </w:pPr>
            <w:r w:rsidRPr="002238AD">
              <w:rPr>
                <w:rFonts w:ascii="Arial" w:hAnsi="Arial" w:cs="Arial"/>
                <w:sz w:val="20"/>
              </w:rPr>
              <w:t>3.32</w:t>
            </w:r>
          </w:p>
        </w:tc>
        <w:tc>
          <w:tcPr>
            <w:tcW w:w="2249" w:type="dxa"/>
          </w:tcPr>
          <w:p w14:paraId="60D22C93" w14:textId="77777777" w:rsidR="00AF049A" w:rsidRPr="002238AD" w:rsidRDefault="00AF049A" w:rsidP="000849A4">
            <w:pPr>
              <w:rPr>
                <w:rFonts w:ascii="Arial" w:hAnsi="Arial" w:cs="Arial"/>
                <w:sz w:val="20"/>
              </w:rPr>
            </w:pPr>
            <w:r w:rsidRPr="002238AD">
              <w:rPr>
                <w:rFonts w:ascii="Arial" w:hAnsi="Arial" w:cs="Arial"/>
                <w:sz w:val="20"/>
              </w:rPr>
              <w:t>7-Feb-2014</w:t>
            </w:r>
          </w:p>
        </w:tc>
        <w:tc>
          <w:tcPr>
            <w:tcW w:w="2362" w:type="dxa"/>
          </w:tcPr>
          <w:p w14:paraId="7A04E4A8" w14:textId="77777777" w:rsidR="00AF049A" w:rsidRPr="002238AD" w:rsidRDefault="00AF049A" w:rsidP="000849A4">
            <w:pPr>
              <w:rPr>
                <w:rFonts w:ascii="Arial" w:hAnsi="Arial" w:cs="Arial"/>
                <w:sz w:val="20"/>
              </w:rPr>
            </w:pPr>
            <w:r w:rsidRPr="002238AD">
              <w:rPr>
                <w:rFonts w:ascii="Arial" w:hAnsi="Arial" w:cs="Arial"/>
                <w:sz w:val="20"/>
              </w:rPr>
              <w:t>Kris Ulstad</w:t>
            </w:r>
          </w:p>
        </w:tc>
        <w:tc>
          <w:tcPr>
            <w:tcW w:w="4874" w:type="dxa"/>
          </w:tcPr>
          <w:p w14:paraId="28C4F865"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Subtract number of deaths from the total </w:t>
            </w:r>
            <w:proofErr w:type="gramStart"/>
            <w:r w:rsidRPr="000F27C8">
              <w:rPr>
                <w:rFonts w:ascii="Arial" w:hAnsi="Arial" w:cs="Arial"/>
                <w:color w:val="1A1A1A"/>
                <w:sz w:val="20"/>
              </w:rPr>
              <w:t>withdrawals</w:t>
            </w:r>
            <w:proofErr w:type="gramEnd"/>
            <w:r w:rsidRPr="000F27C8">
              <w:rPr>
                <w:rFonts w:ascii="Arial" w:hAnsi="Arial" w:cs="Arial"/>
                <w:color w:val="1A1A1A"/>
                <w:sz w:val="20"/>
              </w:rPr>
              <w:t xml:space="preserve"> calculation in the Summary section of the Periodic Monitoring Visit Report.</w:t>
            </w:r>
          </w:p>
        </w:tc>
      </w:tr>
      <w:tr w:rsidR="00AF049A" w:rsidRPr="002238AD" w14:paraId="391297C9" w14:textId="77777777" w:rsidTr="000849A4">
        <w:tc>
          <w:tcPr>
            <w:tcW w:w="1305" w:type="dxa"/>
          </w:tcPr>
          <w:p w14:paraId="0DBDE1C2" w14:textId="77777777" w:rsidR="00AF049A" w:rsidRPr="002238AD" w:rsidRDefault="00AF049A" w:rsidP="000849A4">
            <w:pPr>
              <w:rPr>
                <w:rFonts w:ascii="Arial" w:hAnsi="Arial" w:cs="Arial"/>
                <w:sz w:val="20"/>
              </w:rPr>
            </w:pPr>
            <w:r w:rsidRPr="002238AD">
              <w:rPr>
                <w:rFonts w:ascii="Arial" w:hAnsi="Arial" w:cs="Arial"/>
                <w:sz w:val="20"/>
              </w:rPr>
              <w:lastRenderedPageBreak/>
              <w:t>3.33</w:t>
            </w:r>
          </w:p>
        </w:tc>
        <w:tc>
          <w:tcPr>
            <w:tcW w:w="2249" w:type="dxa"/>
          </w:tcPr>
          <w:p w14:paraId="488A93BC" w14:textId="77777777" w:rsidR="00AF049A" w:rsidRPr="002238AD" w:rsidRDefault="00AF049A" w:rsidP="000849A4">
            <w:pPr>
              <w:rPr>
                <w:rFonts w:ascii="Arial" w:hAnsi="Arial" w:cs="Arial"/>
                <w:sz w:val="20"/>
              </w:rPr>
            </w:pPr>
            <w:r w:rsidRPr="002238AD">
              <w:rPr>
                <w:rFonts w:ascii="Arial" w:hAnsi="Arial" w:cs="Arial"/>
                <w:sz w:val="20"/>
              </w:rPr>
              <w:t>24-Mar-2014</w:t>
            </w:r>
          </w:p>
        </w:tc>
        <w:tc>
          <w:tcPr>
            <w:tcW w:w="2362" w:type="dxa"/>
          </w:tcPr>
          <w:p w14:paraId="07527F59" w14:textId="77777777" w:rsidR="00AF049A" w:rsidRPr="002238AD" w:rsidRDefault="00AF049A" w:rsidP="000849A4">
            <w:pPr>
              <w:rPr>
                <w:rFonts w:ascii="Arial" w:hAnsi="Arial" w:cs="Arial"/>
                <w:sz w:val="20"/>
              </w:rPr>
            </w:pPr>
            <w:r w:rsidRPr="002238AD">
              <w:rPr>
                <w:rFonts w:ascii="Arial" w:hAnsi="Arial" w:cs="Arial"/>
                <w:sz w:val="20"/>
              </w:rPr>
              <w:t>Kris Ulstad</w:t>
            </w:r>
          </w:p>
        </w:tc>
        <w:tc>
          <w:tcPr>
            <w:tcW w:w="4874" w:type="dxa"/>
          </w:tcPr>
          <w:p w14:paraId="02EC29F7"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Modify visibility condition on Section 8 in </w:t>
            </w:r>
            <w:proofErr w:type="spellStart"/>
            <w:r w:rsidRPr="000F27C8">
              <w:rPr>
                <w:rFonts w:ascii="Arial" w:hAnsi="Arial" w:cs="Arial"/>
                <w:color w:val="1A1A1A"/>
                <w:sz w:val="20"/>
              </w:rPr>
              <w:t>PeriodicReportCRMDRevC.rdlc</w:t>
            </w:r>
            <w:proofErr w:type="spellEnd"/>
            <w:r w:rsidRPr="000F27C8">
              <w:rPr>
                <w:rFonts w:ascii="Arial" w:hAnsi="Arial" w:cs="Arial"/>
                <w:color w:val="1A1A1A"/>
                <w:sz w:val="20"/>
              </w:rPr>
              <w:t xml:space="preserve"> to correctly show IRB info.</w:t>
            </w:r>
          </w:p>
        </w:tc>
      </w:tr>
      <w:tr w:rsidR="00AF049A" w:rsidRPr="002238AD" w14:paraId="444640EA" w14:textId="77777777" w:rsidTr="000849A4">
        <w:tc>
          <w:tcPr>
            <w:tcW w:w="1305" w:type="dxa"/>
          </w:tcPr>
          <w:p w14:paraId="1955D690" w14:textId="77777777" w:rsidR="00AF049A" w:rsidRPr="002238AD" w:rsidRDefault="00AF049A" w:rsidP="000849A4">
            <w:pPr>
              <w:rPr>
                <w:rFonts w:ascii="Arial" w:hAnsi="Arial" w:cs="Arial"/>
                <w:sz w:val="20"/>
              </w:rPr>
            </w:pPr>
            <w:r w:rsidRPr="002238AD">
              <w:rPr>
                <w:rFonts w:ascii="Arial" w:hAnsi="Arial" w:cs="Arial"/>
                <w:sz w:val="20"/>
              </w:rPr>
              <w:t>3.4</w:t>
            </w:r>
          </w:p>
        </w:tc>
        <w:tc>
          <w:tcPr>
            <w:tcW w:w="2249" w:type="dxa"/>
          </w:tcPr>
          <w:p w14:paraId="0D1502F2" w14:textId="77777777" w:rsidR="00AF049A" w:rsidRPr="002238AD" w:rsidRDefault="00AF049A" w:rsidP="000849A4">
            <w:pPr>
              <w:rPr>
                <w:rFonts w:ascii="Arial" w:hAnsi="Arial" w:cs="Arial"/>
                <w:sz w:val="20"/>
              </w:rPr>
            </w:pPr>
            <w:r w:rsidRPr="002238AD">
              <w:rPr>
                <w:rFonts w:ascii="Arial" w:hAnsi="Arial" w:cs="Arial"/>
                <w:sz w:val="20"/>
              </w:rPr>
              <w:t>6-May-2014</w:t>
            </w:r>
          </w:p>
        </w:tc>
        <w:tc>
          <w:tcPr>
            <w:tcW w:w="2362" w:type="dxa"/>
          </w:tcPr>
          <w:p w14:paraId="7A1EACF7" w14:textId="77777777" w:rsidR="00AF049A" w:rsidRPr="002238AD" w:rsidRDefault="00AF049A" w:rsidP="000849A4">
            <w:pPr>
              <w:rPr>
                <w:rFonts w:ascii="Arial" w:hAnsi="Arial" w:cs="Arial"/>
                <w:sz w:val="20"/>
              </w:rPr>
            </w:pPr>
            <w:r w:rsidRPr="002238AD">
              <w:rPr>
                <w:rFonts w:ascii="Arial" w:hAnsi="Arial" w:cs="Arial"/>
                <w:sz w:val="20"/>
              </w:rPr>
              <w:t>Kris Ulstad</w:t>
            </w:r>
          </w:p>
        </w:tc>
        <w:tc>
          <w:tcPr>
            <w:tcW w:w="4874" w:type="dxa"/>
          </w:tcPr>
          <w:p w14:paraId="05DE82A2"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Modify IRB Required logic in accordance with new SO changes.</w:t>
            </w:r>
          </w:p>
        </w:tc>
      </w:tr>
      <w:tr w:rsidR="00AF049A" w:rsidRPr="002238AD" w14:paraId="7E21DF60" w14:textId="77777777" w:rsidTr="000849A4">
        <w:tc>
          <w:tcPr>
            <w:tcW w:w="1305" w:type="dxa"/>
          </w:tcPr>
          <w:p w14:paraId="56353676" w14:textId="77777777" w:rsidR="00AF049A" w:rsidRPr="002238AD" w:rsidRDefault="00AF049A" w:rsidP="000849A4">
            <w:pPr>
              <w:rPr>
                <w:rFonts w:ascii="Arial" w:hAnsi="Arial" w:cs="Arial"/>
                <w:sz w:val="20"/>
              </w:rPr>
            </w:pPr>
            <w:r w:rsidRPr="002238AD">
              <w:rPr>
                <w:rFonts w:ascii="Arial" w:hAnsi="Arial" w:cs="Arial"/>
                <w:sz w:val="20"/>
              </w:rPr>
              <w:t>3.41</w:t>
            </w:r>
          </w:p>
        </w:tc>
        <w:tc>
          <w:tcPr>
            <w:tcW w:w="2249" w:type="dxa"/>
          </w:tcPr>
          <w:p w14:paraId="52772475" w14:textId="77777777" w:rsidR="00AF049A" w:rsidRPr="002238AD" w:rsidRDefault="00AF049A" w:rsidP="000849A4">
            <w:pPr>
              <w:rPr>
                <w:rFonts w:ascii="Arial" w:hAnsi="Arial" w:cs="Arial"/>
                <w:sz w:val="20"/>
              </w:rPr>
            </w:pPr>
            <w:r w:rsidRPr="002238AD">
              <w:rPr>
                <w:rFonts w:ascii="Arial" w:hAnsi="Arial" w:cs="Arial"/>
                <w:sz w:val="20"/>
              </w:rPr>
              <w:t>9-Jul-2014</w:t>
            </w:r>
          </w:p>
        </w:tc>
        <w:tc>
          <w:tcPr>
            <w:tcW w:w="2362" w:type="dxa"/>
          </w:tcPr>
          <w:p w14:paraId="3FBE834E" w14:textId="77777777" w:rsidR="00AF049A" w:rsidRPr="002238AD" w:rsidRDefault="00AF049A" w:rsidP="000849A4">
            <w:pPr>
              <w:rPr>
                <w:rFonts w:ascii="Arial" w:hAnsi="Arial" w:cs="Arial"/>
                <w:sz w:val="20"/>
              </w:rPr>
            </w:pPr>
            <w:r w:rsidRPr="002238AD">
              <w:rPr>
                <w:rFonts w:ascii="Arial" w:hAnsi="Arial" w:cs="Arial"/>
                <w:sz w:val="20"/>
              </w:rPr>
              <w:t>Kris Ulstad</w:t>
            </w:r>
          </w:p>
        </w:tc>
        <w:tc>
          <w:tcPr>
            <w:tcW w:w="4874" w:type="dxa"/>
          </w:tcPr>
          <w:p w14:paraId="0AC02945"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Handle patient transfers in the Unmonitored CRFs Report.</w:t>
            </w:r>
          </w:p>
          <w:p w14:paraId="08FBFF0E"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Modify Activity Details Report to handle large result sets and change to Excel output.</w:t>
            </w:r>
          </w:p>
          <w:p w14:paraId="46747E66"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Update security for the Site Monitoring Scheduler module.</w:t>
            </w:r>
          </w:p>
        </w:tc>
      </w:tr>
      <w:tr w:rsidR="00AF049A" w:rsidRPr="002238AD" w14:paraId="014925DC" w14:textId="77777777" w:rsidTr="000849A4">
        <w:tc>
          <w:tcPr>
            <w:tcW w:w="1305" w:type="dxa"/>
          </w:tcPr>
          <w:p w14:paraId="74835B49" w14:textId="77777777" w:rsidR="00AF049A" w:rsidRPr="002238AD" w:rsidRDefault="00AF049A" w:rsidP="000849A4">
            <w:pPr>
              <w:rPr>
                <w:rFonts w:ascii="Arial" w:hAnsi="Arial" w:cs="Arial"/>
                <w:sz w:val="20"/>
              </w:rPr>
            </w:pPr>
            <w:r w:rsidRPr="002238AD">
              <w:rPr>
                <w:rFonts w:ascii="Arial" w:hAnsi="Arial" w:cs="Arial"/>
                <w:sz w:val="20"/>
              </w:rPr>
              <w:t>3.42</w:t>
            </w:r>
          </w:p>
        </w:tc>
        <w:tc>
          <w:tcPr>
            <w:tcW w:w="2249" w:type="dxa"/>
          </w:tcPr>
          <w:p w14:paraId="6E51F1A2" w14:textId="77777777" w:rsidR="00AF049A" w:rsidRPr="002238AD" w:rsidRDefault="00AF049A" w:rsidP="000849A4">
            <w:pPr>
              <w:rPr>
                <w:rFonts w:ascii="Arial" w:hAnsi="Arial" w:cs="Arial"/>
                <w:sz w:val="20"/>
              </w:rPr>
            </w:pPr>
            <w:r w:rsidRPr="002238AD">
              <w:rPr>
                <w:rFonts w:ascii="Arial" w:hAnsi="Arial" w:cs="Arial"/>
                <w:sz w:val="20"/>
              </w:rPr>
              <w:t>5-Sep-2014</w:t>
            </w:r>
          </w:p>
        </w:tc>
        <w:tc>
          <w:tcPr>
            <w:tcW w:w="2362" w:type="dxa"/>
          </w:tcPr>
          <w:p w14:paraId="58AFC644" w14:textId="77777777" w:rsidR="00AF049A" w:rsidRPr="002238AD" w:rsidRDefault="00AF049A" w:rsidP="000849A4">
            <w:pPr>
              <w:rPr>
                <w:rFonts w:ascii="Arial" w:hAnsi="Arial" w:cs="Arial"/>
                <w:sz w:val="20"/>
              </w:rPr>
            </w:pPr>
            <w:r w:rsidRPr="002238AD">
              <w:rPr>
                <w:rFonts w:ascii="Arial" w:hAnsi="Arial" w:cs="Arial"/>
                <w:sz w:val="20"/>
              </w:rPr>
              <w:t>Krupa Rocks</w:t>
            </w:r>
          </w:p>
        </w:tc>
        <w:tc>
          <w:tcPr>
            <w:tcW w:w="4874" w:type="dxa"/>
          </w:tcPr>
          <w:p w14:paraId="6A5606A0"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Modify Periodic Visit Report and InfoPath worksheet to match the global template for all organization units and add Excel output option to the Periodic Visit report for reports going forward using the global template.</w:t>
            </w:r>
          </w:p>
        </w:tc>
      </w:tr>
      <w:tr w:rsidR="00AF049A" w:rsidRPr="002238AD" w14:paraId="05F90E06" w14:textId="77777777" w:rsidTr="000849A4">
        <w:tc>
          <w:tcPr>
            <w:tcW w:w="1305" w:type="dxa"/>
          </w:tcPr>
          <w:p w14:paraId="6E3E1474" w14:textId="77777777" w:rsidR="00AF049A" w:rsidRPr="002238AD" w:rsidRDefault="00AF049A" w:rsidP="000849A4">
            <w:pPr>
              <w:rPr>
                <w:rFonts w:ascii="Arial" w:hAnsi="Arial" w:cs="Arial"/>
                <w:sz w:val="20"/>
              </w:rPr>
            </w:pPr>
            <w:r w:rsidRPr="002238AD">
              <w:rPr>
                <w:rFonts w:ascii="Arial" w:hAnsi="Arial" w:cs="Arial"/>
                <w:sz w:val="20"/>
              </w:rPr>
              <w:t>3.43</w:t>
            </w:r>
          </w:p>
        </w:tc>
        <w:tc>
          <w:tcPr>
            <w:tcW w:w="2249" w:type="dxa"/>
          </w:tcPr>
          <w:p w14:paraId="5EA3946F" w14:textId="77777777" w:rsidR="00AF049A" w:rsidRPr="002238AD" w:rsidRDefault="00AF049A" w:rsidP="000849A4">
            <w:pPr>
              <w:rPr>
                <w:rFonts w:ascii="Arial" w:hAnsi="Arial" w:cs="Arial"/>
                <w:sz w:val="20"/>
              </w:rPr>
            </w:pPr>
            <w:r w:rsidRPr="002238AD">
              <w:rPr>
                <w:rFonts w:ascii="Arial" w:hAnsi="Arial" w:cs="Arial"/>
                <w:sz w:val="20"/>
              </w:rPr>
              <w:t>17-Sep-2014</w:t>
            </w:r>
          </w:p>
        </w:tc>
        <w:tc>
          <w:tcPr>
            <w:tcW w:w="2362" w:type="dxa"/>
          </w:tcPr>
          <w:p w14:paraId="44825A17" w14:textId="77777777" w:rsidR="00AF049A" w:rsidRPr="002238AD" w:rsidRDefault="00AF049A" w:rsidP="000849A4">
            <w:pPr>
              <w:rPr>
                <w:rFonts w:ascii="Arial" w:hAnsi="Arial" w:cs="Arial"/>
                <w:sz w:val="20"/>
              </w:rPr>
            </w:pPr>
            <w:r w:rsidRPr="002238AD">
              <w:rPr>
                <w:rFonts w:ascii="Arial" w:hAnsi="Arial" w:cs="Arial"/>
                <w:sz w:val="20"/>
              </w:rPr>
              <w:t>Kris Ulstad</w:t>
            </w:r>
          </w:p>
        </w:tc>
        <w:tc>
          <w:tcPr>
            <w:tcW w:w="4874" w:type="dxa"/>
          </w:tcPr>
          <w:p w14:paraId="57C6F02F"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Modify Periodic Visit Report to correctly pull FCRA personnel.</w:t>
            </w:r>
          </w:p>
        </w:tc>
      </w:tr>
      <w:tr w:rsidR="00AF049A" w:rsidRPr="002238AD" w14:paraId="5C6F5073" w14:textId="77777777" w:rsidTr="000849A4">
        <w:tc>
          <w:tcPr>
            <w:tcW w:w="1305" w:type="dxa"/>
          </w:tcPr>
          <w:p w14:paraId="3E9BB294" w14:textId="77777777" w:rsidR="00AF049A" w:rsidRPr="002238AD" w:rsidRDefault="00AF049A" w:rsidP="000849A4">
            <w:pPr>
              <w:rPr>
                <w:rFonts w:ascii="Arial" w:hAnsi="Arial" w:cs="Arial"/>
                <w:sz w:val="20"/>
              </w:rPr>
            </w:pPr>
            <w:r w:rsidRPr="002238AD">
              <w:rPr>
                <w:rFonts w:ascii="Arial" w:hAnsi="Arial" w:cs="Arial"/>
                <w:sz w:val="20"/>
              </w:rPr>
              <w:t>3.5</w:t>
            </w:r>
          </w:p>
        </w:tc>
        <w:tc>
          <w:tcPr>
            <w:tcW w:w="2249" w:type="dxa"/>
          </w:tcPr>
          <w:p w14:paraId="761EACA8" w14:textId="77777777" w:rsidR="00AF049A" w:rsidRPr="002238AD" w:rsidRDefault="00AF049A" w:rsidP="000849A4">
            <w:pPr>
              <w:rPr>
                <w:rFonts w:ascii="Arial" w:hAnsi="Arial" w:cs="Arial"/>
                <w:sz w:val="20"/>
              </w:rPr>
            </w:pPr>
            <w:r w:rsidRPr="002238AD">
              <w:rPr>
                <w:rFonts w:ascii="Arial" w:hAnsi="Arial" w:cs="Arial"/>
                <w:sz w:val="20"/>
              </w:rPr>
              <w:t>3-Feb-2015</w:t>
            </w:r>
          </w:p>
        </w:tc>
        <w:tc>
          <w:tcPr>
            <w:tcW w:w="2362" w:type="dxa"/>
          </w:tcPr>
          <w:p w14:paraId="11D2A185" w14:textId="77777777" w:rsidR="00AF049A" w:rsidRPr="002238AD" w:rsidRDefault="00AF049A" w:rsidP="000849A4">
            <w:pPr>
              <w:rPr>
                <w:rFonts w:ascii="Arial" w:hAnsi="Arial" w:cs="Arial"/>
                <w:sz w:val="20"/>
              </w:rPr>
            </w:pPr>
            <w:r w:rsidRPr="002238AD">
              <w:rPr>
                <w:rFonts w:ascii="Arial" w:hAnsi="Arial" w:cs="Arial"/>
                <w:sz w:val="20"/>
              </w:rPr>
              <w:t>Kris Ulstad</w:t>
            </w:r>
          </w:p>
        </w:tc>
        <w:tc>
          <w:tcPr>
            <w:tcW w:w="4874" w:type="dxa"/>
          </w:tcPr>
          <w:p w14:paraId="588B21CA"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 Site Monitoring Scheduler to the Site Monitoring security structure. Please see attached script.</w:t>
            </w:r>
          </w:p>
          <w:p w14:paraId="6C9C1E3E"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Allow country filter to work independently of study selection.</w:t>
            </w:r>
          </w:p>
          <w:p w14:paraId="3C4124E3"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 manager filter.</w:t>
            </w:r>
          </w:p>
          <w:p w14:paraId="2A30F5C1"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 RBM Assessment date to the visit insert/update dialogue.</w:t>
            </w:r>
          </w:p>
          <w:p w14:paraId="3350A60F"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 FCRA Mgr. Filter to Activity Details Report.</w:t>
            </w:r>
          </w:p>
          <w:p w14:paraId="37FF6916"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 FCRA Mgr. Filter to Activity Metrics Report.</w:t>
            </w:r>
          </w:p>
        </w:tc>
      </w:tr>
      <w:tr w:rsidR="00AF049A" w:rsidRPr="002238AD" w14:paraId="0BD60FF8" w14:textId="77777777" w:rsidTr="000849A4">
        <w:tc>
          <w:tcPr>
            <w:tcW w:w="1305" w:type="dxa"/>
          </w:tcPr>
          <w:p w14:paraId="356E355A" w14:textId="77777777" w:rsidR="00AF049A" w:rsidRPr="002238AD" w:rsidRDefault="00AF049A" w:rsidP="000849A4">
            <w:pPr>
              <w:rPr>
                <w:rFonts w:ascii="Arial" w:hAnsi="Arial" w:cs="Arial"/>
                <w:sz w:val="20"/>
              </w:rPr>
            </w:pPr>
            <w:r w:rsidRPr="002238AD">
              <w:rPr>
                <w:rFonts w:ascii="Arial" w:hAnsi="Arial" w:cs="Arial"/>
                <w:sz w:val="20"/>
              </w:rPr>
              <w:t>3.52</w:t>
            </w:r>
          </w:p>
        </w:tc>
        <w:tc>
          <w:tcPr>
            <w:tcW w:w="2249" w:type="dxa"/>
          </w:tcPr>
          <w:p w14:paraId="600194E9" w14:textId="77777777" w:rsidR="00AF049A" w:rsidRPr="002238AD" w:rsidRDefault="00AF049A" w:rsidP="000849A4">
            <w:pPr>
              <w:rPr>
                <w:rFonts w:ascii="Arial" w:hAnsi="Arial" w:cs="Arial"/>
                <w:sz w:val="20"/>
              </w:rPr>
            </w:pPr>
            <w:r w:rsidRPr="002238AD">
              <w:rPr>
                <w:rFonts w:ascii="Arial" w:hAnsi="Arial" w:cs="Arial"/>
                <w:sz w:val="20"/>
              </w:rPr>
              <w:t>24-Apr-2015</w:t>
            </w:r>
          </w:p>
        </w:tc>
        <w:tc>
          <w:tcPr>
            <w:tcW w:w="2362" w:type="dxa"/>
          </w:tcPr>
          <w:p w14:paraId="37BA98F8" w14:textId="77777777" w:rsidR="00AF049A" w:rsidRPr="002238AD" w:rsidRDefault="00AF049A" w:rsidP="000849A4">
            <w:pPr>
              <w:rPr>
                <w:rFonts w:ascii="Arial" w:hAnsi="Arial" w:cs="Arial"/>
                <w:sz w:val="20"/>
              </w:rPr>
            </w:pPr>
            <w:r w:rsidRPr="002238AD">
              <w:rPr>
                <w:rFonts w:ascii="Arial" w:hAnsi="Arial" w:cs="Arial"/>
                <w:sz w:val="20"/>
              </w:rPr>
              <w:t>Rex Strowbridge</w:t>
            </w:r>
          </w:p>
        </w:tc>
        <w:tc>
          <w:tcPr>
            <w:tcW w:w="4874" w:type="dxa"/>
          </w:tcPr>
          <w:p w14:paraId="0C8B3245"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Change “Excel Report” to execute the Monitor Visit Letter</w:t>
            </w:r>
          </w:p>
          <w:p w14:paraId="5314422E"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Update the default logic for the import of CRFS to be not monitored and update corresponding checkboxes in the UI</w:t>
            </w:r>
          </w:p>
          <w:p w14:paraId="4B3BB2A1"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Remove requirement for Active PI to go to Findings Area</w:t>
            </w:r>
          </w:p>
          <w:p w14:paraId="4C40B51C"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Separate Total # Monitored / # Received column on the Monitoring Study Completeness report into two columns</w:t>
            </w:r>
          </w:p>
          <w:p w14:paraId="6970DF37"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Modify periodic visit report to show ‘No Active PI’ </w:t>
            </w:r>
            <w:proofErr w:type="gramStart"/>
            <w:r w:rsidRPr="000F27C8">
              <w:rPr>
                <w:rFonts w:ascii="Arial" w:hAnsi="Arial" w:cs="Arial"/>
                <w:color w:val="1A1A1A"/>
                <w:sz w:val="20"/>
              </w:rPr>
              <w:t>in the event that</w:t>
            </w:r>
            <w:proofErr w:type="gramEnd"/>
            <w:r w:rsidRPr="000F27C8">
              <w:rPr>
                <w:rFonts w:ascii="Arial" w:hAnsi="Arial" w:cs="Arial"/>
                <w:color w:val="1A1A1A"/>
                <w:sz w:val="20"/>
              </w:rPr>
              <w:t xml:space="preserve"> there is no active PI</w:t>
            </w:r>
          </w:p>
          <w:p w14:paraId="2A303E56"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Modify Unmonitored CRF report to be able to run with FCRA only (no study/site selected)</w:t>
            </w:r>
          </w:p>
          <w:p w14:paraId="17D43EAA"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Rating changed from ‘High, Med, Low’ to ‘High Risk, Med Risk, Low Risk’ to avoid confusion</w:t>
            </w:r>
          </w:p>
          <w:p w14:paraId="4474B5EE"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Ratings reversed to accommodate change to rating verbiage mentioned above.</w:t>
            </w:r>
          </w:p>
          <w:p w14:paraId="4C7451D0"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Disable the current Monitor Visit Letter button if the Periodic </w:t>
            </w:r>
          </w:p>
          <w:p w14:paraId="2573770D"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Put the Excel Report button back </w:t>
            </w:r>
          </w:p>
          <w:p w14:paraId="59AAE312"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Create a pop-up window when the 'Monitor Visit Letter' button is selected-Fix activity metric/details reports</w:t>
            </w:r>
          </w:p>
        </w:tc>
      </w:tr>
      <w:tr w:rsidR="00AF049A" w:rsidRPr="002238AD" w14:paraId="6D023A16" w14:textId="77777777" w:rsidTr="000849A4">
        <w:tc>
          <w:tcPr>
            <w:tcW w:w="1305" w:type="dxa"/>
          </w:tcPr>
          <w:p w14:paraId="2E2F5C2F" w14:textId="77777777" w:rsidR="00AF049A" w:rsidRPr="002238AD" w:rsidRDefault="00AF049A" w:rsidP="000849A4">
            <w:pPr>
              <w:rPr>
                <w:rFonts w:ascii="Arial" w:hAnsi="Arial" w:cs="Arial"/>
                <w:sz w:val="20"/>
              </w:rPr>
            </w:pPr>
            <w:r w:rsidRPr="002238AD">
              <w:rPr>
                <w:rFonts w:ascii="Arial" w:hAnsi="Arial" w:cs="Arial"/>
                <w:sz w:val="20"/>
              </w:rPr>
              <w:lastRenderedPageBreak/>
              <w:t>3.53</w:t>
            </w:r>
          </w:p>
        </w:tc>
        <w:tc>
          <w:tcPr>
            <w:tcW w:w="2249" w:type="dxa"/>
          </w:tcPr>
          <w:p w14:paraId="69F04EAA" w14:textId="77777777" w:rsidR="00AF049A" w:rsidRPr="002238AD" w:rsidRDefault="00AF049A" w:rsidP="000849A4">
            <w:pPr>
              <w:rPr>
                <w:rFonts w:ascii="Arial" w:hAnsi="Arial" w:cs="Arial"/>
                <w:sz w:val="20"/>
              </w:rPr>
            </w:pPr>
            <w:r w:rsidRPr="002238AD">
              <w:rPr>
                <w:rFonts w:ascii="Arial" w:hAnsi="Arial" w:cs="Arial"/>
                <w:sz w:val="20"/>
              </w:rPr>
              <w:t>9-Nov-2015</w:t>
            </w:r>
          </w:p>
        </w:tc>
        <w:tc>
          <w:tcPr>
            <w:tcW w:w="2362" w:type="dxa"/>
          </w:tcPr>
          <w:p w14:paraId="4306B68F" w14:textId="77777777" w:rsidR="00AF049A" w:rsidRPr="002238AD" w:rsidRDefault="00AF049A" w:rsidP="000849A4">
            <w:pPr>
              <w:rPr>
                <w:rFonts w:ascii="Arial" w:hAnsi="Arial" w:cs="Arial"/>
                <w:sz w:val="20"/>
              </w:rPr>
            </w:pPr>
            <w:r w:rsidRPr="002238AD">
              <w:rPr>
                <w:rFonts w:ascii="Arial" w:hAnsi="Arial" w:cs="Arial"/>
                <w:sz w:val="20"/>
              </w:rPr>
              <w:t>Rex Strowbridge</w:t>
            </w:r>
          </w:p>
        </w:tc>
        <w:tc>
          <w:tcPr>
            <w:tcW w:w="4874" w:type="dxa"/>
          </w:tcPr>
          <w:p w14:paraId="73966DE1"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Update activity metrics report to properly use report filters.</w:t>
            </w:r>
          </w:p>
        </w:tc>
      </w:tr>
      <w:tr w:rsidR="00AF049A" w:rsidRPr="002238AD" w14:paraId="2DD7D5C0" w14:textId="77777777" w:rsidTr="000849A4">
        <w:tc>
          <w:tcPr>
            <w:tcW w:w="1305" w:type="dxa"/>
          </w:tcPr>
          <w:p w14:paraId="097B46D2" w14:textId="77777777" w:rsidR="00AF049A" w:rsidRPr="002238AD" w:rsidRDefault="00AF049A" w:rsidP="000849A4">
            <w:pPr>
              <w:rPr>
                <w:rFonts w:ascii="Arial" w:hAnsi="Arial" w:cs="Arial"/>
                <w:sz w:val="20"/>
              </w:rPr>
            </w:pPr>
            <w:r w:rsidRPr="002238AD">
              <w:rPr>
                <w:rFonts w:ascii="Arial" w:hAnsi="Arial" w:cs="Arial"/>
                <w:sz w:val="20"/>
              </w:rPr>
              <w:t>3.54</w:t>
            </w:r>
          </w:p>
        </w:tc>
        <w:tc>
          <w:tcPr>
            <w:tcW w:w="2249" w:type="dxa"/>
          </w:tcPr>
          <w:p w14:paraId="59589E42" w14:textId="77777777" w:rsidR="00AF049A" w:rsidRPr="002238AD" w:rsidRDefault="00AF049A" w:rsidP="000849A4">
            <w:pPr>
              <w:rPr>
                <w:rFonts w:ascii="Arial" w:hAnsi="Arial" w:cs="Arial"/>
                <w:sz w:val="20"/>
              </w:rPr>
            </w:pPr>
            <w:r w:rsidRPr="002238AD">
              <w:rPr>
                <w:rFonts w:ascii="Arial" w:hAnsi="Arial" w:cs="Arial"/>
                <w:sz w:val="20"/>
              </w:rPr>
              <w:t>9-Dec-2015</w:t>
            </w:r>
          </w:p>
        </w:tc>
        <w:tc>
          <w:tcPr>
            <w:tcW w:w="2362" w:type="dxa"/>
          </w:tcPr>
          <w:p w14:paraId="37BC3E1E" w14:textId="77777777" w:rsidR="00AF049A" w:rsidRPr="002238AD" w:rsidRDefault="00AF049A" w:rsidP="000849A4">
            <w:pPr>
              <w:rPr>
                <w:rFonts w:ascii="Arial" w:hAnsi="Arial" w:cs="Arial"/>
                <w:sz w:val="20"/>
              </w:rPr>
            </w:pPr>
            <w:r w:rsidRPr="002238AD">
              <w:rPr>
                <w:rFonts w:ascii="Arial" w:hAnsi="Arial" w:cs="Arial"/>
                <w:sz w:val="20"/>
              </w:rPr>
              <w:t>Marc Noon</w:t>
            </w:r>
          </w:p>
        </w:tc>
        <w:tc>
          <w:tcPr>
            <w:tcW w:w="4874" w:type="dxa"/>
          </w:tcPr>
          <w:p w14:paraId="4BA7CD34"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 Visit Method Dropdown to each Monitored Activity Times row</w:t>
            </w:r>
          </w:p>
          <w:p w14:paraId="7F782897"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Remove the monitoring activities from selection if </w:t>
            </w:r>
            <w:proofErr w:type="spellStart"/>
            <w:r w:rsidRPr="000F27C8">
              <w:rPr>
                <w:rFonts w:ascii="Arial" w:hAnsi="Arial" w:cs="Arial"/>
                <w:color w:val="1A1A1A"/>
                <w:sz w:val="20"/>
              </w:rPr>
              <w:t>monitor_fg</w:t>
            </w:r>
            <w:proofErr w:type="spellEnd"/>
            <w:r w:rsidRPr="000F27C8">
              <w:rPr>
                <w:rFonts w:ascii="Arial" w:hAnsi="Arial" w:cs="Arial"/>
                <w:color w:val="1A1A1A"/>
                <w:sz w:val="20"/>
              </w:rPr>
              <w:t xml:space="preserve"> is false.</w:t>
            </w:r>
          </w:p>
          <w:p w14:paraId="3FBA2DDB"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Send Study Admin an email for Monitoring Visit Scheduled alert</w:t>
            </w:r>
          </w:p>
          <w:p w14:paraId="647DEDEB"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Show Risk Assessment Date field only if in CAP.RSK_STUDY_SETUP for that study and ‘active’.</w:t>
            </w:r>
          </w:p>
          <w:p w14:paraId="4E1D3586"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Allow for the Risk Assessment Date field to be updated regardless of the status of the visit.</w:t>
            </w:r>
          </w:p>
          <w:p w14:paraId="519B37C3"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 Revert button to allow super scheduler roles to revert status to FCRA Review only.</w:t>
            </w:r>
          </w:p>
          <w:p w14:paraId="4AB704C3"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Removed End Date field from each row in the popup advanced scheduler user control.</w:t>
            </w:r>
          </w:p>
          <w:p w14:paraId="6A3E8D45" w14:textId="77777777" w:rsidR="00AF049A" w:rsidRPr="000F27C8" w:rsidRDefault="00AF049A" w:rsidP="00AF049A">
            <w:pPr>
              <w:numPr>
                <w:ilvl w:val="0"/>
                <w:numId w:val="25"/>
              </w:numPr>
              <w:tabs>
                <w:tab w:val="left" w:pos="180"/>
              </w:tabs>
              <w:ind w:left="180" w:hanging="180"/>
              <w:rPr>
                <w:rFonts w:ascii="Arial" w:hAnsi="Arial" w:cs="Arial"/>
                <w:color w:val="1A1A1A"/>
                <w:sz w:val="20"/>
              </w:rPr>
            </w:pPr>
            <w:proofErr w:type="gramStart"/>
            <w:r w:rsidRPr="000F27C8">
              <w:rPr>
                <w:rFonts w:ascii="Arial" w:hAnsi="Arial" w:cs="Arial"/>
                <w:color w:val="1A1A1A"/>
                <w:sz w:val="20"/>
              </w:rPr>
              <w:t>Open up</w:t>
            </w:r>
            <w:proofErr w:type="gramEnd"/>
            <w:r w:rsidRPr="000F27C8">
              <w:rPr>
                <w:rFonts w:ascii="Arial" w:hAnsi="Arial" w:cs="Arial"/>
                <w:color w:val="1A1A1A"/>
                <w:sz w:val="20"/>
              </w:rPr>
              <w:t xml:space="preserve"> the study selection list to include all studies.</w:t>
            </w:r>
          </w:p>
          <w:p w14:paraId="7CBE8780"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Fix the current issue with any activity scheduled outside of monitoring visit where only study cannot be selected.</w:t>
            </w:r>
          </w:p>
          <w:p w14:paraId="346127DF"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Fix alignment issue where each row in the popup advanced scheduler </w:t>
            </w:r>
            <w:proofErr w:type="gramStart"/>
            <w:r w:rsidRPr="000F27C8">
              <w:rPr>
                <w:rFonts w:ascii="Arial" w:hAnsi="Arial" w:cs="Arial"/>
                <w:color w:val="1A1A1A"/>
                <w:sz w:val="20"/>
              </w:rPr>
              <w:t>control</w:t>
            </w:r>
            <w:proofErr w:type="gramEnd"/>
            <w:r w:rsidRPr="000F27C8">
              <w:rPr>
                <w:rFonts w:ascii="Arial" w:hAnsi="Arial" w:cs="Arial"/>
                <w:color w:val="1A1A1A"/>
                <w:sz w:val="20"/>
              </w:rPr>
              <w:t xml:space="preserve"> the rows alignment is inconsistent with the default row.</w:t>
            </w:r>
          </w:p>
          <w:p w14:paraId="0E435EEC"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Update PL/SQL Script for Legacy Monitorable studies only so that they default to “On-Site visit”.  Add to move instruction.</w:t>
            </w:r>
          </w:p>
          <w:p w14:paraId="499D2D18" w14:textId="77777777" w:rsidR="00AF049A" w:rsidRPr="000F27C8" w:rsidRDefault="00AF049A" w:rsidP="00AF049A">
            <w:pPr>
              <w:numPr>
                <w:ilvl w:val="0"/>
                <w:numId w:val="25"/>
              </w:numPr>
              <w:tabs>
                <w:tab w:val="left" w:pos="180"/>
              </w:tabs>
              <w:ind w:left="180" w:hanging="180"/>
              <w:rPr>
                <w:rFonts w:ascii="Arial" w:hAnsi="Arial" w:cs="Arial"/>
                <w:color w:val="1A1A1A"/>
                <w:sz w:val="20"/>
              </w:rPr>
            </w:pPr>
          </w:p>
        </w:tc>
      </w:tr>
      <w:tr w:rsidR="00AF049A" w:rsidRPr="002238AD" w14:paraId="139B2E38" w14:textId="77777777" w:rsidTr="000849A4">
        <w:tc>
          <w:tcPr>
            <w:tcW w:w="1305" w:type="dxa"/>
          </w:tcPr>
          <w:p w14:paraId="4C2FED08" w14:textId="77777777" w:rsidR="00AF049A" w:rsidRPr="002238AD" w:rsidRDefault="00AF049A" w:rsidP="000849A4">
            <w:pPr>
              <w:rPr>
                <w:rFonts w:ascii="Arial" w:hAnsi="Arial" w:cs="Arial"/>
                <w:sz w:val="20"/>
              </w:rPr>
            </w:pPr>
            <w:r w:rsidRPr="002238AD">
              <w:rPr>
                <w:rFonts w:ascii="Arial" w:hAnsi="Arial" w:cs="Arial"/>
                <w:sz w:val="20"/>
              </w:rPr>
              <w:t>3.55</w:t>
            </w:r>
          </w:p>
        </w:tc>
        <w:tc>
          <w:tcPr>
            <w:tcW w:w="2249" w:type="dxa"/>
          </w:tcPr>
          <w:p w14:paraId="65A53448" w14:textId="77777777" w:rsidR="00AF049A" w:rsidRPr="002238AD" w:rsidRDefault="00AF049A" w:rsidP="000849A4">
            <w:pPr>
              <w:rPr>
                <w:rFonts w:ascii="Arial" w:hAnsi="Arial" w:cs="Arial"/>
                <w:sz w:val="20"/>
              </w:rPr>
            </w:pPr>
            <w:r w:rsidRPr="002238AD">
              <w:rPr>
                <w:rFonts w:ascii="Arial" w:hAnsi="Arial" w:cs="Arial"/>
                <w:sz w:val="20"/>
              </w:rPr>
              <w:t>9-Mar-2016</w:t>
            </w:r>
          </w:p>
        </w:tc>
        <w:tc>
          <w:tcPr>
            <w:tcW w:w="2362" w:type="dxa"/>
          </w:tcPr>
          <w:p w14:paraId="0DD388F9" w14:textId="77777777" w:rsidR="00AF049A" w:rsidRPr="002238AD" w:rsidRDefault="00AF049A" w:rsidP="000849A4">
            <w:pPr>
              <w:rPr>
                <w:rFonts w:ascii="Arial" w:hAnsi="Arial" w:cs="Arial"/>
                <w:sz w:val="20"/>
              </w:rPr>
            </w:pPr>
            <w:r w:rsidRPr="002238AD">
              <w:rPr>
                <w:rFonts w:ascii="Arial" w:hAnsi="Arial" w:cs="Arial"/>
                <w:sz w:val="20"/>
              </w:rPr>
              <w:t>Kris Ulstad</w:t>
            </w:r>
          </w:p>
        </w:tc>
        <w:tc>
          <w:tcPr>
            <w:tcW w:w="4874" w:type="dxa"/>
          </w:tcPr>
          <w:p w14:paraId="073A71A2"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Update application to make study/site required only for monitoring visits.</w:t>
            </w:r>
          </w:p>
          <w:p w14:paraId="6825F7AA"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Enforce IE 8 (non-compatibility mode) emulation via the </w:t>
            </w:r>
            <w:proofErr w:type="spellStart"/>
            <w:r w:rsidRPr="000F27C8">
              <w:rPr>
                <w:rFonts w:ascii="Arial" w:hAnsi="Arial" w:cs="Arial"/>
                <w:color w:val="1A1A1A"/>
                <w:sz w:val="20"/>
              </w:rPr>
              <w:t>Web.config</w:t>
            </w:r>
            <w:proofErr w:type="spellEnd"/>
            <w:r w:rsidRPr="000F27C8">
              <w:rPr>
                <w:rFonts w:ascii="Arial" w:hAnsi="Arial" w:cs="Arial"/>
                <w:color w:val="1A1A1A"/>
                <w:sz w:val="20"/>
              </w:rPr>
              <w:t>.</w:t>
            </w:r>
          </w:p>
        </w:tc>
      </w:tr>
      <w:tr w:rsidR="00AF049A" w:rsidRPr="002238AD" w14:paraId="00311F3F" w14:textId="77777777" w:rsidTr="000849A4">
        <w:tc>
          <w:tcPr>
            <w:tcW w:w="1305" w:type="dxa"/>
          </w:tcPr>
          <w:p w14:paraId="4348DEAE" w14:textId="77777777" w:rsidR="00AF049A" w:rsidRPr="002238AD" w:rsidRDefault="00AF049A" w:rsidP="000849A4">
            <w:pPr>
              <w:rPr>
                <w:rFonts w:ascii="Arial" w:hAnsi="Arial" w:cs="Arial"/>
                <w:sz w:val="20"/>
              </w:rPr>
            </w:pPr>
            <w:r w:rsidRPr="002238AD">
              <w:rPr>
                <w:rFonts w:ascii="Arial" w:hAnsi="Arial" w:cs="Arial"/>
                <w:sz w:val="20"/>
              </w:rPr>
              <w:t>4.0</w:t>
            </w:r>
          </w:p>
        </w:tc>
        <w:tc>
          <w:tcPr>
            <w:tcW w:w="2249" w:type="dxa"/>
          </w:tcPr>
          <w:p w14:paraId="5D9385DC" w14:textId="77777777" w:rsidR="00AF049A" w:rsidRPr="002238AD" w:rsidRDefault="00AF049A" w:rsidP="000849A4">
            <w:pPr>
              <w:rPr>
                <w:rFonts w:ascii="Arial" w:hAnsi="Arial" w:cs="Arial"/>
                <w:sz w:val="20"/>
              </w:rPr>
            </w:pPr>
            <w:r w:rsidRPr="002238AD">
              <w:rPr>
                <w:rFonts w:ascii="Arial" w:hAnsi="Arial" w:cs="Arial"/>
                <w:sz w:val="20"/>
              </w:rPr>
              <w:t>10-Mar-2016</w:t>
            </w:r>
          </w:p>
        </w:tc>
        <w:tc>
          <w:tcPr>
            <w:tcW w:w="2362" w:type="dxa"/>
          </w:tcPr>
          <w:p w14:paraId="7F834227" w14:textId="77777777" w:rsidR="00AF049A" w:rsidRPr="002238AD" w:rsidRDefault="00AF049A" w:rsidP="000849A4">
            <w:pPr>
              <w:rPr>
                <w:rFonts w:ascii="Arial" w:hAnsi="Arial" w:cs="Arial"/>
                <w:sz w:val="20"/>
              </w:rPr>
            </w:pPr>
            <w:r w:rsidRPr="002238AD">
              <w:rPr>
                <w:rFonts w:ascii="Arial" w:hAnsi="Arial" w:cs="Arial"/>
                <w:sz w:val="20"/>
              </w:rPr>
              <w:t>Rex Strowbridge</w:t>
            </w:r>
          </w:p>
        </w:tc>
        <w:tc>
          <w:tcPr>
            <w:tcW w:w="4874" w:type="dxa"/>
          </w:tcPr>
          <w:p w14:paraId="698DCE52"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Re-designed Periodic Visit Module and inclusion of Site Initiation and Close out visit reporting</w:t>
            </w:r>
          </w:p>
        </w:tc>
      </w:tr>
      <w:tr w:rsidR="00AF049A" w:rsidRPr="002238AD" w14:paraId="4192A4C1" w14:textId="77777777" w:rsidTr="000849A4">
        <w:trPr>
          <w:trHeight w:val="602"/>
        </w:trPr>
        <w:tc>
          <w:tcPr>
            <w:tcW w:w="1305" w:type="dxa"/>
          </w:tcPr>
          <w:p w14:paraId="7788663C" w14:textId="77777777" w:rsidR="00AF049A" w:rsidRPr="002238AD" w:rsidRDefault="00AF049A" w:rsidP="000849A4">
            <w:pPr>
              <w:rPr>
                <w:rFonts w:ascii="Arial" w:hAnsi="Arial" w:cs="Arial"/>
                <w:sz w:val="20"/>
              </w:rPr>
            </w:pPr>
            <w:r w:rsidRPr="002238AD">
              <w:rPr>
                <w:rFonts w:ascii="Arial" w:hAnsi="Arial" w:cs="Arial"/>
                <w:sz w:val="20"/>
              </w:rPr>
              <w:t>4.1</w:t>
            </w:r>
          </w:p>
        </w:tc>
        <w:tc>
          <w:tcPr>
            <w:tcW w:w="2249" w:type="dxa"/>
          </w:tcPr>
          <w:p w14:paraId="46C70E66" w14:textId="77777777" w:rsidR="00AF049A" w:rsidRPr="002238AD" w:rsidRDefault="00AF049A" w:rsidP="000849A4">
            <w:pPr>
              <w:rPr>
                <w:rFonts w:ascii="Arial" w:hAnsi="Arial" w:cs="Arial"/>
                <w:sz w:val="20"/>
              </w:rPr>
            </w:pPr>
            <w:r w:rsidRPr="002238AD">
              <w:rPr>
                <w:rFonts w:ascii="Arial" w:hAnsi="Arial" w:cs="Arial"/>
                <w:sz w:val="20"/>
              </w:rPr>
              <w:t>5-Apr-2016</w:t>
            </w:r>
          </w:p>
        </w:tc>
        <w:tc>
          <w:tcPr>
            <w:tcW w:w="2362" w:type="dxa"/>
          </w:tcPr>
          <w:p w14:paraId="5D8037FE" w14:textId="77777777" w:rsidR="00AF049A" w:rsidRPr="002238AD" w:rsidRDefault="00AF049A" w:rsidP="000849A4">
            <w:pPr>
              <w:rPr>
                <w:rFonts w:ascii="Arial" w:hAnsi="Arial" w:cs="Arial"/>
                <w:sz w:val="20"/>
              </w:rPr>
            </w:pPr>
            <w:r w:rsidRPr="002238AD">
              <w:rPr>
                <w:rFonts w:ascii="Arial" w:hAnsi="Arial" w:cs="Arial"/>
                <w:sz w:val="20"/>
              </w:rPr>
              <w:t>Rex Strowbridge</w:t>
            </w:r>
          </w:p>
        </w:tc>
        <w:tc>
          <w:tcPr>
            <w:tcW w:w="4874" w:type="dxa"/>
          </w:tcPr>
          <w:p w14:paraId="1AF0FC6B"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Hotfix release to address post-go-live problems with the Site Initiation report and time zone formatting.</w:t>
            </w:r>
          </w:p>
          <w:p w14:paraId="2A1052FD"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Enhance the footer verbiage for the close-out visit report so that footer will say “Close-out Visit Report” instead of “Site Initiation Visit Report”.</w:t>
            </w:r>
          </w:p>
          <w:p w14:paraId="4F4C7DA4"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Enhance the current e-mail alerts so that the type of visit will display in the patient line.</w:t>
            </w:r>
          </w:p>
          <w:p w14:paraId="447CCC3A"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Enhance the current e-mail alerts so that the Site Code also displays next to the Site Name.</w:t>
            </w:r>
          </w:p>
          <w:p w14:paraId="02B3AA23"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Enhance Periodic Monitoring Visit Enter Findings and Summary Section so that the first letter of the month is capitalized.</w:t>
            </w:r>
          </w:p>
        </w:tc>
      </w:tr>
      <w:tr w:rsidR="00AF049A" w:rsidRPr="002238AD" w14:paraId="0687B40D" w14:textId="77777777" w:rsidTr="000849A4">
        <w:trPr>
          <w:trHeight w:val="602"/>
        </w:trPr>
        <w:tc>
          <w:tcPr>
            <w:tcW w:w="1305" w:type="dxa"/>
          </w:tcPr>
          <w:p w14:paraId="31C7681E" w14:textId="77777777" w:rsidR="00AF049A" w:rsidRPr="002238AD" w:rsidRDefault="00AF049A" w:rsidP="000849A4">
            <w:pPr>
              <w:rPr>
                <w:rFonts w:ascii="Arial" w:hAnsi="Arial" w:cs="Arial"/>
                <w:sz w:val="20"/>
              </w:rPr>
            </w:pPr>
            <w:r w:rsidRPr="002238AD">
              <w:rPr>
                <w:rFonts w:ascii="Arial" w:hAnsi="Arial" w:cs="Arial"/>
                <w:sz w:val="20"/>
              </w:rPr>
              <w:t>4.2</w:t>
            </w:r>
          </w:p>
        </w:tc>
        <w:tc>
          <w:tcPr>
            <w:tcW w:w="2249" w:type="dxa"/>
          </w:tcPr>
          <w:p w14:paraId="49F215DF" w14:textId="77777777" w:rsidR="00AF049A" w:rsidRPr="002238AD" w:rsidRDefault="00AF049A" w:rsidP="000849A4">
            <w:pPr>
              <w:rPr>
                <w:rFonts w:ascii="Arial" w:hAnsi="Arial" w:cs="Arial"/>
                <w:sz w:val="20"/>
              </w:rPr>
            </w:pPr>
            <w:r w:rsidRPr="002238AD">
              <w:rPr>
                <w:rFonts w:ascii="Arial" w:hAnsi="Arial" w:cs="Arial"/>
                <w:sz w:val="20"/>
              </w:rPr>
              <w:t>26-Apr-2016</w:t>
            </w:r>
          </w:p>
        </w:tc>
        <w:tc>
          <w:tcPr>
            <w:tcW w:w="2362" w:type="dxa"/>
          </w:tcPr>
          <w:p w14:paraId="673DF715" w14:textId="77777777" w:rsidR="00AF049A" w:rsidRPr="002238AD" w:rsidRDefault="00AF049A" w:rsidP="000849A4">
            <w:pPr>
              <w:rPr>
                <w:rFonts w:ascii="Arial" w:hAnsi="Arial" w:cs="Arial"/>
                <w:sz w:val="20"/>
              </w:rPr>
            </w:pPr>
            <w:r w:rsidRPr="002238AD">
              <w:rPr>
                <w:rFonts w:ascii="Arial" w:hAnsi="Arial" w:cs="Arial"/>
                <w:sz w:val="20"/>
              </w:rPr>
              <w:t>Rex Strowbridge</w:t>
            </w:r>
          </w:p>
        </w:tc>
        <w:tc>
          <w:tcPr>
            <w:tcW w:w="4874" w:type="dxa"/>
          </w:tcPr>
          <w:p w14:paraId="4F3CD01F"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Hotfix to correct the following:</w:t>
            </w:r>
          </w:p>
          <w:p w14:paraId="6B0919E3"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Manual CRF findings not displaying correctly on report</w:t>
            </w:r>
          </w:p>
          <w:p w14:paraId="5733177E"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lastRenderedPageBreak/>
              <w:t>Change verbiage on report to match template</w:t>
            </w:r>
          </w:p>
          <w:p w14:paraId="5E192AB1"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 xml:space="preserve">Correct problem with DCMs </w:t>
            </w:r>
            <w:proofErr w:type="gramStart"/>
            <w:r w:rsidRPr="002238AD">
              <w:rPr>
                <w:rFonts w:ascii="Arial" w:hAnsi="Arial" w:cs="Arial"/>
                <w:color w:val="1A1A1A"/>
                <w:sz w:val="20"/>
              </w:rPr>
              <w:t>not display</w:t>
            </w:r>
            <w:proofErr w:type="gramEnd"/>
            <w:r w:rsidRPr="002238AD">
              <w:rPr>
                <w:rFonts w:ascii="Arial" w:hAnsi="Arial" w:cs="Arial"/>
                <w:color w:val="1A1A1A"/>
                <w:sz w:val="20"/>
              </w:rPr>
              <w:t xml:space="preserve"> correctly for RDC studies</w:t>
            </w:r>
          </w:p>
        </w:tc>
      </w:tr>
      <w:tr w:rsidR="00AF049A" w:rsidRPr="002238AD" w14:paraId="61ADF081" w14:textId="77777777" w:rsidTr="000849A4">
        <w:trPr>
          <w:trHeight w:val="602"/>
        </w:trPr>
        <w:tc>
          <w:tcPr>
            <w:tcW w:w="1305" w:type="dxa"/>
          </w:tcPr>
          <w:p w14:paraId="1F1311D8" w14:textId="77777777" w:rsidR="00AF049A" w:rsidRPr="002238AD" w:rsidRDefault="00AF049A" w:rsidP="000849A4">
            <w:pPr>
              <w:rPr>
                <w:rFonts w:ascii="Arial" w:hAnsi="Arial" w:cs="Arial"/>
                <w:sz w:val="20"/>
              </w:rPr>
            </w:pPr>
            <w:r w:rsidRPr="002238AD">
              <w:rPr>
                <w:rFonts w:ascii="Arial" w:hAnsi="Arial" w:cs="Arial"/>
                <w:sz w:val="20"/>
              </w:rPr>
              <w:lastRenderedPageBreak/>
              <w:t>4.3</w:t>
            </w:r>
          </w:p>
        </w:tc>
        <w:tc>
          <w:tcPr>
            <w:tcW w:w="2249" w:type="dxa"/>
          </w:tcPr>
          <w:p w14:paraId="39A04B02" w14:textId="77777777" w:rsidR="00AF049A" w:rsidRPr="002238AD" w:rsidRDefault="00AF049A" w:rsidP="000849A4">
            <w:pPr>
              <w:rPr>
                <w:rFonts w:ascii="Arial" w:hAnsi="Arial" w:cs="Arial"/>
                <w:sz w:val="20"/>
              </w:rPr>
            </w:pPr>
            <w:r w:rsidRPr="002238AD">
              <w:rPr>
                <w:rFonts w:ascii="Arial" w:hAnsi="Arial" w:cs="Arial"/>
                <w:sz w:val="20"/>
              </w:rPr>
              <w:t>5-May-2016</w:t>
            </w:r>
          </w:p>
        </w:tc>
        <w:tc>
          <w:tcPr>
            <w:tcW w:w="2362" w:type="dxa"/>
          </w:tcPr>
          <w:p w14:paraId="556A66C3" w14:textId="77777777" w:rsidR="00AF049A" w:rsidRPr="002238AD" w:rsidRDefault="00AF049A" w:rsidP="000849A4">
            <w:pPr>
              <w:rPr>
                <w:rFonts w:ascii="Arial" w:hAnsi="Arial" w:cs="Arial"/>
                <w:sz w:val="20"/>
              </w:rPr>
            </w:pPr>
            <w:r w:rsidRPr="002238AD">
              <w:rPr>
                <w:rFonts w:ascii="Arial" w:hAnsi="Arial" w:cs="Arial"/>
                <w:sz w:val="20"/>
              </w:rPr>
              <w:t>Rex Strowbridge</w:t>
            </w:r>
          </w:p>
        </w:tc>
        <w:tc>
          <w:tcPr>
            <w:tcW w:w="4874" w:type="dxa"/>
          </w:tcPr>
          <w:p w14:paraId="6DF53B47"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Hotfix to correct the following:</w:t>
            </w:r>
          </w:p>
          <w:p w14:paraId="73EFF6F8"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Incorrect numbering of sections on the closeout report.</w:t>
            </w:r>
          </w:p>
          <w:p w14:paraId="57E282C0"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More than 10 items can now be displayed correctly on the Consent Forms screen</w:t>
            </w:r>
          </w:p>
          <w:p w14:paraId="27BEE6EE"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The delete button has been enabled for consent forms.</w:t>
            </w:r>
          </w:p>
        </w:tc>
      </w:tr>
      <w:tr w:rsidR="00AF049A" w:rsidRPr="002238AD" w14:paraId="1B6A4600" w14:textId="77777777" w:rsidTr="000849A4">
        <w:trPr>
          <w:trHeight w:val="602"/>
        </w:trPr>
        <w:tc>
          <w:tcPr>
            <w:tcW w:w="1305" w:type="dxa"/>
          </w:tcPr>
          <w:p w14:paraId="68F07FF8" w14:textId="77777777" w:rsidR="00AF049A" w:rsidRPr="002238AD" w:rsidRDefault="00AF049A" w:rsidP="000849A4">
            <w:pPr>
              <w:rPr>
                <w:rFonts w:ascii="Arial" w:hAnsi="Arial" w:cs="Arial"/>
                <w:sz w:val="20"/>
              </w:rPr>
            </w:pPr>
            <w:r w:rsidRPr="002238AD">
              <w:rPr>
                <w:rFonts w:ascii="Arial" w:hAnsi="Arial" w:cs="Arial"/>
                <w:sz w:val="20"/>
              </w:rPr>
              <w:t>4.4</w:t>
            </w:r>
          </w:p>
        </w:tc>
        <w:tc>
          <w:tcPr>
            <w:tcW w:w="2249" w:type="dxa"/>
          </w:tcPr>
          <w:p w14:paraId="6D6A37A4" w14:textId="77777777" w:rsidR="00AF049A" w:rsidRPr="002238AD" w:rsidRDefault="00AF049A" w:rsidP="000849A4">
            <w:pPr>
              <w:rPr>
                <w:rFonts w:ascii="Arial" w:hAnsi="Arial" w:cs="Arial"/>
                <w:sz w:val="20"/>
              </w:rPr>
            </w:pPr>
            <w:r w:rsidRPr="002238AD">
              <w:rPr>
                <w:rFonts w:ascii="Arial" w:hAnsi="Arial" w:cs="Arial"/>
                <w:sz w:val="20"/>
              </w:rPr>
              <w:t>8-Aug-2016</w:t>
            </w:r>
          </w:p>
        </w:tc>
        <w:tc>
          <w:tcPr>
            <w:tcW w:w="2362" w:type="dxa"/>
          </w:tcPr>
          <w:p w14:paraId="1EE573A9" w14:textId="77777777" w:rsidR="00AF049A" w:rsidRPr="002238AD" w:rsidRDefault="00AF049A" w:rsidP="000849A4">
            <w:pPr>
              <w:rPr>
                <w:rFonts w:ascii="Arial" w:hAnsi="Arial" w:cs="Arial"/>
                <w:sz w:val="20"/>
              </w:rPr>
            </w:pPr>
            <w:r w:rsidRPr="002238AD">
              <w:rPr>
                <w:rFonts w:ascii="Arial" w:hAnsi="Arial" w:cs="Arial"/>
                <w:sz w:val="20"/>
              </w:rPr>
              <w:t>Rex Strowbridge</w:t>
            </w:r>
          </w:p>
        </w:tc>
        <w:tc>
          <w:tcPr>
            <w:tcW w:w="4874" w:type="dxa"/>
          </w:tcPr>
          <w:p w14:paraId="6392CF38"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Remove InfoPath options from the ‘Enter Visit Data’ screens</w:t>
            </w:r>
          </w:p>
          <w:p w14:paraId="1224735C"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 xml:space="preserve">Hotfix: correct a date issue on the </w:t>
            </w:r>
            <w:proofErr w:type="gramStart"/>
            <w:r w:rsidRPr="002238AD">
              <w:rPr>
                <w:rFonts w:ascii="Arial" w:hAnsi="Arial" w:cs="Arial"/>
                <w:color w:val="1A1A1A"/>
                <w:sz w:val="20"/>
              </w:rPr>
              <w:t>findings</w:t>
            </w:r>
            <w:proofErr w:type="gramEnd"/>
            <w:r w:rsidRPr="002238AD">
              <w:rPr>
                <w:rFonts w:ascii="Arial" w:hAnsi="Arial" w:cs="Arial"/>
                <w:color w:val="1A1A1A"/>
                <w:sz w:val="20"/>
              </w:rPr>
              <w:t xml:space="preserve"> checklist screen</w:t>
            </w:r>
          </w:p>
        </w:tc>
      </w:tr>
      <w:tr w:rsidR="00AF049A" w:rsidRPr="002238AD" w14:paraId="519BECE1" w14:textId="77777777" w:rsidTr="000849A4">
        <w:trPr>
          <w:trHeight w:val="602"/>
        </w:trPr>
        <w:tc>
          <w:tcPr>
            <w:tcW w:w="1305" w:type="dxa"/>
          </w:tcPr>
          <w:p w14:paraId="570C1C9B" w14:textId="77777777" w:rsidR="00AF049A" w:rsidRPr="002238AD" w:rsidRDefault="00AF049A" w:rsidP="000849A4">
            <w:pPr>
              <w:rPr>
                <w:rFonts w:ascii="Arial" w:hAnsi="Arial" w:cs="Arial"/>
                <w:sz w:val="20"/>
              </w:rPr>
            </w:pPr>
            <w:r w:rsidRPr="002238AD">
              <w:rPr>
                <w:rFonts w:ascii="Arial" w:hAnsi="Arial" w:cs="Arial"/>
                <w:sz w:val="20"/>
              </w:rPr>
              <w:t>4.5</w:t>
            </w:r>
          </w:p>
        </w:tc>
        <w:tc>
          <w:tcPr>
            <w:tcW w:w="2249" w:type="dxa"/>
          </w:tcPr>
          <w:p w14:paraId="06B23F67" w14:textId="77777777" w:rsidR="00AF049A" w:rsidRPr="002238AD" w:rsidRDefault="00AF049A" w:rsidP="000849A4">
            <w:pPr>
              <w:rPr>
                <w:rFonts w:ascii="Arial" w:hAnsi="Arial" w:cs="Arial"/>
                <w:sz w:val="20"/>
              </w:rPr>
            </w:pPr>
            <w:r w:rsidRPr="002238AD">
              <w:rPr>
                <w:rFonts w:ascii="Arial" w:hAnsi="Arial" w:cs="Arial"/>
                <w:sz w:val="20"/>
              </w:rPr>
              <w:t>14-Nov-2016</w:t>
            </w:r>
          </w:p>
        </w:tc>
        <w:tc>
          <w:tcPr>
            <w:tcW w:w="2362" w:type="dxa"/>
          </w:tcPr>
          <w:p w14:paraId="7F3704C4" w14:textId="77777777" w:rsidR="00AF049A" w:rsidRPr="002238AD" w:rsidRDefault="00AF049A" w:rsidP="000849A4">
            <w:pPr>
              <w:rPr>
                <w:rFonts w:ascii="Arial" w:hAnsi="Arial" w:cs="Arial"/>
                <w:sz w:val="20"/>
              </w:rPr>
            </w:pPr>
            <w:r w:rsidRPr="002238AD">
              <w:rPr>
                <w:rFonts w:ascii="Arial" w:hAnsi="Arial" w:cs="Arial"/>
                <w:sz w:val="20"/>
              </w:rPr>
              <w:t>Scott Dernley</w:t>
            </w:r>
            <w:r w:rsidRPr="002238AD">
              <w:rPr>
                <w:rFonts w:ascii="Arial" w:hAnsi="Arial" w:cs="Arial"/>
                <w:sz w:val="20"/>
              </w:rPr>
              <w:br/>
              <w:t>Rex Strowbridge</w:t>
            </w:r>
          </w:p>
        </w:tc>
        <w:tc>
          <w:tcPr>
            <w:tcW w:w="4874" w:type="dxa"/>
          </w:tcPr>
          <w:p w14:paraId="7CBED5CD"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Added new Findings Maintenance module.</w:t>
            </w:r>
          </w:p>
          <w:p w14:paraId="401D0A64"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Added logic to allow for ‘Interim’ Findings within SMA</w:t>
            </w:r>
          </w:p>
          <w:p w14:paraId="35246DFA"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Updated reports and queries to compensate for new module and ‘Interim’ Findings</w:t>
            </w:r>
          </w:p>
        </w:tc>
      </w:tr>
      <w:tr w:rsidR="00AF049A" w:rsidRPr="000F27C8" w14:paraId="06E152E9" w14:textId="77777777" w:rsidTr="000849A4">
        <w:trPr>
          <w:trHeight w:val="602"/>
        </w:trPr>
        <w:tc>
          <w:tcPr>
            <w:tcW w:w="1305" w:type="dxa"/>
          </w:tcPr>
          <w:p w14:paraId="65DB6481" w14:textId="77777777" w:rsidR="00AF049A" w:rsidRPr="002238AD" w:rsidRDefault="00AF049A" w:rsidP="000849A4">
            <w:pPr>
              <w:rPr>
                <w:rFonts w:ascii="Arial" w:hAnsi="Arial" w:cs="Arial"/>
                <w:sz w:val="20"/>
              </w:rPr>
            </w:pPr>
            <w:r w:rsidRPr="002238AD">
              <w:rPr>
                <w:rFonts w:ascii="Arial" w:hAnsi="Arial" w:cs="Arial"/>
                <w:sz w:val="20"/>
              </w:rPr>
              <w:t>4.6</w:t>
            </w:r>
          </w:p>
        </w:tc>
        <w:tc>
          <w:tcPr>
            <w:tcW w:w="2249" w:type="dxa"/>
          </w:tcPr>
          <w:p w14:paraId="2CAB90DE" w14:textId="77777777" w:rsidR="00AF049A" w:rsidRPr="002238AD" w:rsidRDefault="00AF049A" w:rsidP="000849A4">
            <w:pPr>
              <w:rPr>
                <w:rFonts w:ascii="Arial" w:hAnsi="Arial" w:cs="Arial"/>
                <w:sz w:val="20"/>
              </w:rPr>
            </w:pPr>
            <w:r w:rsidRPr="002238AD">
              <w:rPr>
                <w:rFonts w:ascii="Arial" w:hAnsi="Arial" w:cs="Arial"/>
                <w:sz w:val="20"/>
              </w:rPr>
              <w:t>14-Feb-2017</w:t>
            </w:r>
          </w:p>
        </w:tc>
        <w:tc>
          <w:tcPr>
            <w:tcW w:w="2362" w:type="dxa"/>
          </w:tcPr>
          <w:p w14:paraId="4CE14C9F" w14:textId="77777777" w:rsidR="00AF049A" w:rsidRPr="002238AD" w:rsidRDefault="00AF049A" w:rsidP="000849A4">
            <w:pPr>
              <w:rPr>
                <w:rFonts w:ascii="Arial" w:hAnsi="Arial" w:cs="Arial"/>
                <w:sz w:val="20"/>
              </w:rPr>
            </w:pPr>
            <w:r w:rsidRPr="002238AD">
              <w:rPr>
                <w:rFonts w:ascii="Arial" w:hAnsi="Arial" w:cs="Arial"/>
                <w:sz w:val="20"/>
              </w:rPr>
              <w:t>Rex Strowbridge</w:t>
            </w:r>
          </w:p>
          <w:p w14:paraId="7A453D89" w14:textId="77777777" w:rsidR="00AF049A" w:rsidRPr="002238AD" w:rsidRDefault="00AF049A" w:rsidP="000849A4">
            <w:pPr>
              <w:rPr>
                <w:rFonts w:ascii="Arial" w:hAnsi="Arial" w:cs="Arial"/>
                <w:sz w:val="20"/>
              </w:rPr>
            </w:pPr>
            <w:r w:rsidRPr="002238AD">
              <w:rPr>
                <w:rFonts w:ascii="Arial" w:hAnsi="Arial" w:cs="Arial"/>
                <w:sz w:val="20"/>
              </w:rPr>
              <w:t>Kris Ulstad</w:t>
            </w:r>
          </w:p>
        </w:tc>
        <w:tc>
          <w:tcPr>
            <w:tcW w:w="4874" w:type="dxa"/>
          </w:tcPr>
          <w:p w14:paraId="4D569F70"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Hotfix to add %VERIFY% where clause to Monitoring Completeness report</w:t>
            </w:r>
          </w:p>
          <w:p w14:paraId="0F2F7078"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Hotfix to add %VERIFY% where clause to deleting section of syncing process</w:t>
            </w:r>
          </w:p>
          <w:p w14:paraId="29FA6AD6"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Visual Styles updated to Abbott Branding guide</w:t>
            </w:r>
          </w:p>
        </w:tc>
      </w:tr>
      <w:tr w:rsidR="00AF049A" w:rsidRPr="000F27C8" w14:paraId="6A98C940" w14:textId="77777777" w:rsidTr="000849A4">
        <w:trPr>
          <w:trHeight w:val="602"/>
        </w:trPr>
        <w:tc>
          <w:tcPr>
            <w:tcW w:w="1305" w:type="dxa"/>
          </w:tcPr>
          <w:p w14:paraId="0D366CD8" w14:textId="77777777" w:rsidR="00AF049A" w:rsidRPr="002238AD" w:rsidRDefault="00AF049A" w:rsidP="000849A4">
            <w:pPr>
              <w:rPr>
                <w:rFonts w:ascii="Arial" w:hAnsi="Arial" w:cs="Arial"/>
                <w:sz w:val="20"/>
              </w:rPr>
            </w:pPr>
            <w:r w:rsidRPr="002238AD">
              <w:rPr>
                <w:rFonts w:ascii="Arial" w:hAnsi="Arial" w:cs="Arial"/>
                <w:sz w:val="20"/>
              </w:rPr>
              <w:t>4.7</w:t>
            </w:r>
          </w:p>
        </w:tc>
        <w:tc>
          <w:tcPr>
            <w:tcW w:w="2249" w:type="dxa"/>
          </w:tcPr>
          <w:p w14:paraId="7BFA56C8" w14:textId="77777777" w:rsidR="00AF049A" w:rsidRPr="002238AD" w:rsidRDefault="00AF049A" w:rsidP="000849A4">
            <w:pPr>
              <w:rPr>
                <w:rFonts w:ascii="Arial" w:hAnsi="Arial" w:cs="Arial"/>
                <w:sz w:val="20"/>
              </w:rPr>
            </w:pPr>
            <w:r w:rsidRPr="002238AD">
              <w:rPr>
                <w:rFonts w:ascii="Arial" w:hAnsi="Arial" w:cs="Arial"/>
                <w:sz w:val="20"/>
              </w:rPr>
              <w:t>3-Apr-2017</w:t>
            </w:r>
          </w:p>
        </w:tc>
        <w:tc>
          <w:tcPr>
            <w:tcW w:w="2362" w:type="dxa"/>
          </w:tcPr>
          <w:p w14:paraId="4DE03F53" w14:textId="77777777" w:rsidR="00AF049A" w:rsidRPr="002238AD" w:rsidRDefault="00AF049A" w:rsidP="000849A4">
            <w:pPr>
              <w:rPr>
                <w:rFonts w:ascii="Arial" w:hAnsi="Arial" w:cs="Arial"/>
                <w:sz w:val="20"/>
              </w:rPr>
            </w:pPr>
            <w:r w:rsidRPr="002238AD">
              <w:rPr>
                <w:rFonts w:ascii="Arial" w:hAnsi="Arial" w:cs="Arial"/>
                <w:sz w:val="20"/>
              </w:rPr>
              <w:t>Rex Strowbridge</w:t>
            </w:r>
          </w:p>
        </w:tc>
        <w:tc>
          <w:tcPr>
            <w:tcW w:w="4874" w:type="dxa"/>
          </w:tcPr>
          <w:p w14:paraId="2EEA38FB"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Update to reconcile findings during the import procedure</w:t>
            </w:r>
          </w:p>
        </w:tc>
      </w:tr>
      <w:tr w:rsidR="00AF049A" w:rsidRPr="000F27C8" w14:paraId="38D92F0C" w14:textId="77777777" w:rsidTr="000849A4">
        <w:trPr>
          <w:trHeight w:val="602"/>
        </w:trPr>
        <w:tc>
          <w:tcPr>
            <w:tcW w:w="1305" w:type="dxa"/>
          </w:tcPr>
          <w:p w14:paraId="026D94D0" w14:textId="77777777" w:rsidR="00AF049A" w:rsidRPr="002238AD" w:rsidRDefault="00AF049A" w:rsidP="000849A4">
            <w:pPr>
              <w:rPr>
                <w:rFonts w:ascii="Arial" w:hAnsi="Arial" w:cs="Arial"/>
                <w:sz w:val="20"/>
              </w:rPr>
            </w:pPr>
            <w:r w:rsidRPr="002238AD">
              <w:rPr>
                <w:rFonts w:ascii="Arial" w:hAnsi="Arial" w:cs="Arial"/>
                <w:sz w:val="20"/>
              </w:rPr>
              <w:t>4.8</w:t>
            </w:r>
          </w:p>
        </w:tc>
        <w:tc>
          <w:tcPr>
            <w:tcW w:w="2249" w:type="dxa"/>
          </w:tcPr>
          <w:p w14:paraId="40F2AD01" w14:textId="77777777" w:rsidR="00AF049A" w:rsidRPr="002238AD" w:rsidRDefault="00AF049A" w:rsidP="000849A4">
            <w:pPr>
              <w:rPr>
                <w:rFonts w:ascii="Arial" w:hAnsi="Arial" w:cs="Arial"/>
                <w:sz w:val="20"/>
              </w:rPr>
            </w:pPr>
            <w:r w:rsidRPr="002238AD">
              <w:rPr>
                <w:rFonts w:ascii="Arial" w:hAnsi="Arial" w:cs="Arial"/>
                <w:sz w:val="20"/>
              </w:rPr>
              <w:t>23-May-2017</w:t>
            </w:r>
          </w:p>
        </w:tc>
        <w:tc>
          <w:tcPr>
            <w:tcW w:w="2362" w:type="dxa"/>
          </w:tcPr>
          <w:p w14:paraId="38E3D71B" w14:textId="77777777" w:rsidR="00AF049A" w:rsidRPr="002238AD" w:rsidRDefault="00AF049A" w:rsidP="000849A4">
            <w:pPr>
              <w:rPr>
                <w:rFonts w:ascii="Arial" w:hAnsi="Arial" w:cs="Arial"/>
                <w:sz w:val="20"/>
              </w:rPr>
            </w:pPr>
            <w:r w:rsidRPr="002238AD">
              <w:rPr>
                <w:rFonts w:ascii="Arial" w:hAnsi="Arial" w:cs="Arial"/>
                <w:sz w:val="20"/>
              </w:rPr>
              <w:t>Rex Strowbridge</w:t>
            </w:r>
            <w:r w:rsidRPr="002238AD">
              <w:rPr>
                <w:rFonts w:ascii="Arial" w:hAnsi="Arial" w:cs="Arial"/>
                <w:sz w:val="20"/>
              </w:rPr>
              <w:br/>
              <w:t>Kris Ulstad</w:t>
            </w:r>
          </w:p>
        </w:tc>
        <w:tc>
          <w:tcPr>
            <w:tcW w:w="4874" w:type="dxa"/>
          </w:tcPr>
          <w:p w14:paraId="17C00C30"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Added fix to scheduler to prevent users from changing a visits type once the visit has been scheduled.</w:t>
            </w:r>
          </w:p>
          <w:p w14:paraId="3DA05E10"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Adjusted SMTP connection strings through Site Monitoring 1 and Site Monitoring Scheduler to reflect the most current SMTP server (dc2smtp.sjm.com)</w:t>
            </w:r>
          </w:p>
          <w:p w14:paraId="4C45505F"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Added new import logic to check to see if a study should import batch loaded CRFs and do so upon import</w:t>
            </w:r>
          </w:p>
          <w:p w14:paraId="1A292E12"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Added bug fix to import process to ensure interim findings are being imported between visits.</w:t>
            </w:r>
          </w:p>
        </w:tc>
      </w:tr>
      <w:tr w:rsidR="00AF049A" w:rsidRPr="000F27C8" w14:paraId="4058C832" w14:textId="77777777" w:rsidTr="000849A4">
        <w:trPr>
          <w:trHeight w:val="602"/>
        </w:trPr>
        <w:tc>
          <w:tcPr>
            <w:tcW w:w="1305" w:type="dxa"/>
          </w:tcPr>
          <w:p w14:paraId="7EEEB646" w14:textId="77777777" w:rsidR="00AF049A" w:rsidRPr="002238AD" w:rsidRDefault="00AF049A" w:rsidP="000849A4">
            <w:pPr>
              <w:rPr>
                <w:rFonts w:ascii="Arial" w:hAnsi="Arial" w:cs="Arial"/>
                <w:sz w:val="20"/>
              </w:rPr>
            </w:pPr>
            <w:r w:rsidRPr="002238AD">
              <w:rPr>
                <w:rFonts w:ascii="Arial" w:hAnsi="Arial" w:cs="Arial"/>
                <w:sz w:val="20"/>
              </w:rPr>
              <w:t>4.9</w:t>
            </w:r>
          </w:p>
        </w:tc>
        <w:tc>
          <w:tcPr>
            <w:tcW w:w="2249" w:type="dxa"/>
          </w:tcPr>
          <w:p w14:paraId="26D3903F" w14:textId="77777777" w:rsidR="00AF049A" w:rsidRPr="002238AD" w:rsidRDefault="00AF049A" w:rsidP="000849A4">
            <w:pPr>
              <w:rPr>
                <w:rFonts w:ascii="Arial" w:hAnsi="Arial" w:cs="Arial"/>
                <w:sz w:val="20"/>
              </w:rPr>
            </w:pPr>
            <w:r w:rsidRPr="002238AD">
              <w:rPr>
                <w:rFonts w:ascii="Arial" w:hAnsi="Arial" w:cs="Arial"/>
                <w:sz w:val="20"/>
              </w:rPr>
              <w:t>12-Jun-2017</w:t>
            </w:r>
          </w:p>
        </w:tc>
        <w:tc>
          <w:tcPr>
            <w:tcW w:w="2362" w:type="dxa"/>
          </w:tcPr>
          <w:p w14:paraId="1D517B42" w14:textId="77777777" w:rsidR="00AF049A" w:rsidRPr="002238AD" w:rsidRDefault="00AF049A" w:rsidP="000849A4">
            <w:pPr>
              <w:rPr>
                <w:rFonts w:ascii="Arial" w:hAnsi="Arial" w:cs="Arial"/>
                <w:sz w:val="20"/>
                <w:lang w:val="nl-BE"/>
              </w:rPr>
            </w:pPr>
            <w:r w:rsidRPr="002238AD">
              <w:rPr>
                <w:rFonts w:ascii="Arial" w:hAnsi="Arial" w:cs="Arial"/>
                <w:sz w:val="20"/>
                <w:lang w:val="nl-BE"/>
              </w:rPr>
              <w:t xml:space="preserve">Rex Strowbridge, Kris Ulstad, </w:t>
            </w:r>
          </w:p>
          <w:p w14:paraId="59F2598F" w14:textId="77777777" w:rsidR="00AF049A" w:rsidRPr="002238AD" w:rsidRDefault="00AF049A" w:rsidP="000849A4">
            <w:pPr>
              <w:rPr>
                <w:rFonts w:ascii="Arial" w:hAnsi="Arial" w:cs="Arial"/>
                <w:sz w:val="20"/>
                <w:lang w:val="nl-BE"/>
              </w:rPr>
            </w:pPr>
            <w:r w:rsidRPr="002238AD">
              <w:rPr>
                <w:rFonts w:ascii="Arial" w:hAnsi="Arial" w:cs="Arial"/>
                <w:sz w:val="20"/>
                <w:lang w:val="nl-BE"/>
              </w:rPr>
              <w:t>Scott Dernley</w:t>
            </w:r>
          </w:p>
        </w:tc>
        <w:tc>
          <w:tcPr>
            <w:tcW w:w="4874" w:type="dxa"/>
          </w:tcPr>
          <w:p w14:paraId="4162A0D6"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Added prompt for a required electronic signature (username and password) when FCRA Manager changes the approval status to Manager Approve.</w:t>
            </w:r>
          </w:p>
          <w:p w14:paraId="7FC0FC11"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Added new logic to the scheduler module to block the ability for FCRA roles to schedule a Monitoring Visit for the following situations:</w:t>
            </w:r>
          </w:p>
          <w:p w14:paraId="29931F93"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 xml:space="preserve">If the date of scheduled Periodic Monitoring visit is past 60 days from the 1st enrollment for the selected non-Risk Based Monitoring study </w:t>
            </w:r>
          </w:p>
          <w:p w14:paraId="0C2F0693"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 xml:space="preserve">If the date of scheduled Periodic Monitoring visit is past 365 days from the last monitoring visit that was scheduled for the selected non-Risk Based Monitoring study. </w:t>
            </w:r>
          </w:p>
          <w:p w14:paraId="031BE36A"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lastRenderedPageBreak/>
              <w:t>If a Periodic Monitoring Visit is being scheduled for a non-Risk Based Monitoring study and there is not currently an enrollment date present for the site.</w:t>
            </w:r>
          </w:p>
          <w:p w14:paraId="5FEFFAD9"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Added logic to allow for FCRA Managers to override the blocking with a required comment as to why.</w:t>
            </w:r>
          </w:p>
          <w:p w14:paraId="14775085"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Re-design Visit Templates and Questions modules.</w:t>
            </w:r>
          </w:p>
        </w:tc>
      </w:tr>
      <w:tr w:rsidR="00AF049A" w:rsidRPr="000F27C8" w14:paraId="53AE7EF2" w14:textId="77777777" w:rsidTr="000849A4">
        <w:trPr>
          <w:trHeight w:val="602"/>
        </w:trPr>
        <w:tc>
          <w:tcPr>
            <w:tcW w:w="1305" w:type="dxa"/>
          </w:tcPr>
          <w:p w14:paraId="290503C0" w14:textId="77777777" w:rsidR="00AF049A" w:rsidRPr="002238AD" w:rsidRDefault="00AF049A" w:rsidP="000849A4">
            <w:pPr>
              <w:rPr>
                <w:rFonts w:ascii="Arial" w:hAnsi="Arial" w:cs="Arial"/>
                <w:sz w:val="20"/>
              </w:rPr>
            </w:pPr>
            <w:r w:rsidRPr="002238AD">
              <w:rPr>
                <w:rFonts w:ascii="Arial" w:hAnsi="Arial" w:cs="Arial"/>
                <w:sz w:val="20"/>
              </w:rPr>
              <w:lastRenderedPageBreak/>
              <w:t>4.10</w:t>
            </w:r>
          </w:p>
        </w:tc>
        <w:tc>
          <w:tcPr>
            <w:tcW w:w="2249" w:type="dxa"/>
          </w:tcPr>
          <w:p w14:paraId="406DB192" w14:textId="77777777" w:rsidR="00AF049A" w:rsidRPr="002238AD" w:rsidRDefault="00AF049A" w:rsidP="000849A4">
            <w:pPr>
              <w:rPr>
                <w:rFonts w:ascii="Arial" w:hAnsi="Arial" w:cs="Arial"/>
                <w:sz w:val="20"/>
              </w:rPr>
            </w:pPr>
            <w:r w:rsidRPr="002238AD">
              <w:rPr>
                <w:rFonts w:ascii="Arial" w:hAnsi="Arial" w:cs="Arial"/>
                <w:sz w:val="20"/>
              </w:rPr>
              <w:t>14-Sep-2017</w:t>
            </w:r>
          </w:p>
        </w:tc>
        <w:tc>
          <w:tcPr>
            <w:tcW w:w="2362" w:type="dxa"/>
          </w:tcPr>
          <w:p w14:paraId="4B41F931" w14:textId="77777777" w:rsidR="00AF049A" w:rsidRPr="002238AD" w:rsidRDefault="00AF049A" w:rsidP="000849A4">
            <w:pPr>
              <w:rPr>
                <w:rFonts w:ascii="Arial" w:hAnsi="Arial" w:cs="Arial"/>
                <w:sz w:val="20"/>
                <w:lang w:val="nl-BE"/>
              </w:rPr>
            </w:pPr>
            <w:r w:rsidRPr="002238AD">
              <w:rPr>
                <w:rFonts w:ascii="Arial" w:hAnsi="Arial" w:cs="Arial"/>
                <w:sz w:val="20"/>
                <w:lang w:val="nl-BE"/>
              </w:rPr>
              <w:t>Rex Strowbridge</w:t>
            </w:r>
          </w:p>
        </w:tc>
        <w:tc>
          <w:tcPr>
            <w:tcW w:w="4874" w:type="dxa"/>
          </w:tcPr>
          <w:p w14:paraId="3D01ADC2"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Periodic report updated to include all findings associated with a visit that is not associated with a previous monitoring visit.</w:t>
            </w:r>
          </w:p>
          <w:p w14:paraId="0473C6F8"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The “Monitored and Received CRFs” and “Unmonitored CRFs” modified to consider batch loaded CRFs</w:t>
            </w:r>
          </w:p>
          <w:p w14:paraId="68A4C340"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 xml:space="preserve">Patient lookup queries adjusted to use the </w:t>
            </w:r>
            <w:proofErr w:type="spellStart"/>
            <w:r w:rsidRPr="002238AD">
              <w:rPr>
                <w:rFonts w:ascii="Arial" w:hAnsi="Arial" w:cs="Arial"/>
                <w:color w:val="1A1A1A"/>
                <w:sz w:val="20"/>
              </w:rPr>
              <w:t>PTM_Patient</w:t>
            </w:r>
            <w:proofErr w:type="spellEnd"/>
            <w:r w:rsidRPr="002238AD">
              <w:rPr>
                <w:rFonts w:ascii="Arial" w:hAnsi="Arial" w:cs="Arial"/>
                <w:color w:val="1A1A1A"/>
                <w:sz w:val="20"/>
              </w:rPr>
              <w:t xml:space="preserve"> tables</w:t>
            </w:r>
          </w:p>
          <w:p w14:paraId="13E36012"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Periodic Monitoring Visit Letter updated to reduce tables and improve editability</w:t>
            </w:r>
          </w:p>
          <w:p w14:paraId="14E942A5"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Build issue fixed which caused the ‘Comments’ section of a visit to render incorrectly.</w:t>
            </w:r>
          </w:p>
        </w:tc>
      </w:tr>
      <w:tr w:rsidR="00AF049A" w:rsidRPr="000F27C8" w14:paraId="68204034" w14:textId="77777777" w:rsidTr="000849A4">
        <w:trPr>
          <w:trHeight w:val="602"/>
        </w:trPr>
        <w:tc>
          <w:tcPr>
            <w:tcW w:w="1305" w:type="dxa"/>
          </w:tcPr>
          <w:p w14:paraId="6848DCEF" w14:textId="77777777" w:rsidR="00AF049A" w:rsidRPr="002238AD" w:rsidRDefault="00AF049A" w:rsidP="000849A4">
            <w:pPr>
              <w:rPr>
                <w:rFonts w:ascii="Arial" w:hAnsi="Arial" w:cs="Arial"/>
                <w:sz w:val="20"/>
              </w:rPr>
            </w:pPr>
            <w:r w:rsidRPr="002238AD">
              <w:rPr>
                <w:rFonts w:ascii="Arial" w:hAnsi="Arial" w:cs="Arial"/>
                <w:sz w:val="20"/>
              </w:rPr>
              <w:t>4.11</w:t>
            </w:r>
          </w:p>
        </w:tc>
        <w:tc>
          <w:tcPr>
            <w:tcW w:w="2249" w:type="dxa"/>
          </w:tcPr>
          <w:p w14:paraId="4E50A08E" w14:textId="77777777" w:rsidR="00AF049A" w:rsidRPr="002238AD" w:rsidRDefault="00AF049A" w:rsidP="000849A4">
            <w:pPr>
              <w:rPr>
                <w:rFonts w:ascii="Arial" w:hAnsi="Arial" w:cs="Arial"/>
                <w:sz w:val="20"/>
              </w:rPr>
            </w:pPr>
            <w:r w:rsidRPr="002238AD">
              <w:rPr>
                <w:rFonts w:ascii="Arial" w:hAnsi="Arial" w:cs="Arial"/>
                <w:sz w:val="20"/>
              </w:rPr>
              <w:t>17-Oct-2017</w:t>
            </w:r>
          </w:p>
        </w:tc>
        <w:tc>
          <w:tcPr>
            <w:tcW w:w="2362" w:type="dxa"/>
          </w:tcPr>
          <w:p w14:paraId="062C385D" w14:textId="77777777" w:rsidR="00AF049A" w:rsidRPr="002238AD" w:rsidRDefault="00AF049A" w:rsidP="000849A4">
            <w:pPr>
              <w:spacing w:after="40"/>
              <w:ind w:right="288"/>
              <w:rPr>
                <w:rFonts w:ascii="Arial" w:hAnsi="Arial" w:cs="Arial"/>
                <w:sz w:val="20"/>
                <w:lang w:val="nl-BE"/>
              </w:rPr>
            </w:pPr>
            <w:r w:rsidRPr="002238AD">
              <w:rPr>
                <w:rFonts w:ascii="Arial" w:hAnsi="Arial" w:cs="Arial"/>
                <w:sz w:val="20"/>
                <w:lang w:val="nl-BE"/>
              </w:rPr>
              <w:t>Scott Dernley,</w:t>
            </w:r>
          </w:p>
          <w:p w14:paraId="697AF3EA" w14:textId="77777777" w:rsidR="00AF049A" w:rsidRPr="002238AD" w:rsidRDefault="00AF049A" w:rsidP="000849A4">
            <w:pPr>
              <w:rPr>
                <w:rFonts w:ascii="Arial" w:hAnsi="Arial" w:cs="Arial"/>
                <w:sz w:val="20"/>
                <w:lang w:val="nl-BE"/>
              </w:rPr>
            </w:pPr>
            <w:r w:rsidRPr="002238AD">
              <w:rPr>
                <w:rFonts w:ascii="Arial" w:hAnsi="Arial" w:cs="Arial"/>
                <w:sz w:val="20"/>
                <w:lang w:val="nl-BE"/>
              </w:rPr>
              <w:t>Kris Ulstad</w:t>
            </w:r>
          </w:p>
        </w:tc>
        <w:tc>
          <w:tcPr>
            <w:tcW w:w="4874" w:type="dxa"/>
          </w:tcPr>
          <w:p w14:paraId="2CEC57B0"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Corrected an inconsistency that prevented the Table 2 header from appearing if there were no items for that table in the Monitor Letter</w:t>
            </w:r>
          </w:p>
          <w:p w14:paraId="01ECC233"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Corrected an inconsistency that caused FCE’s to be missing if they had duplicate entries in the SA_AD_ACCOUNTS_V view</w:t>
            </w:r>
          </w:p>
          <w:p w14:paraId="72E2C809"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Fixed issue with findings not displaying for visit when visit is locked</w:t>
            </w:r>
          </w:p>
          <w:p w14:paraId="0120F33E"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Fixed issue with authentication cookie domain when switching between old and new SMA</w:t>
            </w:r>
          </w:p>
        </w:tc>
      </w:tr>
      <w:tr w:rsidR="00AF049A" w:rsidRPr="000F27C8" w14:paraId="18FA72E5" w14:textId="77777777" w:rsidTr="000849A4">
        <w:trPr>
          <w:trHeight w:val="602"/>
        </w:trPr>
        <w:tc>
          <w:tcPr>
            <w:tcW w:w="1305" w:type="dxa"/>
          </w:tcPr>
          <w:p w14:paraId="384BEAF3" w14:textId="77777777" w:rsidR="00AF049A" w:rsidRPr="002238AD" w:rsidRDefault="00AF049A" w:rsidP="000849A4">
            <w:pPr>
              <w:rPr>
                <w:rFonts w:ascii="Arial" w:hAnsi="Arial" w:cs="Arial"/>
                <w:sz w:val="20"/>
              </w:rPr>
            </w:pPr>
            <w:r w:rsidRPr="002238AD">
              <w:rPr>
                <w:rFonts w:ascii="Arial" w:hAnsi="Arial" w:cs="Arial"/>
                <w:sz w:val="20"/>
              </w:rPr>
              <w:t>4.12</w:t>
            </w:r>
          </w:p>
        </w:tc>
        <w:tc>
          <w:tcPr>
            <w:tcW w:w="2249" w:type="dxa"/>
          </w:tcPr>
          <w:p w14:paraId="53814C56" w14:textId="77777777" w:rsidR="00AF049A" w:rsidRPr="002238AD" w:rsidRDefault="00AF049A" w:rsidP="000849A4">
            <w:pPr>
              <w:rPr>
                <w:rFonts w:ascii="Arial" w:hAnsi="Arial" w:cs="Arial"/>
                <w:sz w:val="20"/>
              </w:rPr>
            </w:pPr>
            <w:r w:rsidRPr="002238AD">
              <w:rPr>
                <w:rFonts w:ascii="Arial" w:hAnsi="Arial" w:cs="Arial"/>
                <w:sz w:val="20"/>
              </w:rPr>
              <w:t>31-Jul-2018</w:t>
            </w:r>
          </w:p>
        </w:tc>
        <w:tc>
          <w:tcPr>
            <w:tcW w:w="2362" w:type="dxa"/>
          </w:tcPr>
          <w:p w14:paraId="225A53D7" w14:textId="77777777" w:rsidR="00AF049A" w:rsidRPr="002238AD" w:rsidRDefault="00AF049A" w:rsidP="000849A4">
            <w:pPr>
              <w:spacing w:after="40"/>
              <w:ind w:right="288"/>
              <w:rPr>
                <w:rFonts w:ascii="Arial" w:hAnsi="Arial" w:cs="Arial"/>
                <w:sz w:val="20"/>
                <w:lang w:val="nl-BE"/>
              </w:rPr>
            </w:pPr>
            <w:r w:rsidRPr="002238AD">
              <w:rPr>
                <w:rFonts w:ascii="Arial" w:hAnsi="Arial" w:cs="Arial"/>
                <w:sz w:val="20"/>
                <w:lang w:val="nl-BE"/>
              </w:rPr>
              <w:t>Scott Dernley</w:t>
            </w:r>
          </w:p>
        </w:tc>
        <w:tc>
          <w:tcPr>
            <w:tcW w:w="4874" w:type="dxa"/>
          </w:tcPr>
          <w:p w14:paraId="7E4F155A"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Update Periodic Monitoring Visit Letter to include the entered periodic visit comments.</w:t>
            </w:r>
          </w:p>
          <w:p w14:paraId="3AF30B04"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Update label of 'Research Coordinator' within the PDF Monitoring Visit Report to 'Site Contact' on all monitoring visit types (Site Initiation, Periodic, Closeout).</w:t>
            </w:r>
          </w:p>
        </w:tc>
      </w:tr>
      <w:tr w:rsidR="00AF049A" w:rsidRPr="000F27C8" w14:paraId="30C3D9B0" w14:textId="77777777" w:rsidTr="000849A4">
        <w:trPr>
          <w:trHeight w:val="602"/>
        </w:trPr>
        <w:tc>
          <w:tcPr>
            <w:tcW w:w="1305" w:type="dxa"/>
          </w:tcPr>
          <w:p w14:paraId="5B1677E2" w14:textId="77777777" w:rsidR="00AF049A" w:rsidRPr="002238AD" w:rsidRDefault="00AF049A" w:rsidP="000849A4">
            <w:pPr>
              <w:rPr>
                <w:rFonts w:ascii="Arial" w:hAnsi="Arial" w:cs="Arial"/>
                <w:sz w:val="20"/>
              </w:rPr>
            </w:pPr>
            <w:r w:rsidRPr="002238AD">
              <w:rPr>
                <w:rFonts w:ascii="Arial" w:hAnsi="Arial" w:cs="Arial"/>
                <w:sz w:val="20"/>
              </w:rPr>
              <w:t>4.13</w:t>
            </w:r>
          </w:p>
        </w:tc>
        <w:tc>
          <w:tcPr>
            <w:tcW w:w="2249" w:type="dxa"/>
          </w:tcPr>
          <w:p w14:paraId="0801F7E4" w14:textId="77777777" w:rsidR="00AF049A" w:rsidRPr="002238AD" w:rsidRDefault="00AF049A" w:rsidP="000849A4">
            <w:pPr>
              <w:rPr>
                <w:rFonts w:ascii="Arial" w:hAnsi="Arial" w:cs="Arial"/>
                <w:sz w:val="20"/>
              </w:rPr>
            </w:pPr>
            <w:r w:rsidRPr="002238AD">
              <w:rPr>
                <w:rFonts w:ascii="Arial" w:hAnsi="Arial" w:cs="Arial"/>
                <w:sz w:val="20"/>
              </w:rPr>
              <w:t>5-Feb-2019</w:t>
            </w:r>
          </w:p>
        </w:tc>
        <w:tc>
          <w:tcPr>
            <w:tcW w:w="2362" w:type="dxa"/>
          </w:tcPr>
          <w:p w14:paraId="4E8F90B0" w14:textId="77777777" w:rsidR="00AF049A" w:rsidRPr="002238AD" w:rsidRDefault="00AF049A" w:rsidP="000849A4">
            <w:pPr>
              <w:spacing w:after="40"/>
              <w:ind w:right="288"/>
              <w:rPr>
                <w:rFonts w:ascii="Arial" w:hAnsi="Arial" w:cs="Arial"/>
                <w:sz w:val="20"/>
                <w:lang w:val="nl-BE"/>
              </w:rPr>
            </w:pPr>
            <w:r w:rsidRPr="002238AD">
              <w:rPr>
                <w:rFonts w:ascii="Arial" w:hAnsi="Arial" w:cs="Arial"/>
                <w:sz w:val="20"/>
                <w:lang w:val="nl-BE"/>
              </w:rPr>
              <w:t>Kris Ulstad</w:t>
            </w:r>
          </w:p>
        </w:tc>
        <w:tc>
          <w:tcPr>
            <w:tcW w:w="4874" w:type="dxa"/>
          </w:tcPr>
          <w:p w14:paraId="74AE85E1"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User shall not be able to route the report until all negative numbers within the Enrollment Summary are resolved.</w:t>
            </w:r>
          </w:p>
          <w:p w14:paraId="6652EFB0"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Enhance the existing SMA Scheduler to use the email role distribution table for the NEW, UPDATED and DELETED visit alerts</w:t>
            </w:r>
          </w:p>
          <w:p w14:paraId="16C222F5" w14:textId="77777777" w:rsidR="00AF049A" w:rsidRPr="002238AD" w:rsidRDefault="00AF049A" w:rsidP="00AF049A">
            <w:pPr>
              <w:numPr>
                <w:ilvl w:val="0"/>
                <w:numId w:val="25"/>
              </w:numPr>
              <w:tabs>
                <w:tab w:val="left" w:pos="180"/>
              </w:tabs>
              <w:ind w:left="180" w:hanging="180"/>
              <w:rPr>
                <w:rFonts w:ascii="Arial" w:hAnsi="Arial" w:cs="Arial"/>
                <w:color w:val="1A1A1A"/>
                <w:sz w:val="20"/>
              </w:rPr>
            </w:pPr>
            <w:r w:rsidRPr="002238AD">
              <w:rPr>
                <w:rFonts w:ascii="Arial" w:hAnsi="Arial" w:cs="Arial"/>
                <w:color w:val="1A1A1A"/>
                <w:sz w:val="20"/>
              </w:rPr>
              <w:t>Update existing logic within the monitored CRFs report to add a condition to check that the CRFs still exist in Oracle Clinical.</w:t>
            </w:r>
          </w:p>
        </w:tc>
      </w:tr>
      <w:tr w:rsidR="00AF049A" w:rsidRPr="000F27C8" w14:paraId="266C93F8" w14:textId="77777777" w:rsidTr="000849A4">
        <w:trPr>
          <w:trHeight w:val="602"/>
        </w:trPr>
        <w:tc>
          <w:tcPr>
            <w:tcW w:w="1305" w:type="dxa"/>
          </w:tcPr>
          <w:p w14:paraId="6482EFC1" w14:textId="77777777" w:rsidR="00AF049A" w:rsidRPr="002238AD" w:rsidRDefault="00AF049A" w:rsidP="000849A4">
            <w:pPr>
              <w:rPr>
                <w:rFonts w:ascii="Arial" w:hAnsi="Arial" w:cs="Arial"/>
                <w:sz w:val="20"/>
              </w:rPr>
            </w:pPr>
            <w:r w:rsidRPr="002238AD">
              <w:rPr>
                <w:rFonts w:ascii="Arial" w:hAnsi="Arial" w:cs="Arial"/>
                <w:sz w:val="20"/>
              </w:rPr>
              <w:t>4.14</w:t>
            </w:r>
          </w:p>
        </w:tc>
        <w:tc>
          <w:tcPr>
            <w:tcW w:w="2249" w:type="dxa"/>
          </w:tcPr>
          <w:p w14:paraId="0E34AF82" w14:textId="77777777" w:rsidR="00AF049A" w:rsidRPr="002238AD" w:rsidRDefault="00AF049A" w:rsidP="000849A4">
            <w:pPr>
              <w:rPr>
                <w:rFonts w:ascii="Arial" w:hAnsi="Arial" w:cs="Arial"/>
                <w:sz w:val="20"/>
              </w:rPr>
            </w:pPr>
            <w:r w:rsidRPr="002238AD">
              <w:rPr>
                <w:rFonts w:ascii="Arial" w:hAnsi="Arial" w:cs="Arial"/>
                <w:sz w:val="20"/>
              </w:rPr>
              <w:t>28-May-2019</w:t>
            </w:r>
          </w:p>
        </w:tc>
        <w:tc>
          <w:tcPr>
            <w:tcW w:w="2362" w:type="dxa"/>
          </w:tcPr>
          <w:p w14:paraId="163DD363" w14:textId="77777777" w:rsidR="00AF049A" w:rsidRPr="002238AD" w:rsidRDefault="00AF049A" w:rsidP="000849A4">
            <w:pPr>
              <w:spacing w:after="40"/>
              <w:ind w:right="288"/>
              <w:rPr>
                <w:rFonts w:ascii="Arial" w:hAnsi="Arial" w:cs="Arial"/>
                <w:sz w:val="20"/>
                <w:lang w:val="nl-BE"/>
              </w:rPr>
            </w:pPr>
            <w:r w:rsidRPr="002238AD">
              <w:rPr>
                <w:rFonts w:ascii="Arial" w:hAnsi="Arial" w:cs="Arial"/>
                <w:sz w:val="20"/>
                <w:lang w:val="nl-BE"/>
              </w:rPr>
              <w:t>Scott Dernley</w:t>
            </w:r>
          </w:p>
        </w:tc>
        <w:tc>
          <w:tcPr>
            <w:tcW w:w="4874" w:type="dxa"/>
          </w:tcPr>
          <w:p w14:paraId="5CE3498A"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Updated manager list source from </w:t>
            </w:r>
            <w:proofErr w:type="spellStart"/>
            <w:r w:rsidRPr="000F27C8">
              <w:rPr>
                <w:rFonts w:ascii="Arial" w:hAnsi="Arial" w:cs="Arial"/>
                <w:color w:val="1A1A1A"/>
                <w:sz w:val="20"/>
              </w:rPr>
              <w:t>sa_ad_accounts</w:t>
            </w:r>
            <w:proofErr w:type="spellEnd"/>
            <w:r w:rsidRPr="000F27C8">
              <w:rPr>
                <w:rFonts w:ascii="Arial" w:hAnsi="Arial" w:cs="Arial"/>
                <w:color w:val="1A1A1A"/>
                <w:sz w:val="20"/>
              </w:rPr>
              <w:t xml:space="preserve"> to </w:t>
            </w:r>
            <w:proofErr w:type="spellStart"/>
            <w:r w:rsidRPr="000F27C8">
              <w:rPr>
                <w:rFonts w:ascii="Arial" w:hAnsi="Arial" w:cs="Arial"/>
                <w:color w:val="1A1A1A"/>
                <w:sz w:val="20"/>
              </w:rPr>
              <w:t>sa_sec_users</w:t>
            </w:r>
            <w:proofErr w:type="spellEnd"/>
          </w:p>
          <w:p w14:paraId="16892567"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Updated visit compliance check to run when date is changed on an existing visit</w:t>
            </w:r>
          </w:p>
        </w:tc>
      </w:tr>
      <w:tr w:rsidR="00AF049A" w:rsidRPr="000F27C8" w14:paraId="6D0BA71D" w14:textId="77777777" w:rsidTr="000849A4">
        <w:trPr>
          <w:trHeight w:val="1871"/>
        </w:trPr>
        <w:tc>
          <w:tcPr>
            <w:tcW w:w="1305" w:type="dxa"/>
          </w:tcPr>
          <w:p w14:paraId="2E7569BC" w14:textId="77777777" w:rsidR="00AF049A" w:rsidRPr="002238AD" w:rsidRDefault="00AF049A" w:rsidP="000849A4">
            <w:pPr>
              <w:rPr>
                <w:rFonts w:ascii="Arial" w:hAnsi="Arial" w:cs="Arial"/>
                <w:sz w:val="20"/>
              </w:rPr>
            </w:pPr>
            <w:r w:rsidRPr="002238AD">
              <w:rPr>
                <w:rFonts w:ascii="Arial" w:hAnsi="Arial" w:cs="Arial"/>
                <w:sz w:val="20"/>
              </w:rPr>
              <w:lastRenderedPageBreak/>
              <w:t>4.15</w:t>
            </w:r>
          </w:p>
        </w:tc>
        <w:tc>
          <w:tcPr>
            <w:tcW w:w="2249" w:type="dxa"/>
          </w:tcPr>
          <w:p w14:paraId="69662690" w14:textId="77777777" w:rsidR="00AF049A" w:rsidRPr="002238AD" w:rsidRDefault="00AF049A" w:rsidP="000849A4">
            <w:pPr>
              <w:rPr>
                <w:rFonts w:ascii="Arial" w:hAnsi="Arial" w:cs="Arial"/>
                <w:sz w:val="20"/>
              </w:rPr>
            </w:pPr>
            <w:r w:rsidRPr="002238AD">
              <w:rPr>
                <w:rFonts w:ascii="Arial" w:hAnsi="Arial" w:cs="Arial"/>
                <w:sz w:val="20"/>
              </w:rPr>
              <w:t>9-Aug-2019</w:t>
            </w:r>
          </w:p>
        </w:tc>
        <w:tc>
          <w:tcPr>
            <w:tcW w:w="2362" w:type="dxa"/>
          </w:tcPr>
          <w:p w14:paraId="0EE25747" w14:textId="77777777" w:rsidR="00AF049A" w:rsidRPr="002238AD" w:rsidRDefault="00AF049A" w:rsidP="000849A4">
            <w:pPr>
              <w:spacing w:after="40"/>
              <w:ind w:right="288"/>
              <w:rPr>
                <w:rFonts w:ascii="Arial" w:hAnsi="Arial" w:cs="Arial"/>
                <w:sz w:val="20"/>
                <w:lang w:val="nl-BE"/>
              </w:rPr>
            </w:pPr>
            <w:r w:rsidRPr="002238AD">
              <w:rPr>
                <w:rFonts w:ascii="Arial" w:hAnsi="Arial" w:cs="Arial"/>
                <w:sz w:val="20"/>
                <w:lang w:val="nl-BE"/>
              </w:rPr>
              <w:t>Scott Dernley</w:t>
            </w:r>
          </w:p>
        </w:tc>
        <w:tc>
          <w:tcPr>
            <w:tcW w:w="4874" w:type="dxa"/>
          </w:tcPr>
          <w:p w14:paraId="1C3B0707"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upload feature for monitoring correspondence when routing visit to ‘Sent to Site’, to be uploaded to DMS.</w:t>
            </w:r>
          </w:p>
          <w:p w14:paraId="1F894EEB"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Generated ‘Monitoring Visit Report’ for visits of type PMV when status is set to ‘Sent to Site’, to be uploaded to DMS.</w:t>
            </w:r>
          </w:p>
          <w:p w14:paraId="71A549C3"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Created email notifications for all files added to DMS due to new features. </w:t>
            </w:r>
          </w:p>
        </w:tc>
      </w:tr>
      <w:tr w:rsidR="00AF049A" w:rsidRPr="000F27C8" w14:paraId="456B5145" w14:textId="77777777" w:rsidTr="000849A4">
        <w:trPr>
          <w:trHeight w:val="602"/>
        </w:trPr>
        <w:tc>
          <w:tcPr>
            <w:tcW w:w="1305" w:type="dxa"/>
          </w:tcPr>
          <w:p w14:paraId="7316E550" w14:textId="77777777" w:rsidR="00AF049A" w:rsidRPr="002238AD" w:rsidRDefault="00AF049A" w:rsidP="000849A4">
            <w:pPr>
              <w:rPr>
                <w:rFonts w:ascii="Arial" w:hAnsi="Arial" w:cs="Arial"/>
                <w:sz w:val="20"/>
              </w:rPr>
            </w:pPr>
            <w:r w:rsidRPr="002238AD">
              <w:rPr>
                <w:rFonts w:ascii="Arial" w:hAnsi="Arial" w:cs="Arial"/>
                <w:sz w:val="20"/>
              </w:rPr>
              <w:t>4.16</w:t>
            </w:r>
          </w:p>
        </w:tc>
        <w:tc>
          <w:tcPr>
            <w:tcW w:w="2249" w:type="dxa"/>
          </w:tcPr>
          <w:p w14:paraId="50682FEA" w14:textId="77777777" w:rsidR="00AF049A" w:rsidRPr="002238AD" w:rsidRDefault="00AF049A" w:rsidP="000849A4">
            <w:pPr>
              <w:rPr>
                <w:rFonts w:ascii="Arial" w:hAnsi="Arial" w:cs="Arial"/>
                <w:sz w:val="20"/>
              </w:rPr>
            </w:pPr>
            <w:r w:rsidRPr="002238AD">
              <w:rPr>
                <w:rFonts w:ascii="Arial" w:hAnsi="Arial" w:cs="Arial"/>
                <w:sz w:val="20"/>
              </w:rPr>
              <w:t>28-Oct-2019</w:t>
            </w:r>
          </w:p>
        </w:tc>
        <w:tc>
          <w:tcPr>
            <w:tcW w:w="2362" w:type="dxa"/>
          </w:tcPr>
          <w:p w14:paraId="4802F59B" w14:textId="77777777" w:rsidR="00AF049A" w:rsidRPr="002238AD" w:rsidRDefault="00AF049A" w:rsidP="000849A4">
            <w:pPr>
              <w:spacing w:after="40"/>
              <w:ind w:right="288"/>
              <w:rPr>
                <w:rFonts w:ascii="Arial" w:hAnsi="Arial" w:cs="Arial"/>
                <w:sz w:val="20"/>
                <w:lang w:val="nl-BE"/>
              </w:rPr>
            </w:pPr>
            <w:r w:rsidRPr="002238AD">
              <w:rPr>
                <w:rFonts w:ascii="Arial" w:hAnsi="Arial" w:cs="Arial"/>
                <w:sz w:val="20"/>
                <w:lang w:val="nl-BE"/>
              </w:rPr>
              <w:t>Brent Mercado/Denise Plascencia</w:t>
            </w:r>
          </w:p>
        </w:tc>
        <w:tc>
          <w:tcPr>
            <w:tcW w:w="4874" w:type="dxa"/>
          </w:tcPr>
          <w:p w14:paraId="34950DBB"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Rewrite existing modules within SMA labeled 'Add/Modify Monitoring Approval Hierarchy' and 'Setup Monitoring Visit Frequency for Studies' user interfaces using the Angular Framework.</w:t>
            </w:r>
          </w:p>
          <w:p w14:paraId="553C9147"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Enhance the existing 'Setup Monitoring Visit Frequency for Studies' module to include an additional configuration for Smart SDV and rename column headings of '1st Enrollment Frequency (Days)', '1st Enrollment Initial Warning Offset' and '1st Enrollment Final Warning Offsets’</w:t>
            </w:r>
          </w:p>
          <w:p w14:paraId="0F9E428A"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Modify the existing 1st PMV Reminder Alerts logic to be based on the Monitoring Trigger Date PTM field if setup.</w:t>
            </w:r>
          </w:p>
        </w:tc>
      </w:tr>
      <w:tr w:rsidR="00AF049A" w:rsidRPr="000F27C8" w14:paraId="16D15B55" w14:textId="77777777" w:rsidTr="000849A4">
        <w:trPr>
          <w:trHeight w:val="602"/>
        </w:trPr>
        <w:tc>
          <w:tcPr>
            <w:tcW w:w="1305" w:type="dxa"/>
          </w:tcPr>
          <w:p w14:paraId="41199331" w14:textId="77777777" w:rsidR="00AF049A" w:rsidRPr="002238AD" w:rsidRDefault="00AF049A" w:rsidP="000849A4">
            <w:pPr>
              <w:rPr>
                <w:rFonts w:ascii="Arial" w:hAnsi="Arial" w:cs="Arial"/>
                <w:sz w:val="20"/>
              </w:rPr>
            </w:pPr>
            <w:r w:rsidRPr="002238AD">
              <w:rPr>
                <w:rFonts w:ascii="Arial" w:hAnsi="Arial" w:cs="Arial"/>
                <w:sz w:val="20"/>
              </w:rPr>
              <w:t>5.0.0</w:t>
            </w:r>
          </w:p>
        </w:tc>
        <w:tc>
          <w:tcPr>
            <w:tcW w:w="2249" w:type="dxa"/>
          </w:tcPr>
          <w:p w14:paraId="0D309173" w14:textId="77777777" w:rsidR="00AF049A" w:rsidRPr="002238AD" w:rsidRDefault="00AF049A" w:rsidP="000849A4">
            <w:pPr>
              <w:rPr>
                <w:rFonts w:ascii="Arial" w:hAnsi="Arial" w:cs="Arial"/>
                <w:sz w:val="20"/>
              </w:rPr>
            </w:pPr>
            <w:r w:rsidRPr="002238AD">
              <w:rPr>
                <w:rFonts w:ascii="Arial" w:hAnsi="Arial" w:cs="Arial"/>
                <w:sz w:val="20"/>
              </w:rPr>
              <w:t>17-Dec-2019</w:t>
            </w:r>
          </w:p>
        </w:tc>
        <w:tc>
          <w:tcPr>
            <w:tcW w:w="2362" w:type="dxa"/>
          </w:tcPr>
          <w:p w14:paraId="1B48A9AB" w14:textId="77777777" w:rsidR="00AF049A" w:rsidRPr="002238AD" w:rsidRDefault="00AF049A" w:rsidP="000849A4">
            <w:pPr>
              <w:spacing w:after="40"/>
              <w:ind w:right="288"/>
              <w:rPr>
                <w:rFonts w:ascii="Arial" w:hAnsi="Arial" w:cs="Arial"/>
                <w:sz w:val="20"/>
                <w:lang w:val="nl-BE"/>
              </w:rPr>
            </w:pPr>
            <w:r w:rsidRPr="002238AD">
              <w:rPr>
                <w:rFonts w:ascii="Arial" w:hAnsi="Arial" w:cs="Arial"/>
                <w:sz w:val="20"/>
                <w:lang w:val="nl-BE"/>
              </w:rPr>
              <w:t>Brent Mercado, Kris Ulstad</w:t>
            </w:r>
          </w:p>
        </w:tc>
        <w:tc>
          <w:tcPr>
            <w:tcW w:w="4874" w:type="dxa"/>
          </w:tcPr>
          <w:p w14:paraId="4DA1C423"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Smart SDV Monitoring Framework implementation into the Periodic Monitoring Visit.</w:t>
            </w:r>
          </w:p>
          <w:p w14:paraId="51EE4356"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Renamed ‘Informed Consent/Patient Authorization’ to ‘ICF Review’ and enhanced the section to implement Smart SDV and create ICF Findings.</w:t>
            </w:r>
          </w:p>
          <w:p w14:paraId="3C9A252A"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the SDR section.</w:t>
            </w:r>
          </w:p>
          <w:p w14:paraId="00909DD2"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Renamed ‘CRF’ to ‘SDV’ and enhanced the section to implement Smart SDV.</w:t>
            </w:r>
          </w:p>
          <w:p w14:paraId="4703216F"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Ability to pull selected and escalated patients, evaluate escalations based on established thresholds and perform the appropriate checks per Smart SDV engine.</w:t>
            </w:r>
          </w:p>
          <w:p w14:paraId="5E26763E"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Updated the Findings section to be read-only for ICF and SDR Findings.</w:t>
            </w:r>
          </w:p>
          <w:p w14:paraId="04930271"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Pull PI based on PI assigned to visit at time of monitoring visit</w:t>
            </w:r>
          </w:p>
        </w:tc>
      </w:tr>
      <w:tr w:rsidR="00AF049A" w:rsidRPr="000F27C8" w14:paraId="2D80E8CA" w14:textId="77777777" w:rsidTr="000849A4">
        <w:trPr>
          <w:trHeight w:val="602"/>
        </w:trPr>
        <w:tc>
          <w:tcPr>
            <w:tcW w:w="1305" w:type="dxa"/>
          </w:tcPr>
          <w:p w14:paraId="78A97AC8" w14:textId="77777777" w:rsidR="00AF049A" w:rsidRPr="002238AD" w:rsidRDefault="00AF049A" w:rsidP="000849A4">
            <w:pPr>
              <w:rPr>
                <w:rFonts w:ascii="Arial" w:hAnsi="Arial" w:cs="Arial"/>
                <w:sz w:val="20"/>
              </w:rPr>
            </w:pPr>
            <w:r w:rsidRPr="002238AD">
              <w:rPr>
                <w:rFonts w:ascii="Arial" w:hAnsi="Arial" w:cs="Arial"/>
                <w:sz w:val="20"/>
              </w:rPr>
              <w:t>5.1.0</w:t>
            </w:r>
          </w:p>
        </w:tc>
        <w:tc>
          <w:tcPr>
            <w:tcW w:w="2249" w:type="dxa"/>
          </w:tcPr>
          <w:p w14:paraId="18D83F9F" w14:textId="77777777" w:rsidR="00AF049A" w:rsidRPr="002238AD" w:rsidRDefault="00AF049A" w:rsidP="000849A4">
            <w:pPr>
              <w:rPr>
                <w:rFonts w:ascii="Arial" w:hAnsi="Arial" w:cs="Arial"/>
                <w:sz w:val="20"/>
              </w:rPr>
            </w:pPr>
            <w:r w:rsidRPr="002238AD">
              <w:rPr>
                <w:rFonts w:ascii="Arial" w:hAnsi="Arial" w:cs="Arial"/>
                <w:sz w:val="20"/>
              </w:rPr>
              <w:t>24-Feb-2020</w:t>
            </w:r>
          </w:p>
        </w:tc>
        <w:tc>
          <w:tcPr>
            <w:tcW w:w="2362" w:type="dxa"/>
          </w:tcPr>
          <w:p w14:paraId="3B0D7F11" w14:textId="77777777" w:rsidR="00AF049A" w:rsidRPr="002238AD" w:rsidRDefault="00AF049A" w:rsidP="000849A4">
            <w:pPr>
              <w:spacing w:after="40"/>
              <w:ind w:right="288"/>
              <w:rPr>
                <w:rFonts w:ascii="Arial" w:hAnsi="Arial" w:cs="Arial"/>
                <w:sz w:val="20"/>
                <w:lang w:val="nl-BE"/>
              </w:rPr>
            </w:pPr>
            <w:r w:rsidRPr="002238AD">
              <w:rPr>
                <w:rFonts w:ascii="Arial" w:hAnsi="Arial" w:cs="Arial"/>
                <w:sz w:val="20"/>
                <w:lang w:val="nl-BE"/>
              </w:rPr>
              <w:t>Brent Mercado, Kris Ulstad,</w:t>
            </w:r>
          </w:p>
          <w:p w14:paraId="0FD093E2" w14:textId="77777777" w:rsidR="00AF049A" w:rsidRPr="002238AD" w:rsidRDefault="00AF049A" w:rsidP="000849A4">
            <w:pPr>
              <w:spacing w:after="40"/>
              <w:ind w:right="288"/>
              <w:rPr>
                <w:rFonts w:ascii="Arial" w:hAnsi="Arial" w:cs="Arial"/>
                <w:sz w:val="20"/>
                <w:lang w:val="nl-BE"/>
              </w:rPr>
            </w:pPr>
            <w:r w:rsidRPr="002238AD">
              <w:rPr>
                <w:rFonts w:ascii="Arial" w:hAnsi="Arial" w:cs="Arial"/>
                <w:sz w:val="20"/>
                <w:lang w:val="nl-BE"/>
              </w:rPr>
              <w:t>Michelle Sunga</w:t>
            </w:r>
          </w:p>
        </w:tc>
        <w:tc>
          <w:tcPr>
            <w:tcW w:w="4874" w:type="dxa"/>
          </w:tcPr>
          <w:p w14:paraId="4FC5FD5F"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Allow a patient to be added to the ICF table multiple times and map ICF Findings to the correct instance of the patient</w:t>
            </w:r>
          </w:p>
          <w:p w14:paraId="79960F28"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For Legacy Studies, when launching the PDF Report ensure that the Selection Type column is hidden within all sections.</w:t>
            </w:r>
          </w:p>
          <w:p w14:paraId="0CD07615"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Automatic Visit preparation logic enhanced to run any time the scheduler is updated</w:t>
            </w:r>
          </w:p>
          <w:p w14:paraId="344EC38B"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Ability to create discrepancies in OC/RDC from SDR/ICF sections for Legacy studies (i.e. </w:t>
            </w:r>
            <w:proofErr w:type="gramStart"/>
            <w:r w:rsidRPr="000F27C8">
              <w:rPr>
                <w:rFonts w:ascii="Arial" w:hAnsi="Arial" w:cs="Arial"/>
                <w:color w:val="1A1A1A"/>
                <w:sz w:val="20"/>
              </w:rPr>
              <w:t>non Smart</w:t>
            </w:r>
            <w:proofErr w:type="gramEnd"/>
            <w:r w:rsidRPr="000F27C8">
              <w:rPr>
                <w:rFonts w:ascii="Arial" w:hAnsi="Arial" w:cs="Arial"/>
                <w:color w:val="1A1A1A"/>
                <w:sz w:val="20"/>
              </w:rPr>
              <w:t xml:space="preserve"> SDV).</w:t>
            </w:r>
          </w:p>
          <w:p w14:paraId="4CB08303"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Synchronization logic updated for timing inconsistencies and incorporation of Manual Header discrepancies</w:t>
            </w:r>
          </w:p>
          <w:p w14:paraId="2A9EE9ED"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lastRenderedPageBreak/>
              <w:t>Verbiage updates to First PMV frequency alert</w:t>
            </w:r>
          </w:p>
        </w:tc>
      </w:tr>
      <w:tr w:rsidR="00AF049A" w:rsidRPr="000F27C8" w14:paraId="531B1BFC" w14:textId="77777777" w:rsidTr="000849A4">
        <w:trPr>
          <w:trHeight w:val="602"/>
        </w:trPr>
        <w:tc>
          <w:tcPr>
            <w:tcW w:w="1305" w:type="dxa"/>
          </w:tcPr>
          <w:p w14:paraId="456F4FFE" w14:textId="77777777" w:rsidR="00AF049A" w:rsidRPr="002238AD" w:rsidRDefault="00AF049A" w:rsidP="000849A4">
            <w:pPr>
              <w:rPr>
                <w:rFonts w:ascii="Arial" w:hAnsi="Arial" w:cs="Arial"/>
                <w:sz w:val="20"/>
              </w:rPr>
            </w:pPr>
            <w:r w:rsidRPr="002238AD">
              <w:rPr>
                <w:rFonts w:ascii="Arial" w:hAnsi="Arial" w:cs="Arial"/>
                <w:sz w:val="20"/>
              </w:rPr>
              <w:lastRenderedPageBreak/>
              <w:t>5.1.1</w:t>
            </w:r>
          </w:p>
        </w:tc>
        <w:tc>
          <w:tcPr>
            <w:tcW w:w="2249" w:type="dxa"/>
          </w:tcPr>
          <w:p w14:paraId="5A5CAF78" w14:textId="77777777" w:rsidR="00AF049A" w:rsidRPr="002238AD" w:rsidRDefault="00AF049A" w:rsidP="000849A4">
            <w:pPr>
              <w:rPr>
                <w:rFonts w:ascii="Arial" w:hAnsi="Arial" w:cs="Arial"/>
                <w:sz w:val="20"/>
              </w:rPr>
            </w:pPr>
            <w:r w:rsidRPr="002238AD">
              <w:rPr>
                <w:rFonts w:ascii="Arial" w:hAnsi="Arial" w:cs="Arial"/>
                <w:sz w:val="20"/>
              </w:rPr>
              <w:t>24-Mar-2020</w:t>
            </w:r>
          </w:p>
        </w:tc>
        <w:tc>
          <w:tcPr>
            <w:tcW w:w="2362" w:type="dxa"/>
          </w:tcPr>
          <w:p w14:paraId="30C47386" w14:textId="77777777" w:rsidR="00AF049A" w:rsidRPr="002238AD" w:rsidRDefault="00AF049A" w:rsidP="000849A4">
            <w:pPr>
              <w:spacing w:after="40"/>
              <w:ind w:right="288"/>
              <w:rPr>
                <w:rFonts w:ascii="Arial" w:hAnsi="Arial" w:cs="Arial"/>
                <w:sz w:val="20"/>
                <w:lang w:val="nl-BE"/>
              </w:rPr>
            </w:pPr>
            <w:r w:rsidRPr="002238AD">
              <w:rPr>
                <w:rFonts w:ascii="Arial" w:hAnsi="Arial" w:cs="Arial"/>
                <w:sz w:val="20"/>
                <w:lang w:val="nl-BE"/>
              </w:rPr>
              <w:t>Kris Ulstad, Brent Mercado</w:t>
            </w:r>
          </w:p>
        </w:tc>
        <w:tc>
          <w:tcPr>
            <w:tcW w:w="4874" w:type="dxa"/>
          </w:tcPr>
          <w:p w14:paraId="7B90A8DA"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Introduce flag to determine whether to enforce PMV blocking logic.</w:t>
            </w:r>
          </w:p>
          <w:p w14:paraId="77AAB6D7"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Introduce flag to determine whether to enforce annual blocking </w:t>
            </w:r>
            <w:proofErr w:type="spellStart"/>
            <w:r w:rsidRPr="000F27C8">
              <w:rPr>
                <w:rFonts w:ascii="Arial" w:hAnsi="Arial" w:cs="Arial"/>
                <w:color w:val="1A1A1A"/>
                <w:sz w:val="20"/>
              </w:rPr>
              <w:t>blocking</w:t>
            </w:r>
            <w:proofErr w:type="spellEnd"/>
            <w:r w:rsidRPr="000F27C8">
              <w:rPr>
                <w:rFonts w:ascii="Arial" w:hAnsi="Arial" w:cs="Arial"/>
                <w:color w:val="1A1A1A"/>
                <w:sz w:val="20"/>
              </w:rPr>
              <w:t>.</w:t>
            </w:r>
          </w:p>
          <w:p w14:paraId="6B355BDA"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Update PMV blocking logic to use MON_VISIT_COMPL_V to determine if the visit is being scheduled within the configured frequency threshold.</w:t>
            </w:r>
          </w:p>
          <w:p w14:paraId="79119CDF"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Resolve Synching issue with the discrepancy logic when closed to ensure proper resolution date is displayed when applicable.</w:t>
            </w:r>
          </w:p>
          <w:p w14:paraId="33BC1FC2"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Accommodate Abbott 511 authentication for manager approval e-signature when approving monitoring visit reports.</w:t>
            </w:r>
          </w:p>
        </w:tc>
      </w:tr>
      <w:tr w:rsidR="00AF049A" w:rsidRPr="000F27C8" w14:paraId="3A073206" w14:textId="77777777" w:rsidTr="000849A4">
        <w:trPr>
          <w:trHeight w:val="602"/>
        </w:trPr>
        <w:tc>
          <w:tcPr>
            <w:tcW w:w="1305" w:type="dxa"/>
          </w:tcPr>
          <w:p w14:paraId="520D6977" w14:textId="77777777" w:rsidR="00AF049A" w:rsidRPr="002238AD" w:rsidRDefault="00AF049A" w:rsidP="000849A4">
            <w:pPr>
              <w:rPr>
                <w:rFonts w:ascii="Arial" w:hAnsi="Arial" w:cs="Arial"/>
                <w:sz w:val="20"/>
              </w:rPr>
            </w:pPr>
            <w:r w:rsidRPr="002238AD">
              <w:rPr>
                <w:rFonts w:ascii="Arial" w:hAnsi="Arial" w:cs="Arial"/>
                <w:sz w:val="20"/>
              </w:rPr>
              <w:t>5.1.2</w:t>
            </w:r>
          </w:p>
        </w:tc>
        <w:tc>
          <w:tcPr>
            <w:tcW w:w="2249" w:type="dxa"/>
          </w:tcPr>
          <w:p w14:paraId="6793C8AE" w14:textId="77777777" w:rsidR="00AF049A" w:rsidRPr="002238AD" w:rsidRDefault="00AF049A" w:rsidP="000849A4">
            <w:pPr>
              <w:rPr>
                <w:rFonts w:ascii="Arial" w:hAnsi="Arial" w:cs="Arial"/>
                <w:sz w:val="20"/>
              </w:rPr>
            </w:pPr>
            <w:r w:rsidRPr="002238AD">
              <w:rPr>
                <w:rFonts w:ascii="Arial" w:hAnsi="Arial" w:cs="Arial"/>
                <w:sz w:val="20"/>
              </w:rPr>
              <w:t>23-Jul-2020</w:t>
            </w:r>
          </w:p>
        </w:tc>
        <w:tc>
          <w:tcPr>
            <w:tcW w:w="2362" w:type="dxa"/>
          </w:tcPr>
          <w:p w14:paraId="2B869BDF" w14:textId="77777777" w:rsidR="00AF049A" w:rsidRPr="002238AD" w:rsidRDefault="00AF049A" w:rsidP="000849A4">
            <w:pPr>
              <w:spacing w:after="40"/>
              <w:ind w:right="288"/>
              <w:rPr>
                <w:rFonts w:ascii="Arial" w:hAnsi="Arial" w:cs="Arial"/>
                <w:sz w:val="20"/>
                <w:lang w:val="nl-BE"/>
              </w:rPr>
            </w:pPr>
            <w:r w:rsidRPr="002238AD">
              <w:rPr>
                <w:rFonts w:ascii="Arial" w:hAnsi="Arial" w:cs="Arial"/>
                <w:sz w:val="20"/>
                <w:lang w:val="nl-BE"/>
              </w:rPr>
              <w:t>Kris Ulstad, Gordon Lyn, Michelle Sunga</w:t>
            </w:r>
          </w:p>
        </w:tc>
        <w:tc>
          <w:tcPr>
            <w:tcW w:w="4874" w:type="dxa"/>
          </w:tcPr>
          <w:p w14:paraId="661679A0"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Remove mandatory check for ICF, SDR, SDV sections for Site Initiation and Close Out Visits</w:t>
            </w:r>
          </w:p>
          <w:p w14:paraId="0744D123"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Discrepancy synchronization logic fixed to remove </w:t>
            </w:r>
            <w:proofErr w:type="spellStart"/>
            <w:r w:rsidRPr="000F27C8">
              <w:rPr>
                <w:rFonts w:ascii="Arial" w:hAnsi="Arial" w:cs="Arial"/>
                <w:color w:val="1A1A1A"/>
                <w:sz w:val="20"/>
              </w:rPr>
              <w:t>superflous</w:t>
            </w:r>
            <w:proofErr w:type="spellEnd"/>
            <w:r w:rsidRPr="000F27C8">
              <w:rPr>
                <w:rFonts w:ascii="Arial" w:hAnsi="Arial" w:cs="Arial"/>
                <w:color w:val="1A1A1A"/>
                <w:sz w:val="20"/>
              </w:rPr>
              <w:t xml:space="preserve"> fields such as discrepancy review status code, comment text, modification timestamp and review status description. </w:t>
            </w:r>
          </w:p>
          <w:p w14:paraId="7617CF4E"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Updated logic to use the visit start date -1 and visit end date +1 to bring in extra forms (expanded the window)</w:t>
            </w:r>
          </w:p>
          <w:p w14:paraId="0A78C7E5"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Update existing logic for report routing check so that the blocking occurs correctly when Checklist Items and/or Internal Visit Rating is not completed.</w:t>
            </w:r>
          </w:p>
          <w:p w14:paraId="569946AD"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Scheduler module: Fixes to restore e-mailing functionality, ability to configure e-mail functionality to other non-monitoring visit activities</w:t>
            </w:r>
          </w:p>
          <w:p w14:paraId="51393450"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Findings Maintenance module: Enhancements to disallow editing of findings that are linked to open monitoring visits, add columns to show Finding Category and Discrepancy ID</w:t>
            </w:r>
          </w:p>
          <w:p w14:paraId="1A98B642"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Updates to the visit prepare functionality when assigning PI to pull only ACTIVE PI. </w:t>
            </w:r>
          </w:p>
          <w:p w14:paraId="6F94C99B"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Enhancement to First PMV Visit alert to accommodate Tier 4 Risk Smart SDV studies by excluding any Sites that are not selected for On-Site monitoring based on the Site RACT.</w:t>
            </w:r>
          </w:p>
        </w:tc>
      </w:tr>
      <w:tr w:rsidR="00AF049A" w:rsidRPr="000F27C8" w14:paraId="5B00D324" w14:textId="77777777" w:rsidTr="000849A4">
        <w:trPr>
          <w:trHeight w:val="602"/>
        </w:trPr>
        <w:tc>
          <w:tcPr>
            <w:tcW w:w="1305" w:type="dxa"/>
          </w:tcPr>
          <w:p w14:paraId="4116ED9E" w14:textId="77777777" w:rsidR="00AF049A" w:rsidRPr="002238AD" w:rsidRDefault="00AF049A" w:rsidP="000849A4">
            <w:pPr>
              <w:rPr>
                <w:rFonts w:ascii="Arial" w:hAnsi="Arial" w:cs="Arial"/>
                <w:sz w:val="20"/>
              </w:rPr>
            </w:pPr>
            <w:r w:rsidRPr="002238AD">
              <w:rPr>
                <w:rFonts w:ascii="Arial" w:hAnsi="Arial" w:cs="Arial"/>
                <w:sz w:val="20"/>
              </w:rPr>
              <w:t>5.1.3</w:t>
            </w:r>
          </w:p>
        </w:tc>
        <w:tc>
          <w:tcPr>
            <w:tcW w:w="2249" w:type="dxa"/>
          </w:tcPr>
          <w:p w14:paraId="27A68D48" w14:textId="77777777" w:rsidR="00AF049A" w:rsidRPr="002238AD" w:rsidRDefault="00AF049A" w:rsidP="000849A4">
            <w:pPr>
              <w:rPr>
                <w:rFonts w:ascii="Arial" w:hAnsi="Arial" w:cs="Arial"/>
                <w:sz w:val="20"/>
              </w:rPr>
            </w:pPr>
            <w:r w:rsidRPr="002238AD">
              <w:rPr>
                <w:rFonts w:ascii="Arial" w:hAnsi="Arial" w:cs="Arial"/>
                <w:sz w:val="20"/>
              </w:rPr>
              <w:t>13-Oct-2020</w:t>
            </w:r>
          </w:p>
        </w:tc>
        <w:tc>
          <w:tcPr>
            <w:tcW w:w="2362" w:type="dxa"/>
          </w:tcPr>
          <w:p w14:paraId="3B86D68D" w14:textId="77777777" w:rsidR="00AF049A" w:rsidRPr="002238AD" w:rsidRDefault="00AF049A" w:rsidP="000849A4">
            <w:pPr>
              <w:spacing w:after="40"/>
              <w:ind w:right="288"/>
              <w:rPr>
                <w:rFonts w:ascii="Arial" w:hAnsi="Arial" w:cs="Arial"/>
                <w:sz w:val="20"/>
                <w:lang w:val="nl-BE"/>
              </w:rPr>
            </w:pPr>
            <w:r w:rsidRPr="002238AD">
              <w:rPr>
                <w:rFonts w:ascii="Arial" w:hAnsi="Arial" w:cs="Arial"/>
                <w:sz w:val="20"/>
                <w:lang w:val="nl-BE"/>
              </w:rPr>
              <w:t>Kris Ulstad,</w:t>
            </w:r>
          </w:p>
          <w:p w14:paraId="3EE1BF6E" w14:textId="77777777" w:rsidR="00AF049A" w:rsidRPr="002238AD" w:rsidRDefault="00AF049A" w:rsidP="000849A4">
            <w:pPr>
              <w:spacing w:after="40"/>
              <w:ind w:right="288"/>
              <w:rPr>
                <w:rFonts w:ascii="Arial" w:hAnsi="Arial" w:cs="Arial"/>
                <w:sz w:val="20"/>
                <w:lang w:val="nl-BE"/>
              </w:rPr>
            </w:pPr>
            <w:r w:rsidRPr="002238AD">
              <w:rPr>
                <w:rFonts w:ascii="Arial" w:hAnsi="Arial" w:cs="Arial"/>
                <w:sz w:val="20"/>
                <w:lang w:val="nl-BE"/>
              </w:rPr>
              <w:t>Gordon Lyn</w:t>
            </w:r>
          </w:p>
        </w:tc>
        <w:tc>
          <w:tcPr>
            <w:tcW w:w="4874" w:type="dxa"/>
          </w:tcPr>
          <w:p w14:paraId="7579C17D"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Fix to the Periodic Visit Report Output to correctly calculate the number of Critical, Major and Minor findings in the summary section </w:t>
            </w:r>
          </w:p>
        </w:tc>
      </w:tr>
      <w:tr w:rsidR="00AF049A" w:rsidRPr="000F27C8" w14:paraId="34C01654" w14:textId="77777777" w:rsidTr="000849A4">
        <w:trPr>
          <w:trHeight w:val="602"/>
        </w:trPr>
        <w:tc>
          <w:tcPr>
            <w:tcW w:w="1305" w:type="dxa"/>
          </w:tcPr>
          <w:p w14:paraId="49B0FA4C" w14:textId="77777777" w:rsidR="00AF049A" w:rsidRPr="002238AD" w:rsidRDefault="00AF049A" w:rsidP="000849A4">
            <w:pPr>
              <w:rPr>
                <w:rFonts w:ascii="Arial" w:hAnsi="Arial" w:cs="Arial"/>
                <w:sz w:val="20"/>
              </w:rPr>
            </w:pPr>
            <w:r w:rsidRPr="002238AD">
              <w:rPr>
                <w:rFonts w:ascii="Arial" w:hAnsi="Arial" w:cs="Arial"/>
                <w:sz w:val="20"/>
              </w:rPr>
              <w:t>5.1.4</w:t>
            </w:r>
          </w:p>
        </w:tc>
        <w:tc>
          <w:tcPr>
            <w:tcW w:w="2249" w:type="dxa"/>
          </w:tcPr>
          <w:p w14:paraId="257F16DE" w14:textId="77777777" w:rsidR="00AF049A" w:rsidRPr="002238AD" w:rsidRDefault="00AF049A" w:rsidP="000849A4">
            <w:pPr>
              <w:rPr>
                <w:rFonts w:ascii="Arial" w:hAnsi="Arial" w:cs="Arial"/>
                <w:sz w:val="20"/>
              </w:rPr>
            </w:pPr>
            <w:r w:rsidRPr="002238AD">
              <w:rPr>
                <w:rFonts w:ascii="Arial" w:hAnsi="Arial" w:cs="Arial"/>
                <w:sz w:val="20"/>
              </w:rPr>
              <w:t>16-Oct-2020</w:t>
            </w:r>
          </w:p>
        </w:tc>
        <w:tc>
          <w:tcPr>
            <w:tcW w:w="2362" w:type="dxa"/>
          </w:tcPr>
          <w:p w14:paraId="179D13A6" w14:textId="77777777" w:rsidR="00AF049A" w:rsidRPr="002238AD" w:rsidRDefault="00AF049A" w:rsidP="000849A4">
            <w:pPr>
              <w:spacing w:after="40"/>
              <w:ind w:right="288"/>
              <w:rPr>
                <w:rFonts w:ascii="Arial" w:hAnsi="Arial" w:cs="Arial"/>
                <w:sz w:val="20"/>
                <w:lang w:val="nl-BE"/>
              </w:rPr>
            </w:pPr>
            <w:r w:rsidRPr="002238AD">
              <w:rPr>
                <w:rFonts w:ascii="Arial" w:hAnsi="Arial" w:cs="Arial"/>
                <w:sz w:val="20"/>
                <w:lang w:val="nl-BE"/>
              </w:rPr>
              <w:t>Kris Ulstad,</w:t>
            </w:r>
          </w:p>
          <w:p w14:paraId="00078859" w14:textId="77777777" w:rsidR="00AF049A" w:rsidRPr="002238AD" w:rsidRDefault="00AF049A" w:rsidP="000849A4">
            <w:pPr>
              <w:spacing w:after="40"/>
              <w:ind w:right="288"/>
              <w:rPr>
                <w:rFonts w:ascii="Arial" w:hAnsi="Arial" w:cs="Arial"/>
                <w:sz w:val="20"/>
                <w:lang w:val="nl-BE"/>
              </w:rPr>
            </w:pPr>
            <w:r w:rsidRPr="002238AD">
              <w:rPr>
                <w:rFonts w:ascii="Arial" w:hAnsi="Arial" w:cs="Arial"/>
                <w:sz w:val="20"/>
                <w:lang w:val="nl-BE"/>
              </w:rPr>
              <w:t>Gordon Lyn</w:t>
            </w:r>
          </w:p>
        </w:tc>
        <w:tc>
          <w:tcPr>
            <w:tcW w:w="4874" w:type="dxa"/>
          </w:tcPr>
          <w:p w14:paraId="3C0664EC"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Update the source for personnel pulled into the monitoring visit letter template to be pulled from SA_SEC_USERS_V instead of SA_AD_ACCOUNTS</w:t>
            </w:r>
          </w:p>
          <w:p w14:paraId="5C5A7A1D"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Update logic so that when a visit is prepped for with open findings and visit is deleted/cancelled </w:t>
            </w:r>
            <w:r w:rsidRPr="000F27C8">
              <w:rPr>
                <w:rFonts w:ascii="Arial" w:hAnsi="Arial" w:cs="Arial"/>
                <w:color w:val="1A1A1A"/>
                <w:sz w:val="20"/>
              </w:rPr>
              <w:lastRenderedPageBreak/>
              <w:t>that those findings get reset to current (Is Current Flag = Y).</w:t>
            </w:r>
          </w:p>
          <w:p w14:paraId="160BA3D9"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Update existing SDV Monitoring Flag source in the SDV section from RDC view to MON_VISIT_CRFS_OC table.</w:t>
            </w:r>
          </w:p>
          <w:p w14:paraId="5799723B"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 xml:space="preserve">Ensure that the Activity Details report filter for Monitor and Monitor Manager is pulling correctly.  Additionally, ensure that the output is displaying all proper monitors activities when a specific Monitor Manager is selected.  </w:t>
            </w:r>
          </w:p>
        </w:tc>
      </w:tr>
      <w:tr w:rsidR="00AF049A" w:rsidRPr="000F27C8" w14:paraId="6C735CFB" w14:textId="77777777" w:rsidTr="000849A4">
        <w:trPr>
          <w:trHeight w:val="602"/>
        </w:trPr>
        <w:tc>
          <w:tcPr>
            <w:tcW w:w="1305" w:type="dxa"/>
          </w:tcPr>
          <w:p w14:paraId="482566A3" w14:textId="77777777" w:rsidR="00AF049A" w:rsidRPr="002238AD" w:rsidRDefault="00AF049A" w:rsidP="000849A4">
            <w:pPr>
              <w:rPr>
                <w:rFonts w:ascii="Arial" w:hAnsi="Arial" w:cs="Arial"/>
                <w:sz w:val="20"/>
              </w:rPr>
            </w:pPr>
            <w:r w:rsidRPr="002238AD">
              <w:rPr>
                <w:rFonts w:ascii="Arial" w:hAnsi="Arial" w:cs="Arial"/>
                <w:sz w:val="20"/>
              </w:rPr>
              <w:lastRenderedPageBreak/>
              <w:t>5.2.0</w:t>
            </w:r>
          </w:p>
        </w:tc>
        <w:tc>
          <w:tcPr>
            <w:tcW w:w="2249" w:type="dxa"/>
          </w:tcPr>
          <w:p w14:paraId="5DDF580D" w14:textId="77777777" w:rsidR="00AF049A" w:rsidRPr="002238AD" w:rsidRDefault="00AF049A" w:rsidP="000849A4">
            <w:pPr>
              <w:rPr>
                <w:rFonts w:ascii="Arial" w:hAnsi="Arial" w:cs="Arial"/>
                <w:sz w:val="20"/>
              </w:rPr>
            </w:pPr>
            <w:r w:rsidRPr="002238AD">
              <w:rPr>
                <w:rFonts w:ascii="Arial" w:hAnsi="Arial" w:cs="Arial"/>
                <w:sz w:val="20"/>
              </w:rPr>
              <w:t>3-Dec-2020</w:t>
            </w:r>
          </w:p>
        </w:tc>
        <w:tc>
          <w:tcPr>
            <w:tcW w:w="2362" w:type="dxa"/>
          </w:tcPr>
          <w:p w14:paraId="5C41C695" w14:textId="77777777" w:rsidR="00AF049A" w:rsidRPr="002238AD" w:rsidRDefault="00AF049A" w:rsidP="000849A4">
            <w:pPr>
              <w:spacing w:after="40"/>
              <w:ind w:right="288"/>
              <w:rPr>
                <w:rFonts w:ascii="Arial" w:hAnsi="Arial" w:cs="Arial"/>
                <w:sz w:val="20"/>
                <w:lang w:val="nl-BE"/>
              </w:rPr>
            </w:pPr>
            <w:r w:rsidRPr="002238AD">
              <w:rPr>
                <w:rFonts w:ascii="Arial" w:hAnsi="Arial" w:cs="Arial"/>
                <w:sz w:val="20"/>
                <w:lang w:val="nl-BE"/>
              </w:rPr>
              <w:t>Kris Ulstad</w:t>
            </w:r>
          </w:p>
        </w:tc>
        <w:tc>
          <w:tcPr>
            <w:tcW w:w="4874" w:type="dxa"/>
          </w:tcPr>
          <w:p w14:paraId="626C367E"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Update query to use study along with patient ID so that OC Discrepancy creation is written to the appropriate study/site/patient in OC/RDC.  In addition, update the Findings Maintenance logic to allow proper edits to occur depending on specific scenarios.</w:t>
            </w:r>
          </w:p>
        </w:tc>
      </w:tr>
      <w:tr w:rsidR="00AF049A" w:rsidRPr="000F27C8" w14:paraId="4C4E4336" w14:textId="77777777" w:rsidTr="000849A4">
        <w:trPr>
          <w:trHeight w:val="602"/>
        </w:trPr>
        <w:tc>
          <w:tcPr>
            <w:tcW w:w="1305" w:type="dxa"/>
          </w:tcPr>
          <w:p w14:paraId="20C307E4" w14:textId="77777777" w:rsidR="00AF049A" w:rsidRPr="002238AD" w:rsidRDefault="00AF049A" w:rsidP="000849A4">
            <w:pPr>
              <w:rPr>
                <w:rFonts w:ascii="Arial" w:hAnsi="Arial" w:cs="Arial"/>
                <w:sz w:val="20"/>
              </w:rPr>
            </w:pPr>
            <w:r w:rsidRPr="002238AD">
              <w:rPr>
                <w:rFonts w:ascii="Arial" w:hAnsi="Arial" w:cs="Arial"/>
                <w:sz w:val="20"/>
              </w:rPr>
              <w:t>5.3.0</w:t>
            </w:r>
          </w:p>
        </w:tc>
        <w:tc>
          <w:tcPr>
            <w:tcW w:w="2249" w:type="dxa"/>
          </w:tcPr>
          <w:p w14:paraId="75126F4C" w14:textId="77777777" w:rsidR="00AF049A" w:rsidRPr="002238AD" w:rsidRDefault="00AF049A" w:rsidP="000849A4">
            <w:pPr>
              <w:rPr>
                <w:rFonts w:ascii="Arial" w:hAnsi="Arial" w:cs="Arial"/>
                <w:sz w:val="20"/>
              </w:rPr>
            </w:pPr>
            <w:r w:rsidRPr="002238AD">
              <w:rPr>
                <w:rFonts w:ascii="Arial" w:hAnsi="Arial" w:cs="Arial"/>
                <w:sz w:val="20"/>
              </w:rPr>
              <w:t>6-Apr-2021</w:t>
            </w:r>
          </w:p>
        </w:tc>
        <w:tc>
          <w:tcPr>
            <w:tcW w:w="2362" w:type="dxa"/>
          </w:tcPr>
          <w:p w14:paraId="5F449CA9" w14:textId="77777777" w:rsidR="00AF049A" w:rsidRPr="002238AD" w:rsidRDefault="00AF049A" w:rsidP="000849A4">
            <w:pPr>
              <w:spacing w:after="40"/>
              <w:ind w:right="288"/>
              <w:rPr>
                <w:rFonts w:ascii="Arial" w:hAnsi="Arial" w:cs="Arial"/>
                <w:sz w:val="20"/>
                <w:lang w:val="nl-BE"/>
              </w:rPr>
            </w:pPr>
            <w:r w:rsidRPr="002238AD">
              <w:rPr>
                <w:rFonts w:ascii="Arial" w:hAnsi="Arial" w:cs="Arial"/>
                <w:sz w:val="20"/>
                <w:lang w:val="nl-BE"/>
              </w:rPr>
              <w:t>Scott Dernley, Ashwini Mundya</w:t>
            </w:r>
          </w:p>
        </w:tc>
        <w:tc>
          <w:tcPr>
            <w:tcW w:w="4874" w:type="dxa"/>
          </w:tcPr>
          <w:p w14:paraId="663AE884"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Removed validation check for studies not requiring DMS integration</w:t>
            </w:r>
          </w:p>
          <w:p w14:paraId="7CF70A15"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Added Monitoring Log report generation</w:t>
            </w:r>
          </w:p>
          <w:p w14:paraId="2C4ACAAE"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Include a fix to populate the correct updated ICF version in the ICF Review UI.</w:t>
            </w:r>
          </w:p>
        </w:tc>
      </w:tr>
      <w:tr w:rsidR="00AF049A" w:rsidRPr="000F27C8" w14:paraId="4AE7CEB6" w14:textId="77777777" w:rsidTr="000849A4">
        <w:trPr>
          <w:trHeight w:val="179"/>
        </w:trPr>
        <w:tc>
          <w:tcPr>
            <w:tcW w:w="1305" w:type="dxa"/>
          </w:tcPr>
          <w:p w14:paraId="71754BD3" w14:textId="77777777" w:rsidR="00AF049A" w:rsidRPr="002238AD" w:rsidRDefault="00AF049A" w:rsidP="000849A4">
            <w:pPr>
              <w:rPr>
                <w:rFonts w:ascii="Arial" w:hAnsi="Arial" w:cs="Arial"/>
                <w:sz w:val="20"/>
              </w:rPr>
            </w:pPr>
            <w:r w:rsidRPr="002238AD">
              <w:rPr>
                <w:rFonts w:ascii="Arial" w:hAnsi="Arial" w:cs="Arial"/>
                <w:sz w:val="20"/>
              </w:rPr>
              <w:t>5.4.0</w:t>
            </w:r>
          </w:p>
        </w:tc>
        <w:tc>
          <w:tcPr>
            <w:tcW w:w="2249" w:type="dxa"/>
          </w:tcPr>
          <w:p w14:paraId="3BEADC5B" w14:textId="671F7B70" w:rsidR="00AF049A" w:rsidRPr="002238AD" w:rsidRDefault="00AF049A" w:rsidP="000849A4">
            <w:pPr>
              <w:rPr>
                <w:rFonts w:ascii="Arial" w:hAnsi="Arial" w:cs="Arial"/>
                <w:sz w:val="20"/>
              </w:rPr>
            </w:pPr>
            <w:r w:rsidRPr="002238AD">
              <w:rPr>
                <w:rFonts w:ascii="Arial" w:hAnsi="Arial" w:cs="Arial"/>
                <w:sz w:val="20"/>
              </w:rPr>
              <w:t>27-</w:t>
            </w:r>
            <w:r w:rsidR="00373267">
              <w:rPr>
                <w:rFonts w:ascii="Arial" w:hAnsi="Arial" w:cs="Arial"/>
                <w:sz w:val="20"/>
              </w:rPr>
              <w:t>A</w:t>
            </w:r>
            <w:r w:rsidRPr="002238AD">
              <w:rPr>
                <w:rFonts w:ascii="Arial" w:hAnsi="Arial" w:cs="Arial"/>
                <w:sz w:val="20"/>
              </w:rPr>
              <w:t>pr-2021</w:t>
            </w:r>
          </w:p>
        </w:tc>
        <w:tc>
          <w:tcPr>
            <w:tcW w:w="2362" w:type="dxa"/>
          </w:tcPr>
          <w:p w14:paraId="3C146EE4" w14:textId="77777777" w:rsidR="00AF049A" w:rsidRPr="002238AD" w:rsidRDefault="00AF049A" w:rsidP="000849A4">
            <w:pPr>
              <w:spacing w:after="40"/>
              <w:ind w:right="288"/>
              <w:rPr>
                <w:rFonts w:ascii="Arial" w:hAnsi="Arial" w:cs="Arial"/>
                <w:sz w:val="20"/>
                <w:lang w:val="nl-BE"/>
              </w:rPr>
            </w:pPr>
            <w:r w:rsidRPr="002238AD">
              <w:rPr>
                <w:rFonts w:ascii="Arial" w:hAnsi="Arial" w:cs="Arial"/>
                <w:sz w:val="20"/>
                <w:lang w:val="nl-BE"/>
              </w:rPr>
              <w:t>Kris Ulstad</w:t>
            </w:r>
          </w:p>
        </w:tc>
        <w:tc>
          <w:tcPr>
            <w:tcW w:w="4874" w:type="dxa"/>
          </w:tcPr>
          <w:p w14:paraId="76EF06E1"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Re-write scheduler module in modern tech stack.</w:t>
            </w:r>
          </w:p>
        </w:tc>
      </w:tr>
      <w:tr w:rsidR="00AF049A" w:rsidRPr="000F27C8" w14:paraId="5882A37D" w14:textId="77777777" w:rsidTr="000849A4">
        <w:trPr>
          <w:trHeight w:val="602"/>
        </w:trPr>
        <w:tc>
          <w:tcPr>
            <w:tcW w:w="1305" w:type="dxa"/>
          </w:tcPr>
          <w:p w14:paraId="39F20864" w14:textId="77777777" w:rsidR="00AF049A" w:rsidRPr="002238AD" w:rsidRDefault="00AF049A" w:rsidP="000849A4">
            <w:pPr>
              <w:rPr>
                <w:rFonts w:ascii="Arial" w:hAnsi="Arial" w:cs="Arial"/>
                <w:sz w:val="20"/>
              </w:rPr>
            </w:pPr>
            <w:r w:rsidRPr="002238AD">
              <w:rPr>
                <w:rFonts w:ascii="Arial" w:hAnsi="Arial" w:cs="Arial"/>
                <w:sz w:val="20"/>
              </w:rPr>
              <w:t>5.5.0</w:t>
            </w:r>
          </w:p>
        </w:tc>
        <w:tc>
          <w:tcPr>
            <w:tcW w:w="2249" w:type="dxa"/>
          </w:tcPr>
          <w:p w14:paraId="1538A9DD" w14:textId="77777777" w:rsidR="00AF049A" w:rsidRPr="002238AD" w:rsidRDefault="00AF049A" w:rsidP="000849A4">
            <w:pPr>
              <w:rPr>
                <w:rFonts w:ascii="Arial" w:hAnsi="Arial" w:cs="Arial"/>
                <w:sz w:val="20"/>
              </w:rPr>
            </w:pPr>
            <w:r w:rsidRPr="002238AD">
              <w:rPr>
                <w:rFonts w:ascii="Arial" w:hAnsi="Arial" w:cs="Arial"/>
                <w:sz w:val="20"/>
              </w:rPr>
              <w:t>6-Jul-2021</w:t>
            </w:r>
          </w:p>
        </w:tc>
        <w:tc>
          <w:tcPr>
            <w:tcW w:w="2362" w:type="dxa"/>
          </w:tcPr>
          <w:p w14:paraId="39D94C57" w14:textId="77777777" w:rsidR="00AF049A" w:rsidRPr="002238AD" w:rsidRDefault="00AF049A" w:rsidP="000849A4">
            <w:pPr>
              <w:spacing w:after="40"/>
              <w:ind w:right="288"/>
              <w:rPr>
                <w:rFonts w:ascii="Arial" w:hAnsi="Arial" w:cs="Arial"/>
                <w:sz w:val="20"/>
                <w:lang w:val="nl-BE"/>
              </w:rPr>
            </w:pPr>
            <w:r w:rsidRPr="002238AD">
              <w:rPr>
                <w:rStyle w:val="CommentReference"/>
                <w:rFonts w:ascii="Arial" w:hAnsi="Arial" w:cs="Arial"/>
                <w:sz w:val="20"/>
                <w:szCs w:val="20"/>
              </w:rPr>
              <w:t>Michelle Sunga</w:t>
            </w:r>
          </w:p>
        </w:tc>
        <w:tc>
          <w:tcPr>
            <w:tcW w:w="4874" w:type="dxa"/>
          </w:tcPr>
          <w:p w14:paraId="60528344"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For further change log entries, see the project under Azure DevOps wiki ‘</w:t>
            </w:r>
            <w:proofErr w:type="spellStart"/>
            <w:r w:rsidRPr="000F27C8">
              <w:rPr>
                <w:rFonts w:ascii="Arial" w:hAnsi="Arial" w:cs="Arial"/>
                <w:color w:val="1A1A1A"/>
                <w:sz w:val="20"/>
              </w:rPr>
              <w:t>ChangeLog</w:t>
            </w:r>
            <w:proofErr w:type="spellEnd"/>
            <w:r w:rsidRPr="000F27C8">
              <w:rPr>
                <w:rFonts w:ascii="Arial" w:hAnsi="Arial" w:cs="Arial"/>
                <w:color w:val="1A1A1A"/>
                <w:sz w:val="20"/>
              </w:rPr>
              <w:t>’ page.</w:t>
            </w:r>
          </w:p>
        </w:tc>
      </w:tr>
      <w:tr w:rsidR="00AF049A" w:rsidRPr="000F27C8" w14:paraId="2ECA6242" w14:textId="77777777" w:rsidTr="000849A4">
        <w:trPr>
          <w:trHeight w:val="602"/>
        </w:trPr>
        <w:tc>
          <w:tcPr>
            <w:tcW w:w="1305" w:type="dxa"/>
          </w:tcPr>
          <w:p w14:paraId="26C6DFCF" w14:textId="77777777" w:rsidR="00AF049A" w:rsidRPr="002238AD" w:rsidRDefault="00AF049A" w:rsidP="000849A4">
            <w:pPr>
              <w:rPr>
                <w:rFonts w:ascii="Arial" w:hAnsi="Arial" w:cs="Arial"/>
                <w:sz w:val="20"/>
              </w:rPr>
            </w:pPr>
            <w:r w:rsidRPr="002238AD">
              <w:rPr>
                <w:rFonts w:ascii="Arial" w:hAnsi="Arial" w:cs="Arial"/>
                <w:sz w:val="20"/>
              </w:rPr>
              <w:t>5.6.0</w:t>
            </w:r>
          </w:p>
        </w:tc>
        <w:tc>
          <w:tcPr>
            <w:tcW w:w="2249" w:type="dxa"/>
          </w:tcPr>
          <w:p w14:paraId="3684C32B" w14:textId="77777777" w:rsidR="00AF049A" w:rsidRPr="002238AD" w:rsidRDefault="00AF049A" w:rsidP="000849A4">
            <w:pPr>
              <w:rPr>
                <w:rFonts w:ascii="Arial" w:hAnsi="Arial" w:cs="Arial"/>
                <w:sz w:val="20"/>
              </w:rPr>
            </w:pPr>
            <w:r w:rsidRPr="002238AD">
              <w:rPr>
                <w:rFonts w:ascii="Arial" w:hAnsi="Arial" w:cs="Arial"/>
                <w:sz w:val="20"/>
              </w:rPr>
              <w:t>29-Sep-2021</w:t>
            </w:r>
          </w:p>
        </w:tc>
        <w:tc>
          <w:tcPr>
            <w:tcW w:w="2362" w:type="dxa"/>
          </w:tcPr>
          <w:p w14:paraId="1E402097" w14:textId="77777777" w:rsidR="00AF049A" w:rsidRPr="002238AD" w:rsidRDefault="00AF049A" w:rsidP="000849A4">
            <w:pPr>
              <w:spacing w:after="40"/>
              <w:ind w:right="288"/>
              <w:rPr>
                <w:rStyle w:val="CommentReference"/>
                <w:rFonts w:ascii="Arial" w:hAnsi="Arial" w:cs="Arial"/>
                <w:sz w:val="20"/>
                <w:szCs w:val="20"/>
              </w:rPr>
            </w:pPr>
            <w:r w:rsidRPr="002238AD">
              <w:rPr>
                <w:rStyle w:val="CommentReference"/>
                <w:rFonts w:ascii="Arial" w:hAnsi="Arial" w:cs="Arial"/>
                <w:sz w:val="20"/>
                <w:szCs w:val="20"/>
              </w:rPr>
              <w:t>Michelle Sunga</w:t>
            </w:r>
          </w:p>
        </w:tc>
        <w:tc>
          <w:tcPr>
            <w:tcW w:w="4874" w:type="dxa"/>
          </w:tcPr>
          <w:p w14:paraId="1D2EFDC6"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For further change log entries, see the project under Azure DevOps wiki ‘</w:t>
            </w:r>
            <w:proofErr w:type="spellStart"/>
            <w:r w:rsidRPr="000F27C8">
              <w:rPr>
                <w:rFonts w:ascii="Arial" w:hAnsi="Arial" w:cs="Arial"/>
                <w:color w:val="1A1A1A"/>
                <w:sz w:val="20"/>
              </w:rPr>
              <w:t>ChangeLog</w:t>
            </w:r>
            <w:proofErr w:type="spellEnd"/>
            <w:r w:rsidRPr="000F27C8">
              <w:rPr>
                <w:rFonts w:ascii="Arial" w:hAnsi="Arial" w:cs="Arial"/>
                <w:color w:val="1A1A1A"/>
                <w:sz w:val="20"/>
              </w:rPr>
              <w:t>’ page.</w:t>
            </w:r>
          </w:p>
        </w:tc>
      </w:tr>
      <w:tr w:rsidR="00AF049A" w:rsidRPr="000F27C8" w14:paraId="6C4D8801" w14:textId="77777777" w:rsidTr="000849A4">
        <w:trPr>
          <w:trHeight w:val="602"/>
        </w:trPr>
        <w:tc>
          <w:tcPr>
            <w:tcW w:w="1305" w:type="dxa"/>
          </w:tcPr>
          <w:p w14:paraId="252842D6" w14:textId="77777777" w:rsidR="00AF049A" w:rsidRPr="002238AD" w:rsidRDefault="00AF049A" w:rsidP="000849A4">
            <w:pPr>
              <w:rPr>
                <w:rFonts w:ascii="Arial" w:hAnsi="Arial" w:cs="Arial"/>
                <w:sz w:val="20"/>
              </w:rPr>
            </w:pPr>
            <w:r w:rsidRPr="002238AD">
              <w:rPr>
                <w:rFonts w:ascii="Arial" w:hAnsi="Arial" w:cs="Arial"/>
                <w:sz w:val="20"/>
              </w:rPr>
              <w:t>5.7.0</w:t>
            </w:r>
          </w:p>
        </w:tc>
        <w:tc>
          <w:tcPr>
            <w:tcW w:w="2249" w:type="dxa"/>
          </w:tcPr>
          <w:p w14:paraId="1498E2D0" w14:textId="77777777" w:rsidR="00AF049A" w:rsidRPr="002238AD" w:rsidRDefault="00AF049A" w:rsidP="000849A4">
            <w:pPr>
              <w:rPr>
                <w:rFonts w:ascii="Arial" w:hAnsi="Arial" w:cs="Arial"/>
                <w:sz w:val="20"/>
              </w:rPr>
            </w:pPr>
            <w:r w:rsidRPr="002238AD">
              <w:rPr>
                <w:rFonts w:ascii="Arial" w:hAnsi="Arial" w:cs="Arial"/>
                <w:sz w:val="20"/>
              </w:rPr>
              <w:t>31-Jan-2022</w:t>
            </w:r>
          </w:p>
        </w:tc>
        <w:tc>
          <w:tcPr>
            <w:tcW w:w="2362" w:type="dxa"/>
          </w:tcPr>
          <w:p w14:paraId="4841FB96" w14:textId="77777777" w:rsidR="00AF049A" w:rsidRPr="002238AD" w:rsidRDefault="00AF049A" w:rsidP="000849A4">
            <w:pPr>
              <w:spacing w:after="40"/>
              <w:ind w:right="288"/>
              <w:rPr>
                <w:rStyle w:val="CommentReference"/>
                <w:rFonts w:ascii="Arial" w:hAnsi="Arial" w:cs="Arial"/>
                <w:sz w:val="20"/>
                <w:szCs w:val="20"/>
              </w:rPr>
            </w:pPr>
            <w:r w:rsidRPr="002238AD">
              <w:rPr>
                <w:rStyle w:val="CommentReference"/>
                <w:rFonts w:ascii="Arial" w:hAnsi="Arial" w:cs="Arial"/>
                <w:sz w:val="20"/>
                <w:szCs w:val="20"/>
              </w:rPr>
              <w:t>Kris Ulstad</w:t>
            </w:r>
          </w:p>
        </w:tc>
        <w:tc>
          <w:tcPr>
            <w:tcW w:w="4874" w:type="dxa"/>
          </w:tcPr>
          <w:p w14:paraId="265D81E9"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For further change log entries, see the project under Azure DevOps wiki ‘</w:t>
            </w:r>
            <w:proofErr w:type="spellStart"/>
            <w:r w:rsidRPr="000F27C8">
              <w:rPr>
                <w:rFonts w:ascii="Arial" w:hAnsi="Arial" w:cs="Arial"/>
                <w:color w:val="1A1A1A"/>
                <w:sz w:val="20"/>
              </w:rPr>
              <w:t>ChangeLog</w:t>
            </w:r>
            <w:proofErr w:type="spellEnd"/>
            <w:r w:rsidRPr="000F27C8">
              <w:rPr>
                <w:rFonts w:ascii="Arial" w:hAnsi="Arial" w:cs="Arial"/>
                <w:color w:val="1A1A1A"/>
                <w:sz w:val="20"/>
              </w:rPr>
              <w:t>’ page.</w:t>
            </w:r>
          </w:p>
        </w:tc>
      </w:tr>
      <w:tr w:rsidR="00AF049A" w:rsidRPr="000F27C8" w14:paraId="2F27B2E9" w14:textId="77777777" w:rsidTr="000849A4">
        <w:trPr>
          <w:trHeight w:val="602"/>
        </w:trPr>
        <w:tc>
          <w:tcPr>
            <w:tcW w:w="1305" w:type="dxa"/>
          </w:tcPr>
          <w:p w14:paraId="75678FB0" w14:textId="77777777" w:rsidR="00AF049A" w:rsidRPr="002238AD" w:rsidRDefault="00AF049A" w:rsidP="000849A4">
            <w:pPr>
              <w:rPr>
                <w:rFonts w:ascii="Arial" w:hAnsi="Arial" w:cs="Arial"/>
                <w:sz w:val="20"/>
              </w:rPr>
            </w:pPr>
            <w:r w:rsidRPr="002238AD">
              <w:rPr>
                <w:rFonts w:ascii="Arial" w:hAnsi="Arial" w:cs="Arial"/>
                <w:sz w:val="20"/>
              </w:rPr>
              <w:t>5.8.0</w:t>
            </w:r>
          </w:p>
        </w:tc>
        <w:tc>
          <w:tcPr>
            <w:tcW w:w="2249" w:type="dxa"/>
          </w:tcPr>
          <w:p w14:paraId="2100408F" w14:textId="77777777" w:rsidR="00AF049A" w:rsidRPr="002238AD" w:rsidRDefault="00AF049A" w:rsidP="000849A4">
            <w:pPr>
              <w:rPr>
                <w:rFonts w:ascii="Arial" w:hAnsi="Arial" w:cs="Arial"/>
                <w:sz w:val="20"/>
              </w:rPr>
            </w:pPr>
            <w:r w:rsidRPr="002238AD">
              <w:rPr>
                <w:rFonts w:ascii="Arial" w:hAnsi="Arial" w:cs="Arial"/>
                <w:sz w:val="20"/>
              </w:rPr>
              <w:t>15-Mar-2022</w:t>
            </w:r>
          </w:p>
        </w:tc>
        <w:tc>
          <w:tcPr>
            <w:tcW w:w="2362" w:type="dxa"/>
          </w:tcPr>
          <w:p w14:paraId="21B97DE6" w14:textId="77777777" w:rsidR="00AF049A" w:rsidRPr="002238AD" w:rsidRDefault="00AF049A" w:rsidP="000849A4">
            <w:pPr>
              <w:spacing w:after="40"/>
              <w:ind w:right="288"/>
              <w:rPr>
                <w:rStyle w:val="CommentReference"/>
                <w:rFonts w:ascii="Arial" w:hAnsi="Arial" w:cs="Arial"/>
                <w:sz w:val="20"/>
                <w:szCs w:val="20"/>
              </w:rPr>
            </w:pPr>
            <w:r w:rsidRPr="002238AD">
              <w:rPr>
                <w:rStyle w:val="CommentReference"/>
                <w:rFonts w:ascii="Arial" w:hAnsi="Arial" w:cs="Arial"/>
                <w:sz w:val="20"/>
                <w:szCs w:val="20"/>
              </w:rPr>
              <w:t>Michelle Sunga</w:t>
            </w:r>
          </w:p>
        </w:tc>
        <w:tc>
          <w:tcPr>
            <w:tcW w:w="4874" w:type="dxa"/>
          </w:tcPr>
          <w:p w14:paraId="641FB320"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For further change log entries, see the project under Azure DevOps wiki ‘</w:t>
            </w:r>
            <w:proofErr w:type="spellStart"/>
            <w:r w:rsidRPr="000F27C8">
              <w:rPr>
                <w:rFonts w:ascii="Arial" w:hAnsi="Arial" w:cs="Arial"/>
                <w:color w:val="1A1A1A"/>
                <w:sz w:val="20"/>
              </w:rPr>
              <w:t>ChangeLog</w:t>
            </w:r>
            <w:proofErr w:type="spellEnd"/>
            <w:r w:rsidRPr="000F27C8">
              <w:rPr>
                <w:rFonts w:ascii="Arial" w:hAnsi="Arial" w:cs="Arial"/>
                <w:color w:val="1A1A1A"/>
                <w:sz w:val="20"/>
              </w:rPr>
              <w:t>’ page.</w:t>
            </w:r>
          </w:p>
        </w:tc>
      </w:tr>
      <w:tr w:rsidR="00AF049A" w:rsidRPr="000F27C8" w14:paraId="69FA7D20" w14:textId="77777777" w:rsidTr="000849A4">
        <w:trPr>
          <w:trHeight w:val="602"/>
        </w:trPr>
        <w:tc>
          <w:tcPr>
            <w:tcW w:w="1305" w:type="dxa"/>
          </w:tcPr>
          <w:p w14:paraId="210757C8" w14:textId="77777777" w:rsidR="00AF049A" w:rsidRPr="002238AD" w:rsidRDefault="00AF049A" w:rsidP="000849A4">
            <w:pPr>
              <w:rPr>
                <w:rFonts w:ascii="Arial" w:hAnsi="Arial" w:cs="Arial"/>
                <w:sz w:val="20"/>
              </w:rPr>
            </w:pPr>
            <w:r w:rsidRPr="002238AD">
              <w:rPr>
                <w:rFonts w:ascii="Arial" w:hAnsi="Arial" w:cs="Arial"/>
                <w:sz w:val="20"/>
              </w:rPr>
              <w:t>5.9.0</w:t>
            </w:r>
          </w:p>
        </w:tc>
        <w:tc>
          <w:tcPr>
            <w:tcW w:w="2249" w:type="dxa"/>
          </w:tcPr>
          <w:p w14:paraId="31BF63E8" w14:textId="77777777" w:rsidR="00AF049A" w:rsidRPr="002238AD" w:rsidRDefault="00AF049A" w:rsidP="000849A4">
            <w:pPr>
              <w:rPr>
                <w:rFonts w:ascii="Arial" w:hAnsi="Arial" w:cs="Arial"/>
                <w:sz w:val="20"/>
              </w:rPr>
            </w:pPr>
            <w:r w:rsidRPr="002238AD">
              <w:rPr>
                <w:rFonts w:ascii="Arial" w:hAnsi="Arial" w:cs="Arial"/>
                <w:sz w:val="20"/>
              </w:rPr>
              <w:t>22-Aug-2022</w:t>
            </w:r>
          </w:p>
        </w:tc>
        <w:tc>
          <w:tcPr>
            <w:tcW w:w="2362" w:type="dxa"/>
          </w:tcPr>
          <w:p w14:paraId="1668835D" w14:textId="77777777" w:rsidR="00AF049A" w:rsidRPr="002238AD" w:rsidRDefault="00AF049A" w:rsidP="000849A4">
            <w:pPr>
              <w:spacing w:after="40"/>
              <w:ind w:right="288"/>
              <w:rPr>
                <w:rStyle w:val="CommentReference"/>
                <w:rFonts w:ascii="Arial" w:hAnsi="Arial" w:cs="Arial"/>
                <w:sz w:val="20"/>
                <w:szCs w:val="20"/>
              </w:rPr>
            </w:pPr>
            <w:r w:rsidRPr="002238AD">
              <w:rPr>
                <w:rStyle w:val="CommentReference"/>
                <w:rFonts w:ascii="Arial" w:hAnsi="Arial" w:cs="Arial"/>
                <w:sz w:val="20"/>
                <w:szCs w:val="20"/>
              </w:rPr>
              <w:t>Michelle Sunga</w:t>
            </w:r>
          </w:p>
        </w:tc>
        <w:tc>
          <w:tcPr>
            <w:tcW w:w="4874" w:type="dxa"/>
          </w:tcPr>
          <w:p w14:paraId="42845695" w14:textId="77777777" w:rsidR="00AF049A" w:rsidRPr="000F27C8" w:rsidRDefault="00AF049A" w:rsidP="00AF049A">
            <w:pPr>
              <w:numPr>
                <w:ilvl w:val="0"/>
                <w:numId w:val="25"/>
              </w:numPr>
              <w:tabs>
                <w:tab w:val="left" w:pos="180"/>
              </w:tabs>
              <w:ind w:left="180" w:hanging="180"/>
              <w:rPr>
                <w:rFonts w:ascii="Arial" w:hAnsi="Arial" w:cs="Arial"/>
                <w:color w:val="1A1A1A"/>
                <w:sz w:val="20"/>
              </w:rPr>
            </w:pPr>
            <w:r w:rsidRPr="000F27C8">
              <w:rPr>
                <w:rFonts w:ascii="Arial" w:hAnsi="Arial" w:cs="Arial"/>
                <w:color w:val="1A1A1A"/>
                <w:sz w:val="20"/>
              </w:rPr>
              <w:t>For further change log entries, see the project under Azure DevOps wiki ‘</w:t>
            </w:r>
            <w:proofErr w:type="spellStart"/>
            <w:r w:rsidRPr="000F27C8">
              <w:rPr>
                <w:rFonts w:ascii="Arial" w:hAnsi="Arial" w:cs="Arial"/>
                <w:color w:val="1A1A1A"/>
                <w:sz w:val="20"/>
              </w:rPr>
              <w:t>ChangeLog</w:t>
            </w:r>
            <w:proofErr w:type="spellEnd"/>
            <w:r w:rsidRPr="000F27C8">
              <w:rPr>
                <w:rFonts w:ascii="Arial" w:hAnsi="Arial" w:cs="Arial"/>
                <w:color w:val="1A1A1A"/>
                <w:sz w:val="20"/>
              </w:rPr>
              <w:t>’ page.</w:t>
            </w:r>
          </w:p>
        </w:tc>
      </w:tr>
      <w:tr w:rsidR="00AF049A" w:rsidRPr="002238AD" w14:paraId="782E238D" w14:textId="77777777" w:rsidTr="000849A4">
        <w:trPr>
          <w:trHeight w:val="269"/>
        </w:trPr>
        <w:tc>
          <w:tcPr>
            <w:tcW w:w="10790" w:type="dxa"/>
            <w:gridSpan w:val="4"/>
          </w:tcPr>
          <w:p w14:paraId="499F1D26" w14:textId="77777777" w:rsidR="00AF049A" w:rsidRPr="002238AD" w:rsidRDefault="00AF049A" w:rsidP="000849A4">
            <w:pPr>
              <w:spacing w:after="40"/>
              <w:ind w:left="720" w:right="288"/>
              <w:rPr>
                <w:rFonts w:ascii="Arial" w:hAnsi="Arial" w:cs="Arial"/>
                <w:color w:val="222222"/>
                <w:sz w:val="20"/>
                <w:shd w:val="clear" w:color="auto" w:fill="FFFFFF"/>
              </w:rPr>
            </w:pPr>
            <w:r w:rsidRPr="002238AD">
              <w:rPr>
                <w:rFonts w:ascii="Arial" w:hAnsi="Arial" w:cs="Arial"/>
                <w:color w:val="222222"/>
                <w:sz w:val="20"/>
                <w:shd w:val="clear" w:color="auto" w:fill="FFFFFF"/>
              </w:rPr>
              <w:t>For further change log entries, see the project under Azure DevOps wiki ‘</w:t>
            </w:r>
            <w:proofErr w:type="spellStart"/>
            <w:r w:rsidRPr="002238AD">
              <w:rPr>
                <w:rFonts w:ascii="Arial" w:hAnsi="Arial" w:cs="Arial"/>
                <w:color w:val="222222"/>
                <w:sz w:val="20"/>
                <w:shd w:val="clear" w:color="auto" w:fill="FFFFFF"/>
              </w:rPr>
              <w:t>ChangeLog</w:t>
            </w:r>
            <w:proofErr w:type="spellEnd"/>
            <w:r w:rsidRPr="002238AD">
              <w:rPr>
                <w:rFonts w:ascii="Arial" w:hAnsi="Arial" w:cs="Arial"/>
                <w:color w:val="222222"/>
                <w:sz w:val="20"/>
                <w:shd w:val="clear" w:color="auto" w:fill="FFFFFF"/>
              </w:rPr>
              <w:t>’ page.</w:t>
            </w:r>
          </w:p>
        </w:tc>
      </w:tr>
    </w:tbl>
    <w:p w14:paraId="1D16D5E1" w14:textId="77777777" w:rsidR="00AF049A" w:rsidRPr="002238AD" w:rsidRDefault="00AF049A" w:rsidP="00AF049A">
      <w:pPr>
        <w:tabs>
          <w:tab w:val="left" w:pos="2395"/>
          <w:tab w:val="left" w:pos="2880"/>
          <w:tab w:val="left" w:pos="5280"/>
        </w:tabs>
        <w:ind w:left="720"/>
        <w:rPr>
          <w:rFonts w:ascii="Arial" w:hAnsi="Arial" w:cs="Arial"/>
          <w:sz w:val="20"/>
        </w:rPr>
      </w:pPr>
    </w:p>
    <w:p w14:paraId="325BC195" w14:textId="77777777" w:rsidR="00C4248B" w:rsidRPr="00DD2B17" w:rsidRDefault="00C4248B" w:rsidP="00BA3A5F">
      <w:pPr>
        <w:tabs>
          <w:tab w:val="left" w:pos="690"/>
        </w:tabs>
        <w:rPr>
          <w:rFonts w:ascii="Arial" w:hAnsi="Arial" w:cs="Arial"/>
          <w:szCs w:val="24"/>
        </w:rPr>
      </w:pPr>
    </w:p>
    <w:sectPr w:rsidR="00C4248B" w:rsidRPr="00DD2B17" w:rsidSect="00CF7FD1">
      <w:headerReference w:type="default" r:id="rId16"/>
      <w:footerReference w:type="default" r:id="rId17"/>
      <w:headerReference w:type="first" r:id="rId18"/>
      <w:footerReference w:type="first" r:id="rId19"/>
      <w:pgSz w:w="12240" w:h="15840" w:code="1"/>
      <w:pgMar w:top="1152" w:right="1152" w:bottom="1152" w:left="720" w:header="576" w:footer="576"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Scharoun, Jocelyn" w:date="2026-01-13T13:44:00Z" w:initials="JS">
    <w:p w14:paraId="1FB296D9" w14:textId="77777777" w:rsidR="00D470DE" w:rsidRDefault="00D470DE" w:rsidP="00D470DE">
      <w:pPr>
        <w:pStyle w:val="CommentText"/>
      </w:pPr>
      <w:r>
        <w:rPr>
          <w:rStyle w:val="CommentReference"/>
        </w:rPr>
        <w:annotationRef/>
      </w:r>
      <w:r>
        <w:t>update</w:t>
      </w:r>
    </w:p>
  </w:comment>
  <w:comment w:id="69" w:author="Scharoun, Jocelyn" w:date="2026-01-13T15:19:00Z" w:initials="JS">
    <w:p w14:paraId="45CCCA4E" w14:textId="77777777" w:rsidR="0054324B" w:rsidRDefault="0054324B" w:rsidP="0054324B">
      <w:pPr>
        <w:pStyle w:val="CommentText"/>
      </w:pPr>
      <w:r>
        <w:rPr>
          <w:rStyle w:val="CommentReference"/>
        </w:rPr>
        <w:annotationRef/>
      </w:r>
      <w:r>
        <w:t>update</w:t>
      </w:r>
    </w:p>
  </w:comment>
  <w:comment w:id="90" w:author="Scharoun, Jocelyn" w:date="2026-01-13T13:55:00Z" w:initials="JS">
    <w:p w14:paraId="18135C17" w14:textId="66E34923" w:rsidR="00C755EE" w:rsidRDefault="00C755EE" w:rsidP="00C755EE">
      <w:pPr>
        <w:pStyle w:val="CommentText"/>
      </w:pPr>
      <w:r>
        <w:rPr>
          <w:rStyle w:val="CommentReference"/>
        </w:rPr>
        <w:annotationRef/>
      </w:r>
      <w:r>
        <w:t>check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B296D9" w15:done="0"/>
  <w15:commentEx w15:paraId="45CCCA4E" w15:done="0"/>
  <w15:commentEx w15:paraId="18135C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5AF9D2" w16cex:dateUtc="2026-01-13T21:44:00Z"/>
  <w16cex:commentExtensible w16cex:durableId="55ECB476" w16cex:dateUtc="2026-01-13T23:19:00Z"/>
  <w16cex:commentExtensible w16cex:durableId="2796C0A8" w16cex:dateUtc="2026-01-13T21: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B296D9" w16cid:durableId="2E5AF9D2"/>
  <w16cid:commentId w16cid:paraId="45CCCA4E" w16cid:durableId="55ECB476"/>
  <w16cid:commentId w16cid:paraId="18135C17" w16cid:durableId="2796C0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6B3A9" w14:textId="77777777" w:rsidR="00472171" w:rsidRDefault="00472171">
      <w:r>
        <w:separator/>
      </w:r>
    </w:p>
    <w:p w14:paraId="16071A29" w14:textId="77777777" w:rsidR="00472171" w:rsidRDefault="00472171"/>
  </w:endnote>
  <w:endnote w:type="continuationSeparator" w:id="0">
    <w:p w14:paraId="3018EA09" w14:textId="77777777" w:rsidR="00472171" w:rsidRDefault="00472171">
      <w:r>
        <w:continuationSeparator/>
      </w:r>
    </w:p>
    <w:p w14:paraId="46D71A36" w14:textId="77777777" w:rsidR="00472171" w:rsidRDefault="00472171"/>
  </w:endnote>
  <w:endnote w:type="continuationNotice" w:id="1">
    <w:p w14:paraId="5E286D1C" w14:textId="77777777" w:rsidR="00472171" w:rsidRDefault="004721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4ED75" w14:textId="516485A7" w:rsidR="002B1945" w:rsidRDefault="00374849" w:rsidP="00FF7670">
    <w:pPr>
      <w:pStyle w:val="Footer"/>
      <w:tabs>
        <w:tab w:val="clear" w:pos="4320"/>
        <w:tab w:val="clear" w:pos="8640"/>
        <w:tab w:val="center" w:pos="5040"/>
        <w:tab w:val="right" w:pos="10206"/>
      </w:tabs>
    </w:pPr>
    <w:r w:rsidRPr="00CD3C76">
      <w:rPr>
        <w:rFonts w:ascii="Arial" w:hAnsi="Arial" w:cs="Arial"/>
        <w:i/>
        <w:sz w:val="20"/>
      </w:rPr>
      <w:t>60016407</w:t>
    </w:r>
    <w:r w:rsidRPr="00CD3C76">
      <w:rPr>
        <w:rFonts w:ascii="Arial" w:hAnsi="Arial" w:cs="Arial"/>
        <w:i/>
        <w:snapToGrid w:val="0"/>
        <w:sz w:val="20"/>
      </w:rPr>
      <w:tab/>
    </w:r>
    <w:r>
      <w:rPr>
        <w:rFonts w:ascii="Arial" w:hAnsi="Arial" w:cs="Arial"/>
        <w:i/>
        <w:snapToGrid w:val="0"/>
        <w:sz w:val="20"/>
      </w:rPr>
      <w:t>Released</w:t>
    </w:r>
    <w:r w:rsidRPr="00CD3C76">
      <w:rPr>
        <w:rFonts w:ascii="Arial" w:hAnsi="Arial" w:cs="Arial"/>
        <w:i/>
        <w:snapToGrid w:val="0"/>
        <w:sz w:val="20"/>
      </w:rPr>
      <w:tab/>
      <w:t>Revision</w:t>
    </w:r>
    <w:r>
      <w:rPr>
        <w:rFonts w:ascii="Arial" w:hAnsi="Arial" w:cs="Arial"/>
        <w:i/>
        <w:snapToGrid w:val="0"/>
        <w:sz w:val="20"/>
      </w:rPr>
      <w:t xml:space="preserve"> B</w:t>
    </w:r>
    <w:del w:id="167" w:author="Scharoun, Jocelyn" w:date="2026-01-13T13:44:00Z" w16du:dateUtc="2026-01-13T21:44:00Z">
      <w:r w:rsidR="00FB1FEC" w:rsidDel="00D470DE">
        <w:rPr>
          <w:rFonts w:ascii="Arial" w:hAnsi="Arial" w:cs="Arial"/>
          <w:i/>
          <w:snapToGrid w:val="0"/>
          <w:sz w:val="20"/>
        </w:rPr>
        <w:delText>N</w:delText>
      </w:r>
    </w:del>
    <w:ins w:id="168" w:author="Scharoun, Jocelyn" w:date="2026-01-13T13:44:00Z" w16du:dateUtc="2026-01-13T21:44:00Z">
      <w:r w:rsidR="00D470DE">
        <w:rPr>
          <w:rFonts w:ascii="Arial" w:hAnsi="Arial" w:cs="Arial"/>
          <w:i/>
          <w:snapToGrid w:val="0"/>
          <w:sz w:val="20"/>
        </w:rPr>
        <w:t>P</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97C2" w14:textId="77777777" w:rsidR="00374849" w:rsidRPr="00A11C08" w:rsidRDefault="00374849">
    <w:pPr>
      <w:pStyle w:val="Footer"/>
      <w:tabs>
        <w:tab w:val="clear" w:pos="8640"/>
        <w:tab w:val="right" w:pos="10206"/>
      </w:tabs>
      <w:ind w:left="-113"/>
      <w:rPr>
        <w:rFonts w:ascii="Arial" w:hAnsi="Arial" w:cs="Arial"/>
        <w: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BBED6" w14:textId="77777777" w:rsidR="00472171" w:rsidRDefault="00472171">
      <w:r>
        <w:separator/>
      </w:r>
    </w:p>
    <w:p w14:paraId="6D04E571" w14:textId="77777777" w:rsidR="00472171" w:rsidRDefault="00472171"/>
  </w:footnote>
  <w:footnote w:type="continuationSeparator" w:id="0">
    <w:p w14:paraId="73AD3992" w14:textId="77777777" w:rsidR="00472171" w:rsidRDefault="00472171">
      <w:r>
        <w:continuationSeparator/>
      </w:r>
    </w:p>
    <w:p w14:paraId="57869ABC" w14:textId="77777777" w:rsidR="00472171" w:rsidRDefault="00472171"/>
  </w:footnote>
  <w:footnote w:type="continuationNotice" w:id="1">
    <w:p w14:paraId="1231FADE" w14:textId="77777777" w:rsidR="00472171" w:rsidRDefault="004721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DDA57" w14:textId="77777777" w:rsidR="00374849" w:rsidRPr="00061C2B" w:rsidRDefault="00374849" w:rsidP="00224BA2">
    <w:pPr>
      <w:pStyle w:val="Header"/>
      <w:spacing w:after="40"/>
      <w:jc w:val="center"/>
      <w:rPr>
        <w:rFonts w:ascii="Arial" w:hAnsi="Arial" w:cs="Arial"/>
        <w:i/>
      </w:rPr>
    </w:pPr>
    <w:r w:rsidRPr="00061C2B">
      <w:rPr>
        <w:rFonts w:ascii="Arial" w:hAnsi="Arial" w:cs="Arial"/>
      </w:rPr>
      <w:t>VERIFY CURRENT RELEASED REVISION PRIOR TO USE</w:t>
    </w:r>
  </w:p>
  <w:p w14:paraId="1FBE051D" w14:textId="77777777" w:rsidR="00374849" w:rsidRPr="00CD3C76" w:rsidRDefault="00374849" w:rsidP="004D5DFC">
    <w:pPr>
      <w:pStyle w:val="Header"/>
      <w:spacing w:after="20"/>
      <w:rPr>
        <w:rFonts w:ascii="Arial" w:hAnsi="Arial" w:cs="Arial"/>
        <w:i/>
        <w:sz w:val="20"/>
      </w:rPr>
    </w:pPr>
    <w:r w:rsidRPr="00CD3C76">
      <w:rPr>
        <w:rFonts w:ascii="Arial" w:hAnsi="Arial" w:cs="Arial"/>
        <w:i/>
        <w:sz w:val="20"/>
      </w:rPr>
      <w:t>Site Monitoring Application</w:t>
    </w:r>
    <w:r w:rsidRPr="00CD3C76">
      <w:rPr>
        <w:rFonts w:ascii="Arial" w:hAnsi="Arial" w:cs="Arial"/>
        <w:i/>
        <w:sz w:val="20"/>
      </w:rPr>
      <w:tab/>
    </w:r>
    <w:r w:rsidRPr="00CD3C76">
      <w:rPr>
        <w:rFonts w:ascii="Arial" w:hAnsi="Arial" w:cs="Arial"/>
        <w:i/>
        <w:sz w:val="20"/>
      </w:rPr>
      <w:tab/>
    </w:r>
    <w:r w:rsidRPr="00CD3C76">
      <w:rPr>
        <w:rFonts w:ascii="Arial" w:hAnsi="Arial" w:cs="Arial"/>
        <w:i/>
        <w:sz w:val="20"/>
      </w:rPr>
      <w:tab/>
      <w:t xml:space="preserve">Sheet </w:t>
    </w:r>
    <w:r w:rsidRPr="00CD3C76">
      <w:rPr>
        <w:rFonts w:ascii="Arial" w:hAnsi="Arial" w:cs="Arial"/>
        <w:i/>
        <w:sz w:val="20"/>
      </w:rPr>
      <w:fldChar w:fldCharType="begin"/>
    </w:r>
    <w:r w:rsidRPr="00CD3C76">
      <w:rPr>
        <w:rFonts w:ascii="Arial" w:hAnsi="Arial" w:cs="Arial"/>
        <w:i/>
        <w:sz w:val="20"/>
      </w:rPr>
      <w:instrText xml:space="preserve"> PAGE </w:instrText>
    </w:r>
    <w:r w:rsidRPr="00CD3C76">
      <w:rPr>
        <w:rFonts w:ascii="Arial" w:hAnsi="Arial" w:cs="Arial"/>
        <w:i/>
        <w:sz w:val="20"/>
      </w:rPr>
      <w:fldChar w:fldCharType="separate"/>
    </w:r>
    <w:r>
      <w:rPr>
        <w:rFonts w:ascii="Arial" w:hAnsi="Arial" w:cs="Arial"/>
        <w:i/>
        <w:noProof/>
        <w:sz w:val="20"/>
      </w:rPr>
      <w:t>41</w:t>
    </w:r>
    <w:r w:rsidRPr="00CD3C76">
      <w:rPr>
        <w:rFonts w:ascii="Arial" w:hAnsi="Arial" w:cs="Arial"/>
        <w:i/>
        <w:sz w:val="20"/>
      </w:rPr>
      <w:fldChar w:fldCharType="end"/>
    </w:r>
    <w:r w:rsidRPr="00CD3C76">
      <w:rPr>
        <w:rFonts w:ascii="Arial" w:hAnsi="Arial" w:cs="Arial"/>
        <w:i/>
        <w:sz w:val="20"/>
      </w:rPr>
      <w:t xml:space="preserve"> of </w:t>
    </w:r>
    <w:r w:rsidRPr="00CD3C76">
      <w:rPr>
        <w:rFonts w:ascii="Arial" w:hAnsi="Arial" w:cs="Arial"/>
        <w:i/>
        <w:sz w:val="20"/>
      </w:rPr>
      <w:fldChar w:fldCharType="begin"/>
    </w:r>
    <w:r w:rsidRPr="00CD3C76">
      <w:rPr>
        <w:rFonts w:ascii="Arial" w:hAnsi="Arial" w:cs="Arial"/>
        <w:i/>
        <w:sz w:val="20"/>
      </w:rPr>
      <w:instrText xml:space="preserve"> NUMPAGES </w:instrText>
    </w:r>
    <w:r w:rsidRPr="00CD3C76">
      <w:rPr>
        <w:rFonts w:ascii="Arial" w:hAnsi="Arial" w:cs="Arial"/>
        <w:i/>
        <w:sz w:val="20"/>
      </w:rPr>
      <w:fldChar w:fldCharType="separate"/>
    </w:r>
    <w:r>
      <w:rPr>
        <w:rFonts w:ascii="Arial" w:hAnsi="Arial" w:cs="Arial"/>
        <w:i/>
        <w:noProof/>
        <w:sz w:val="20"/>
      </w:rPr>
      <w:t>46</w:t>
    </w:r>
    <w:r w:rsidRPr="00CD3C76">
      <w:rPr>
        <w:rFonts w:ascii="Arial" w:hAnsi="Arial" w:cs="Arial"/>
        <w:i/>
        <w:sz w:val="20"/>
      </w:rPr>
      <w:fldChar w:fldCharType="end"/>
    </w:r>
  </w:p>
  <w:p w14:paraId="57D6E447" w14:textId="77777777" w:rsidR="00374849" w:rsidRPr="00BF6E71" w:rsidRDefault="00374849" w:rsidP="004D5DFC">
    <w:pPr>
      <w:pStyle w:val="HeaderFooterBar"/>
    </w:pPr>
  </w:p>
  <w:p w14:paraId="6A006137" w14:textId="77777777" w:rsidR="00374849" w:rsidRPr="004B6E8F" w:rsidRDefault="00374849" w:rsidP="00F2120F">
    <w:pPr>
      <w:pStyle w:val="Header"/>
      <w:tabs>
        <w:tab w:val="clear" w:pos="8640"/>
        <w:tab w:val="center" w:pos="5400"/>
      </w:tabs>
      <w:rPr>
        <w:b/>
      </w:rPr>
    </w:pPr>
  </w:p>
  <w:p w14:paraId="0A836C74" w14:textId="77777777" w:rsidR="002B1945" w:rsidRDefault="002B194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C131" w14:textId="77777777" w:rsidR="00374849" w:rsidRDefault="00374849">
    <w:pPr>
      <w:pStyle w:val="Header"/>
      <w:framePr w:wrap="around" w:vAnchor="text" w:hAnchor="margin" w:xAlign="right" w:y="1"/>
      <w:rPr>
        <w:rStyle w:val="PageNumber"/>
      </w:rPr>
    </w:pPr>
  </w:p>
  <w:p w14:paraId="64E45DB3" w14:textId="77777777" w:rsidR="00374849" w:rsidRPr="004D44AF" w:rsidRDefault="00374849" w:rsidP="007B0BCC">
    <w:pPr>
      <w:pStyle w:val="Header"/>
      <w:spacing w:after="40"/>
      <w:jc w:val="center"/>
      <w:rPr>
        <w:rFonts w:ascii="Arial" w:hAnsi="Arial" w:cs="Arial"/>
        <w:i/>
      </w:rPr>
    </w:pPr>
    <w:r w:rsidRPr="004D44AF">
      <w:rPr>
        <w:rFonts w:ascii="Arial" w:hAnsi="Arial" w:cs="Arial"/>
      </w:rPr>
      <w:t>VERIFY CURRENT RELEASED REVISION PRIOR TO USE</w:t>
    </w:r>
  </w:p>
  <w:p w14:paraId="2692F36D" w14:textId="54ACFCC0" w:rsidR="002B1945" w:rsidRDefault="00074FF4" w:rsidP="00FF7670">
    <w:pPr>
      <w:pStyle w:val="Header"/>
    </w:pPr>
    <w:r>
      <w:rPr>
        <w:rFonts w:ascii="Arial" w:hAnsi="Arial" w:cs="Arial"/>
        <w:i/>
        <w:iCs/>
        <w:sz w:val="16"/>
        <w:szCs w:val="16"/>
      </w:rPr>
      <w:tab/>
    </w:r>
    <w:r>
      <w:rPr>
        <w:rFonts w:ascii="Arial" w:hAnsi="Arial" w:cs="Arial"/>
        <w:i/>
        <w:iCs/>
        <w:sz w:val="16"/>
        <w:szCs w:val="16"/>
      </w:rPr>
      <w:tab/>
    </w:r>
    <w:r>
      <w:rPr>
        <w:rFonts w:ascii="Arial" w:hAnsi="Arial" w:cs="Arial"/>
        <w:i/>
        <w:iCs/>
        <w:sz w:val="16"/>
        <w:szCs w:val="16"/>
      </w:rPr>
      <w:tab/>
    </w:r>
    <w:r w:rsidR="00374849" w:rsidRPr="00BA3A5F">
      <w:rPr>
        <w:rFonts w:ascii="Arial" w:hAnsi="Arial" w:cs="Arial"/>
        <w:i/>
        <w:iCs/>
        <w:sz w:val="16"/>
        <w:szCs w:val="16"/>
      </w:rPr>
      <w:t xml:space="preserve">Sheet </w:t>
    </w:r>
    <w:r w:rsidR="00374849" w:rsidRPr="00BA3A5F">
      <w:rPr>
        <w:rFonts w:ascii="Arial" w:hAnsi="Arial" w:cs="Arial"/>
        <w:i/>
        <w:iCs/>
        <w:sz w:val="16"/>
        <w:szCs w:val="16"/>
      </w:rPr>
      <w:fldChar w:fldCharType="begin"/>
    </w:r>
    <w:r w:rsidR="00374849" w:rsidRPr="00BA3A5F">
      <w:rPr>
        <w:rFonts w:ascii="Arial" w:hAnsi="Arial" w:cs="Arial"/>
        <w:i/>
        <w:iCs/>
        <w:sz w:val="16"/>
        <w:szCs w:val="16"/>
      </w:rPr>
      <w:instrText xml:space="preserve"> PAGE </w:instrText>
    </w:r>
    <w:r w:rsidR="00374849" w:rsidRPr="00BA3A5F">
      <w:rPr>
        <w:rFonts w:ascii="Arial" w:hAnsi="Arial" w:cs="Arial"/>
        <w:i/>
        <w:iCs/>
        <w:sz w:val="16"/>
        <w:szCs w:val="16"/>
      </w:rPr>
      <w:fldChar w:fldCharType="separate"/>
    </w:r>
    <w:r w:rsidR="00374849" w:rsidRPr="00BA3A5F">
      <w:rPr>
        <w:rFonts w:ascii="Arial" w:hAnsi="Arial" w:cs="Arial"/>
        <w:i/>
        <w:iCs/>
        <w:noProof/>
        <w:sz w:val="16"/>
        <w:szCs w:val="16"/>
      </w:rPr>
      <w:t>1</w:t>
    </w:r>
    <w:r w:rsidR="00374849" w:rsidRPr="00BA3A5F">
      <w:rPr>
        <w:rFonts w:ascii="Arial" w:hAnsi="Arial" w:cs="Arial"/>
        <w:i/>
        <w:iCs/>
        <w:sz w:val="16"/>
        <w:szCs w:val="16"/>
      </w:rPr>
      <w:fldChar w:fldCharType="end"/>
    </w:r>
    <w:r w:rsidR="00374849" w:rsidRPr="00BA3A5F">
      <w:rPr>
        <w:rFonts w:ascii="Arial" w:hAnsi="Arial" w:cs="Arial"/>
        <w:i/>
        <w:iCs/>
        <w:sz w:val="16"/>
        <w:szCs w:val="16"/>
      </w:rPr>
      <w:t xml:space="preserve"> of </w:t>
    </w:r>
    <w:r w:rsidR="00374849" w:rsidRPr="00BA3A5F">
      <w:rPr>
        <w:rFonts w:ascii="Arial" w:hAnsi="Arial" w:cs="Arial"/>
        <w:i/>
        <w:iCs/>
        <w:sz w:val="16"/>
        <w:szCs w:val="16"/>
      </w:rPr>
      <w:fldChar w:fldCharType="begin"/>
    </w:r>
    <w:r w:rsidR="00374849" w:rsidRPr="00BA3A5F">
      <w:rPr>
        <w:rFonts w:ascii="Arial" w:hAnsi="Arial" w:cs="Arial"/>
        <w:i/>
        <w:iCs/>
        <w:sz w:val="16"/>
        <w:szCs w:val="16"/>
      </w:rPr>
      <w:instrText xml:space="preserve"> NUMPAGES </w:instrText>
    </w:r>
    <w:r w:rsidR="00374849" w:rsidRPr="00BA3A5F">
      <w:rPr>
        <w:rFonts w:ascii="Arial" w:hAnsi="Arial" w:cs="Arial"/>
        <w:i/>
        <w:iCs/>
        <w:sz w:val="16"/>
        <w:szCs w:val="16"/>
      </w:rPr>
      <w:fldChar w:fldCharType="separate"/>
    </w:r>
    <w:r w:rsidR="00374849" w:rsidRPr="00BA3A5F">
      <w:rPr>
        <w:rFonts w:ascii="Arial" w:hAnsi="Arial" w:cs="Arial"/>
        <w:i/>
        <w:iCs/>
        <w:noProof/>
        <w:sz w:val="16"/>
        <w:szCs w:val="16"/>
      </w:rPr>
      <w:t>46</w:t>
    </w:r>
    <w:r w:rsidR="00374849" w:rsidRPr="00BA3A5F">
      <w:rPr>
        <w:rFonts w:ascii="Arial" w:hAnsi="Arial" w:cs="Arial"/>
        <w:i/>
        <w:iCs/>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0EECC2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99CFD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3F27D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C4314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C8CA5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A9E26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842BB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A3085A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39407A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264953C"/>
    <w:lvl w:ilvl="0">
      <w:start w:val="1"/>
      <w:numFmt w:val="bullet"/>
      <w:pStyle w:val="ListBullet"/>
      <w:lvlText w:val=""/>
      <w:lvlJc w:val="left"/>
      <w:pPr>
        <w:tabs>
          <w:tab w:val="num" w:pos="2160"/>
        </w:tabs>
        <w:ind w:left="2160" w:hanging="360"/>
      </w:pPr>
      <w:rPr>
        <w:rFonts w:ascii="Symbol" w:hAnsi="Symbol" w:hint="default"/>
      </w:rPr>
    </w:lvl>
  </w:abstractNum>
  <w:abstractNum w:abstractNumId="10" w15:restartNumberingAfterBreak="0">
    <w:nsid w:val="00E20C22"/>
    <w:multiLevelType w:val="multilevel"/>
    <w:tmpl w:val="9D902F3C"/>
    <w:lvl w:ilvl="0">
      <w:start w:val="1"/>
      <w:numFmt w:val="bullet"/>
      <w:pStyle w:val="Bullet3"/>
      <w:lvlText w:val=""/>
      <w:lvlJc w:val="left"/>
      <w:pPr>
        <w:tabs>
          <w:tab w:val="num" w:pos="2304"/>
        </w:tabs>
        <w:ind w:left="2304" w:hanging="360"/>
      </w:pPr>
      <w:rPr>
        <w:rFonts w:ascii="Symbol" w:hAnsi="Symbol" w:hint="default"/>
        <w:color w:val="auto"/>
      </w:rPr>
    </w:lvl>
    <w:lvl w:ilvl="1">
      <w:start w:val="1"/>
      <w:numFmt w:val="bullet"/>
      <w:lvlText w:val="−"/>
      <w:lvlJc w:val="left"/>
      <w:pPr>
        <w:tabs>
          <w:tab w:val="num" w:pos="2664"/>
        </w:tabs>
        <w:ind w:left="2664" w:hanging="360"/>
      </w:pPr>
      <w:rPr>
        <w:rFonts w:ascii="Times New Roman" w:hAnsi="Times New Roman" w:cs="Times New Roman" w:hint="default"/>
      </w:rPr>
    </w:lvl>
    <w:lvl w:ilvl="2">
      <w:start w:val="1"/>
      <w:numFmt w:val="bullet"/>
      <w:lvlText w:val=""/>
      <w:lvlJc w:val="left"/>
      <w:pPr>
        <w:tabs>
          <w:tab w:val="num" w:pos="3024"/>
        </w:tabs>
        <w:ind w:left="3024" w:hanging="360"/>
      </w:pPr>
      <w:rPr>
        <w:rFonts w:ascii="Wingdings" w:hAnsi="Wingdings" w:hint="default"/>
      </w:rPr>
    </w:lvl>
    <w:lvl w:ilvl="3">
      <w:start w:val="1"/>
      <w:numFmt w:val="bullet"/>
      <w:lvlText w:val=""/>
      <w:lvlJc w:val="left"/>
      <w:pPr>
        <w:tabs>
          <w:tab w:val="num" w:pos="3384"/>
        </w:tabs>
        <w:ind w:left="3384" w:hanging="360"/>
      </w:pPr>
      <w:rPr>
        <w:rFonts w:ascii="Symbol" w:hAnsi="Symbol" w:hint="default"/>
      </w:rPr>
    </w:lvl>
    <w:lvl w:ilvl="4">
      <w:start w:val="1"/>
      <w:numFmt w:val="bullet"/>
      <w:lvlText w:val=""/>
      <w:lvlJc w:val="left"/>
      <w:pPr>
        <w:tabs>
          <w:tab w:val="num" w:pos="3744"/>
        </w:tabs>
        <w:ind w:left="3744" w:hanging="360"/>
      </w:pPr>
      <w:rPr>
        <w:rFonts w:ascii="Wingdings" w:hAnsi="Wingdings" w:hint="default"/>
      </w:rPr>
    </w:lvl>
    <w:lvl w:ilvl="5">
      <w:start w:val="1"/>
      <w:numFmt w:val="bullet"/>
      <w:lvlText w:val=""/>
      <w:lvlJc w:val="left"/>
      <w:pPr>
        <w:tabs>
          <w:tab w:val="num" w:pos="4104"/>
        </w:tabs>
        <w:ind w:left="4104" w:hanging="360"/>
      </w:pPr>
      <w:rPr>
        <w:rFonts w:ascii="Symbol" w:hAnsi="Symbol" w:hint="default"/>
      </w:rPr>
    </w:lvl>
    <w:lvl w:ilvl="6">
      <w:start w:val="1"/>
      <w:numFmt w:val="bullet"/>
      <w:lvlText w:val="−"/>
      <w:lvlJc w:val="left"/>
      <w:pPr>
        <w:tabs>
          <w:tab w:val="num" w:pos="4464"/>
        </w:tabs>
        <w:ind w:left="4464" w:hanging="360"/>
      </w:pPr>
      <w:rPr>
        <w:rFonts w:ascii="Times New Roman" w:hAnsi="Times New Roman" w:cs="Times New Roman" w:hint="default"/>
      </w:rPr>
    </w:lvl>
    <w:lvl w:ilvl="7">
      <w:start w:val="1"/>
      <w:numFmt w:val="bullet"/>
      <w:lvlText w:val=""/>
      <w:lvlJc w:val="left"/>
      <w:pPr>
        <w:tabs>
          <w:tab w:val="num" w:pos="4824"/>
        </w:tabs>
        <w:ind w:left="4824" w:hanging="360"/>
      </w:pPr>
      <w:rPr>
        <w:rFonts w:ascii="Wingdings" w:hAnsi="Wingdings" w:hint="default"/>
      </w:rPr>
    </w:lvl>
    <w:lvl w:ilvl="8">
      <w:start w:val="1"/>
      <w:numFmt w:val="bullet"/>
      <w:lvlText w:val=""/>
      <w:lvlJc w:val="left"/>
      <w:pPr>
        <w:tabs>
          <w:tab w:val="num" w:pos="5184"/>
        </w:tabs>
        <w:ind w:left="5184" w:hanging="360"/>
      </w:pPr>
      <w:rPr>
        <w:rFonts w:ascii="Symbol" w:hAnsi="Symbol" w:hint="default"/>
      </w:rPr>
    </w:lvl>
  </w:abstractNum>
  <w:abstractNum w:abstractNumId="11" w15:restartNumberingAfterBreak="0">
    <w:nsid w:val="03ED40B1"/>
    <w:multiLevelType w:val="hybridMultilevel"/>
    <w:tmpl w:val="08643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486CBB"/>
    <w:multiLevelType w:val="hybridMultilevel"/>
    <w:tmpl w:val="3F4A8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E4124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806B55B"/>
    <w:multiLevelType w:val="multilevel"/>
    <w:tmpl w:val="F2A4166A"/>
    <w:lvl w:ilvl="0">
      <w:numFmt w:val="none"/>
      <w:lvlText w:val=""/>
      <w:lvlJc w:val="left"/>
      <w:pPr>
        <w:tabs>
          <w:tab w:val="num" w:pos="360"/>
        </w:tabs>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08F42ADD"/>
    <w:multiLevelType w:val="hybridMultilevel"/>
    <w:tmpl w:val="3CAC1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964488"/>
    <w:multiLevelType w:val="multilevel"/>
    <w:tmpl w:val="9B3E25EC"/>
    <w:lvl w:ilvl="0">
      <w:start w:val="4"/>
      <w:numFmt w:val="decimal"/>
      <w:lvlText w:val="%1."/>
      <w:lvlJc w:val="left"/>
      <w:pPr>
        <w:tabs>
          <w:tab w:val="num" w:pos="360"/>
        </w:tabs>
        <w:ind w:left="360" w:hanging="360"/>
      </w:pPr>
      <w:rPr>
        <w:rFonts w:hint="default"/>
      </w:rPr>
    </w:lvl>
    <w:lvl w:ilvl="1">
      <w:start w:val="1"/>
      <w:numFmt w:val="decimal"/>
      <w:isLgl/>
      <w:lvlText w:val="%1.%2"/>
      <w:lvlJc w:val="left"/>
      <w:pPr>
        <w:ind w:left="1260" w:hanging="720"/>
      </w:pPr>
      <w:rPr>
        <w:rFonts w:ascii="Arial" w:hAnsi="Arial" w:cs="Arial" w:hint="default"/>
        <w:sz w:val="20"/>
        <w:szCs w:val="20"/>
      </w:rPr>
    </w:lvl>
    <w:lvl w:ilvl="2">
      <w:start w:val="1"/>
      <w:numFmt w:val="decimal"/>
      <w:isLgl/>
      <w:lvlText w:val="%1.%2.%3"/>
      <w:lvlJc w:val="left"/>
      <w:pPr>
        <w:ind w:left="2160" w:hanging="720"/>
      </w:pPr>
      <w:rPr>
        <w:rFonts w:hint="default"/>
        <w:b w:val="0"/>
        <w:bCs w:val="0"/>
      </w:rPr>
    </w:lvl>
    <w:lvl w:ilvl="3">
      <w:start w:val="1"/>
      <w:numFmt w:val="decimal"/>
      <w:lvlText w:val="%1.%2.%3.%4"/>
      <w:lvlJc w:val="left"/>
      <w:pPr>
        <w:ind w:left="3240" w:hanging="1080"/>
      </w:pPr>
      <w:rPr>
        <w:rFonts w:hint="default"/>
      </w:rPr>
    </w:lvl>
    <w:lvl w:ilvl="4">
      <w:start w:val="1"/>
      <w:numFmt w:val="bullet"/>
      <w:lvlText w:val=""/>
      <w:lvlJc w:val="left"/>
      <w:pPr>
        <w:ind w:left="3240" w:hanging="360"/>
      </w:pPr>
      <w:rPr>
        <w:rFonts w:ascii="Symbol" w:hAnsi="Symbol"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7200" w:hanging="2160"/>
      </w:pPr>
      <w:rPr>
        <w:rFonts w:hint="default"/>
      </w:rPr>
    </w:lvl>
    <w:lvl w:ilvl="8">
      <w:start w:val="1"/>
      <w:numFmt w:val="decimal"/>
      <w:isLgl/>
      <w:lvlText w:val="%1.%2.%3.%4.%5.%6.%7.%8.%9"/>
      <w:lvlJc w:val="left"/>
      <w:pPr>
        <w:ind w:left="7920" w:hanging="2160"/>
      </w:pPr>
      <w:rPr>
        <w:rFonts w:hint="default"/>
      </w:rPr>
    </w:lvl>
  </w:abstractNum>
  <w:abstractNum w:abstractNumId="17" w15:restartNumberingAfterBreak="0">
    <w:nsid w:val="124F04E4"/>
    <w:multiLevelType w:val="multilevel"/>
    <w:tmpl w:val="9B405774"/>
    <w:lvl w:ilvl="0">
      <w:start w:val="5"/>
      <w:numFmt w:val="decimal"/>
      <w:lvlText w:val="%1"/>
      <w:lvlJc w:val="left"/>
      <w:pPr>
        <w:ind w:left="435" w:hanging="435"/>
      </w:pPr>
      <w:rPr>
        <w:rFonts w:hint="default"/>
      </w:rPr>
    </w:lvl>
    <w:lvl w:ilvl="1">
      <w:start w:val="2"/>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12F03110"/>
    <w:multiLevelType w:val="multilevel"/>
    <w:tmpl w:val="11C2BA30"/>
    <w:lvl w:ilvl="0">
      <w:start w:val="4"/>
      <w:numFmt w:val="decimal"/>
      <w:lvlText w:val="%1."/>
      <w:lvlJc w:val="left"/>
      <w:pPr>
        <w:tabs>
          <w:tab w:val="num" w:pos="360"/>
        </w:tabs>
        <w:ind w:left="360" w:hanging="360"/>
      </w:pPr>
      <w:rPr>
        <w:rFonts w:hint="default"/>
      </w:rPr>
    </w:lvl>
    <w:lvl w:ilvl="1">
      <w:start w:val="1"/>
      <w:numFmt w:val="decimal"/>
      <w:isLgl/>
      <w:lvlText w:val="%1.%2"/>
      <w:lvlJc w:val="left"/>
      <w:pPr>
        <w:ind w:left="1260" w:hanging="720"/>
      </w:pPr>
      <w:rPr>
        <w:rFonts w:ascii="Arial" w:hAnsi="Arial" w:cs="Arial" w:hint="default"/>
        <w:sz w:val="20"/>
        <w:szCs w:val="20"/>
      </w:rPr>
    </w:lvl>
    <w:lvl w:ilvl="2">
      <w:start w:val="1"/>
      <w:numFmt w:val="decimal"/>
      <w:isLgl/>
      <w:lvlText w:val="%1.%2.%3"/>
      <w:lvlJc w:val="left"/>
      <w:pPr>
        <w:ind w:left="2160" w:hanging="720"/>
      </w:pPr>
      <w:rPr>
        <w:rFonts w:hint="default"/>
        <w:b w:val="0"/>
        <w:bCs w:val="0"/>
      </w:rPr>
    </w:lvl>
    <w:lvl w:ilvl="3">
      <w:start w:val="1"/>
      <w:numFmt w:val="bullet"/>
      <w:lvlText w:val="o"/>
      <w:lvlJc w:val="left"/>
      <w:pPr>
        <w:ind w:left="2520" w:hanging="360"/>
      </w:pPr>
      <w:rPr>
        <w:rFonts w:ascii="Courier New" w:hAnsi="Courier New" w:cs="Courier New"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o"/>
      <w:lvlJc w:val="left"/>
      <w:pPr>
        <w:ind w:left="3960" w:hanging="360"/>
      </w:pPr>
      <w:rPr>
        <w:rFonts w:ascii="Courier New" w:hAnsi="Courier New" w:cs="Courier New"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7200" w:hanging="2160"/>
      </w:pPr>
      <w:rPr>
        <w:rFonts w:hint="default"/>
      </w:rPr>
    </w:lvl>
    <w:lvl w:ilvl="8">
      <w:start w:val="1"/>
      <w:numFmt w:val="decimal"/>
      <w:isLgl/>
      <w:lvlText w:val="%1.%2.%3.%4.%5.%6.%7.%8.%9"/>
      <w:lvlJc w:val="left"/>
      <w:pPr>
        <w:ind w:left="7920" w:hanging="2160"/>
      </w:pPr>
      <w:rPr>
        <w:rFonts w:hint="default"/>
      </w:rPr>
    </w:lvl>
  </w:abstractNum>
  <w:abstractNum w:abstractNumId="19" w15:restartNumberingAfterBreak="0">
    <w:nsid w:val="13931450"/>
    <w:multiLevelType w:val="multilevel"/>
    <w:tmpl w:val="80C0B742"/>
    <w:lvl w:ilvl="0">
      <w:start w:val="1"/>
      <w:numFmt w:val="bullet"/>
      <w:lvlText w:val=""/>
      <w:lvlJc w:val="left"/>
      <w:pPr>
        <w:tabs>
          <w:tab w:val="num" w:pos="360"/>
        </w:tabs>
        <w:ind w:left="360" w:hanging="360"/>
      </w:pPr>
      <w:rPr>
        <w:rFonts w:ascii="Symbol" w:hAnsi="Symbol" w:hint="default"/>
      </w:rPr>
    </w:lvl>
    <w:lvl w:ilvl="1">
      <w:start w:val="1"/>
      <w:numFmt w:val="decimal"/>
      <w:isLgl/>
      <w:lvlText w:val="%1.%2"/>
      <w:lvlJc w:val="left"/>
      <w:pPr>
        <w:ind w:left="1260" w:hanging="720"/>
      </w:pPr>
      <w:rPr>
        <w:rFonts w:ascii="Arial" w:hAnsi="Arial" w:cs="Arial" w:hint="default"/>
        <w:sz w:val="20"/>
        <w:szCs w:val="20"/>
      </w:rPr>
    </w:lvl>
    <w:lvl w:ilvl="2">
      <w:start w:val="1"/>
      <w:numFmt w:val="decimal"/>
      <w:isLgl/>
      <w:lvlText w:val="%1.%2.%3"/>
      <w:lvlJc w:val="left"/>
      <w:pPr>
        <w:ind w:left="2160" w:hanging="720"/>
      </w:pPr>
      <w:rPr>
        <w:rFonts w:hint="default"/>
        <w:b w:val="0"/>
        <w:bCs w:val="0"/>
      </w:rPr>
    </w:lvl>
    <w:lvl w:ilvl="3">
      <w:start w:val="1"/>
      <w:numFmt w:val="bullet"/>
      <w:lvlText w:val=""/>
      <w:lvlJc w:val="left"/>
      <w:pPr>
        <w:ind w:left="2520" w:hanging="360"/>
      </w:pPr>
      <w:rPr>
        <w:rFonts w:ascii="Symbol" w:hAnsi="Symbol" w:hint="default"/>
      </w:rPr>
    </w:lvl>
    <w:lvl w:ilvl="4">
      <w:start w:val="1"/>
      <w:numFmt w:val="bullet"/>
      <w:lvlText w:val=""/>
      <w:lvlJc w:val="left"/>
      <w:pPr>
        <w:ind w:left="3240" w:hanging="360"/>
      </w:pPr>
      <w:rPr>
        <w:rFonts w:ascii="Symbol" w:hAnsi="Symbol" w:hint="default"/>
      </w:rPr>
    </w:lvl>
    <w:lvl w:ilvl="5">
      <w:start w:val="1"/>
      <w:numFmt w:val="bullet"/>
      <w:lvlText w:val=""/>
      <w:lvlJc w:val="left"/>
      <w:pPr>
        <w:ind w:left="3960" w:hanging="360"/>
      </w:pPr>
      <w:rPr>
        <w:rFonts w:ascii="Symbol" w:hAnsi="Symbol"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7200" w:hanging="2160"/>
      </w:pPr>
      <w:rPr>
        <w:rFonts w:hint="default"/>
      </w:rPr>
    </w:lvl>
    <w:lvl w:ilvl="8">
      <w:start w:val="1"/>
      <w:numFmt w:val="decimal"/>
      <w:isLgl/>
      <w:lvlText w:val="%1.%2.%3.%4.%5.%6.%7.%8.%9"/>
      <w:lvlJc w:val="left"/>
      <w:pPr>
        <w:ind w:left="7920" w:hanging="2160"/>
      </w:pPr>
      <w:rPr>
        <w:rFonts w:hint="default"/>
      </w:rPr>
    </w:lvl>
  </w:abstractNum>
  <w:abstractNum w:abstractNumId="20" w15:restartNumberingAfterBreak="0">
    <w:nsid w:val="14AC4DD7"/>
    <w:multiLevelType w:val="multilevel"/>
    <w:tmpl w:val="C8BE938C"/>
    <w:lvl w:ilvl="0">
      <w:start w:val="1"/>
      <w:numFmt w:val="decimal"/>
      <w:lvlText w:val="%1."/>
      <w:lvlJc w:val="left"/>
      <w:pPr>
        <w:tabs>
          <w:tab w:val="num" w:pos="360"/>
        </w:tabs>
        <w:ind w:left="360" w:hanging="360"/>
      </w:pPr>
    </w:lvl>
    <w:lvl w:ilvl="1">
      <w:start w:val="6"/>
      <w:numFmt w:val="decimal"/>
      <w:isLgl/>
      <w:lvlText w:val="%1.%2"/>
      <w:lvlJc w:val="left"/>
      <w:pPr>
        <w:ind w:left="1440" w:hanging="720"/>
      </w:pPr>
      <w:rPr>
        <w:rFonts w:hint="default"/>
      </w:rPr>
    </w:lvl>
    <w:lvl w:ilvl="2">
      <w:start w:val="10"/>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4320" w:hanging="144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7200" w:hanging="2160"/>
      </w:pPr>
      <w:rPr>
        <w:rFonts w:hint="default"/>
      </w:rPr>
    </w:lvl>
    <w:lvl w:ilvl="8">
      <w:start w:val="1"/>
      <w:numFmt w:val="decimal"/>
      <w:isLgl/>
      <w:lvlText w:val="%1.%2.%3.%4.%5.%6.%7.%8.%9"/>
      <w:lvlJc w:val="left"/>
      <w:pPr>
        <w:ind w:left="7920" w:hanging="2160"/>
      </w:pPr>
      <w:rPr>
        <w:rFonts w:hint="default"/>
      </w:rPr>
    </w:lvl>
  </w:abstractNum>
  <w:abstractNum w:abstractNumId="21" w15:restartNumberingAfterBreak="0">
    <w:nsid w:val="16085650"/>
    <w:multiLevelType w:val="multilevel"/>
    <w:tmpl w:val="DA048676"/>
    <w:lvl w:ilvl="0">
      <w:start w:val="4"/>
      <w:numFmt w:val="decimal"/>
      <w:lvlText w:val="%1."/>
      <w:lvlJc w:val="left"/>
      <w:pPr>
        <w:tabs>
          <w:tab w:val="num" w:pos="360"/>
        </w:tabs>
        <w:ind w:left="360" w:hanging="360"/>
      </w:pPr>
      <w:rPr>
        <w:rFonts w:hint="default"/>
      </w:rPr>
    </w:lvl>
    <w:lvl w:ilvl="1">
      <w:start w:val="1"/>
      <w:numFmt w:val="decimal"/>
      <w:isLgl/>
      <w:lvlText w:val="%1.%2"/>
      <w:lvlJc w:val="left"/>
      <w:pPr>
        <w:ind w:left="1260" w:hanging="720"/>
      </w:pPr>
      <w:rPr>
        <w:rFonts w:ascii="Arial" w:hAnsi="Arial" w:cs="Arial" w:hint="default"/>
        <w:sz w:val="20"/>
        <w:szCs w:val="20"/>
      </w:rPr>
    </w:lvl>
    <w:lvl w:ilvl="2">
      <w:start w:val="1"/>
      <w:numFmt w:val="decimal"/>
      <w:isLgl/>
      <w:lvlText w:val="%1.%2.%3"/>
      <w:lvlJc w:val="left"/>
      <w:pPr>
        <w:ind w:left="2160" w:hanging="720"/>
      </w:pPr>
      <w:rPr>
        <w:rFonts w:hint="default"/>
        <w:b w:val="0"/>
        <w:bCs w:val="0"/>
      </w:rPr>
    </w:lvl>
    <w:lvl w:ilvl="3">
      <w:start w:val="1"/>
      <w:numFmt w:val="decimal"/>
      <w:lvlText w:val="%1.%2.%3.%4"/>
      <w:lvlJc w:val="left"/>
      <w:pPr>
        <w:ind w:left="3240" w:hanging="1080"/>
      </w:pPr>
      <w:rPr>
        <w:rFonts w:hint="default"/>
      </w:rPr>
    </w:lvl>
    <w:lvl w:ilvl="4">
      <w:start w:val="1"/>
      <w:numFmt w:val="bullet"/>
      <w:lvlText w:val=""/>
      <w:lvlJc w:val="left"/>
      <w:pPr>
        <w:ind w:left="3240" w:hanging="360"/>
      </w:pPr>
      <w:rPr>
        <w:rFonts w:ascii="Symbol" w:hAnsi="Symbol"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7200" w:hanging="2160"/>
      </w:pPr>
      <w:rPr>
        <w:rFonts w:hint="default"/>
      </w:rPr>
    </w:lvl>
    <w:lvl w:ilvl="8">
      <w:start w:val="1"/>
      <w:numFmt w:val="decimal"/>
      <w:isLgl/>
      <w:lvlText w:val="%1.%2.%3.%4.%5.%6.%7.%8.%9"/>
      <w:lvlJc w:val="left"/>
      <w:pPr>
        <w:ind w:left="7920" w:hanging="2160"/>
      </w:pPr>
      <w:rPr>
        <w:rFonts w:hint="default"/>
      </w:rPr>
    </w:lvl>
  </w:abstractNum>
  <w:abstractNum w:abstractNumId="22" w15:restartNumberingAfterBreak="0">
    <w:nsid w:val="16642E16"/>
    <w:multiLevelType w:val="multilevel"/>
    <w:tmpl w:val="25DCAB8E"/>
    <w:lvl w:ilvl="0">
      <w:start w:val="5"/>
      <w:numFmt w:val="decimal"/>
      <w:lvlText w:val="%1."/>
      <w:lvlJc w:val="left"/>
      <w:pPr>
        <w:tabs>
          <w:tab w:val="num" w:pos="360"/>
        </w:tabs>
        <w:ind w:left="360" w:hanging="360"/>
      </w:pPr>
      <w:rPr>
        <w:rFonts w:hint="default"/>
      </w:rPr>
    </w:lvl>
    <w:lvl w:ilvl="1">
      <w:start w:val="10"/>
      <w:numFmt w:val="decimal"/>
      <w:lvlText w:val="%1.%2"/>
      <w:lvlJc w:val="left"/>
      <w:pPr>
        <w:ind w:left="1260" w:hanging="720"/>
      </w:pPr>
      <w:rPr>
        <w:rFonts w:ascii="Arial" w:hAnsi="Arial" w:hint="default"/>
        <w:b/>
        <w:bCs/>
        <w:sz w:val="20"/>
        <w:szCs w:val="20"/>
      </w:rPr>
    </w:lvl>
    <w:lvl w:ilvl="2">
      <w:start w:val="3"/>
      <w:numFmt w:val="decimal"/>
      <w:lvlText w:val="%3.3.1"/>
      <w:lvlJc w:val="left"/>
      <w:pPr>
        <w:ind w:left="2160" w:hanging="720"/>
      </w:pPr>
      <w:rPr>
        <w:rFonts w:hint="default"/>
      </w:rPr>
    </w:lvl>
    <w:lvl w:ilvl="3">
      <w:start w:val="1"/>
      <w:numFmt w:val="bullet"/>
      <w:lvlText w:val=""/>
      <w:lvlJc w:val="left"/>
      <w:pPr>
        <w:ind w:left="3240" w:hanging="1080"/>
      </w:pPr>
      <w:rPr>
        <w:rFonts w:ascii="Symbol" w:hAnsi="Symbol"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7920" w:hanging="2160"/>
      </w:pPr>
    </w:lvl>
  </w:abstractNum>
  <w:abstractNum w:abstractNumId="23" w15:restartNumberingAfterBreak="0">
    <w:nsid w:val="265E10E3"/>
    <w:multiLevelType w:val="hybridMultilevel"/>
    <w:tmpl w:val="379A5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C44DAB"/>
    <w:multiLevelType w:val="multilevel"/>
    <w:tmpl w:val="BE58AA92"/>
    <w:lvl w:ilvl="0">
      <w:start w:val="4"/>
      <w:numFmt w:val="decimal"/>
      <w:lvlText w:val="%1."/>
      <w:lvlJc w:val="left"/>
      <w:pPr>
        <w:tabs>
          <w:tab w:val="num" w:pos="360"/>
        </w:tabs>
        <w:ind w:left="360" w:hanging="360"/>
      </w:pPr>
      <w:rPr>
        <w:rFonts w:hint="default"/>
      </w:rPr>
    </w:lvl>
    <w:lvl w:ilvl="1">
      <w:start w:val="1"/>
      <w:numFmt w:val="decimal"/>
      <w:isLgl/>
      <w:lvlText w:val="%1.%2"/>
      <w:lvlJc w:val="left"/>
      <w:pPr>
        <w:ind w:left="1260" w:hanging="720"/>
      </w:pPr>
      <w:rPr>
        <w:rFonts w:ascii="Arial" w:hAnsi="Arial" w:cs="Arial" w:hint="default"/>
        <w:sz w:val="20"/>
        <w:szCs w:val="20"/>
      </w:rPr>
    </w:lvl>
    <w:lvl w:ilvl="2">
      <w:start w:val="1"/>
      <w:numFmt w:val="decimal"/>
      <w:isLgl/>
      <w:lvlText w:val="%1.%2.%3"/>
      <w:lvlJc w:val="left"/>
      <w:pPr>
        <w:ind w:left="2160" w:hanging="720"/>
      </w:pPr>
      <w:rPr>
        <w:rFonts w:hint="default"/>
        <w:b w:val="0"/>
        <w:bCs w:val="0"/>
      </w:rPr>
    </w:lvl>
    <w:lvl w:ilvl="3">
      <w:start w:val="1"/>
      <w:numFmt w:val="decimal"/>
      <w:lvlText w:val="%1.%2.%3.%4"/>
      <w:lvlJc w:val="left"/>
      <w:pPr>
        <w:ind w:left="3240" w:hanging="1080"/>
      </w:pPr>
      <w:rPr>
        <w:rFonts w:hint="default"/>
      </w:rPr>
    </w:lvl>
    <w:lvl w:ilvl="4">
      <w:start w:val="1"/>
      <w:numFmt w:val="bullet"/>
      <w:pStyle w:val="NormalBullet"/>
      <w:lvlText w:val=""/>
      <w:lvlJc w:val="left"/>
      <w:pPr>
        <w:ind w:left="3240" w:hanging="360"/>
      </w:pPr>
      <w:rPr>
        <w:rFonts w:ascii="Symbol" w:hAnsi="Symbol" w:hint="default"/>
      </w:rPr>
    </w:lvl>
    <w:lvl w:ilvl="5">
      <w:start w:val="1"/>
      <w:numFmt w:val="bullet"/>
      <w:lvlText w:val=""/>
      <w:lvlJc w:val="left"/>
      <w:pPr>
        <w:ind w:left="3960" w:hanging="360"/>
      </w:pPr>
      <w:rPr>
        <w:rFonts w:ascii="Symbol" w:hAnsi="Symbol"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7200" w:hanging="2160"/>
      </w:pPr>
      <w:rPr>
        <w:rFonts w:hint="default"/>
      </w:rPr>
    </w:lvl>
    <w:lvl w:ilvl="8">
      <w:start w:val="1"/>
      <w:numFmt w:val="decimal"/>
      <w:isLgl/>
      <w:lvlText w:val="%1.%2.%3.%4.%5.%6.%7.%8.%9"/>
      <w:lvlJc w:val="left"/>
      <w:pPr>
        <w:ind w:left="7920" w:hanging="2160"/>
      </w:pPr>
      <w:rPr>
        <w:rFonts w:hint="default"/>
      </w:rPr>
    </w:lvl>
  </w:abstractNum>
  <w:abstractNum w:abstractNumId="25" w15:restartNumberingAfterBreak="0">
    <w:nsid w:val="2AFA7AB0"/>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32762513"/>
    <w:multiLevelType w:val="multilevel"/>
    <w:tmpl w:val="4D004C2A"/>
    <w:name w:val="DOC LIST"/>
    <w:lvl w:ilvl="0">
      <w:start w:val="4"/>
      <w:numFmt w:val="decimal"/>
      <w:lvlText w:val="%1"/>
      <w:lvlJc w:val="left"/>
      <w:pPr>
        <w:ind w:left="435" w:hanging="435"/>
      </w:pPr>
      <w:rPr>
        <w:rFonts w:hint="default"/>
      </w:rPr>
    </w:lvl>
    <w:lvl w:ilvl="1">
      <w:start w:val="2"/>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37393DE7"/>
    <w:multiLevelType w:val="hybridMultilevel"/>
    <w:tmpl w:val="27D09D28"/>
    <w:lvl w:ilvl="0" w:tplc="04090003">
      <w:start w:val="1"/>
      <w:numFmt w:val="bullet"/>
      <w:lvlText w:val="o"/>
      <w:lvlJc w:val="left"/>
      <w:pPr>
        <w:tabs>
          <w:tab w:val="num" w:pos="1440"/>
        </w:tabs>
        <w:ind w:left="1440" w:hanging="360"/>
      </w:pPr>
      <w:rPr>
        <w:rFonts w:ascii="Courier New" w:hAnsi="Courier New" w:cs="Courier New"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tentative="1">
      <w:start w:val="1"/>
      <w:numFmt w:val="bullet"/>
      <w:pStyle w:val="Heading5"/>
      <w:lvlText w:val="o"/>
      <w:lvlJc w:val="left"/>
      <w:pPr>
        <w:tabs>
          <w:tab w:val="num" w:pos="4320"/>
        </w:tabs>
        <w:ind w:left="4320" w:hanging="360"/>
      </w:pPr>
      <w:rPr>
        <w:rFonts w:ascii="Courier New" w:hAnsi="Courier New" w:cs="Courier New" w:hint="default"/>
      </w:rPr>
    </w:lvl>
    <w:lvl w:ilvl="5" w:tplc="04090005">
      <w:start w:val="1"/>
      <w:numFmt w:val="bullet"/>
      <w:pStyle w:val="Heading6"/>
      <w:lvlText w:val=""/>
      <w:lvlJc w:val="left"/>
      <w:pPr>
        <w:tabs>
          <w:tab w:val="num" w:pos="5040"/>
        </w:tabs>
        <w:ind w:left="5040" w:hanging="360"/>
      </w:pPr>
      <w:rPr>
        <w:rFonts w:ascii="Wingdings" w:hAnsi="Wingdings" w:hint="default"/>
      </w:rPr>
    </w:lvl>
    <w:lvl w:ilvl="6" w:tplc="04090001" w:tentative="1">
      <w:start w:val="1"/>
      <w:numFmt w:val="bullet"/>
      <w:pStyle w:val="Heading7"/>
      <w:lvlText w:val=""/>
      <w:lvlJc w:val="left"/>
      <w:pPr>
        <w:tabs>
          <w:tab w:val="num" w:pos="5760"/>
        </w:tabs>
        <w:ind w:left="5760" w:hanging="360"/>
      </w:pPr>
      <w:rPr>
        <w:rFonts w:ascii="Symbol" w:hAnsi="Symbol" w:hint="default"/>
      </w:rPr>
    </w:lvl>
    <w:lvl w:ilvl="7" w:tplc="04090003" w:tentative="1">
      <w:start w:val="1"/>
      <w:numFmt w:val="bullet"/>
      <w:pStyle w:val="Heading8"/>
      <w:lvlText w:val="o"/>
      <w:lvlJc w:val="left"/>
      <w:pPr>
        <w:tabs>
          <w:tab w:val="num" w:pos="6480"/>
        </w:tabs>
        <w:ind w:left="6480" w:hanging="360"/>
      </w:pPr>
      <w:rPr>
        <w:rFonts w:ascii="Courier New" w:hAnsi="Courier New" w:cs="Courier New" w:hint="default"/>
      </w:rPr>
    </w:lvl>
    <w:lvl w:ilvl="8" w:tplc="04090005" w:tentative="1">
      <w:start w:val="1"/>
      <w:numFmt w:val="bullet"/>
      <w:pStyle w:val="Heading9"/>
      <w:lvlText w:val=""/>
      <w:lvlJc w:val="left"/>
      <w:pPr>
        <w:tabs>
          <w:tab w:val="num" w:pos="7200"/>
        </w:tabs>
        <w:ind w:left="7200" w:hanging="360"/>
      </w:pPr>
      <w:rPr>
        <w:rFonts w:ascii="Wingdings" w:hAnsi="Wingdings" w:hint="default"/>
      </w:rPr>
    </w:lvl>
  </w:abstractNum>
  <w:abstractNum w:abstractNumId="28" w15:restartNumberingAfterBreak="0">
    <w:nsid w:val="37405FC5"/>
    <w:multiLevelType w:val="multilevel"/>
    <w:tmpl w:val="525280E8"/>
    <w:lvl w:ilvl="0">
      <w:start w:val="4"/>
      <w:numFmt w:val="decimal"/>
      <w:lvlText w:val="%1."/>
      <w:lvlJc w:val="left"/>
      <w:pPr>
        <w:tabs>
          <w:tab w:val="num" w:pos="360"/>
        </w:tabs>
        <w:ind w:left="360" w:hanging="360"/>
      </w:pPr>
      <w:rPr>
        <w:rFonts w:hint="default"/>
      </w:rPr>
    </w:lvl>
    <w:lvl w:ilvl="1">
      <w:start w:val="1"/>
      <w:numFmt w:val="decimal"/>
      <w:isLgl/>
      <w:lvlText w:val="%1.%2"/>
      <w:lvlJc w:val="left"/>
      <w:pPr>
        <w:ind w:left="1260" w:hanging="720"/>
      </w:pPr>
      <w:rPr>
        <w:rFonts w:ascii="Arial" w:hAnsi="Arial" w:cs="Arial" w:hint="default"/>
        <w:sz w:val="20"/>
        <w:szCs w:val="20"/>
      </w:rPr>
    </w:lvl>
    <w:lvl w:ilvl="2">
      <w:start w:val="1"/>
      <w:numFmt w:val="decimal"/>
      <w:isLgl/>
      <w:lvlText w:val="%1.%2.%3"/>
      <w:lvlJc w:val="left"/>
      <w:pPr>
        <w:ind w:left="2160" w:hanging="720"/>
      </w:pPr>
      <w:rPr>
        <w:rFonts w:hint="default"/>
        <w:b w:val="0"/>
        <w:bCs w:val="0"/>
      </w:rPr>
    </w:lvl>
    <w:lvl w:ilvl="3">
      <w:start w:val="1"/>
      <w:numFmt w:val="decimal"/>
      <w:lvlText w:val="%1.%2.%3.%4"/>
      <w:lvlJc w:val="left"/>
      <w:pPr>
        <w:ind w:left="3240" w:hanging="1080"/>
      </w:pPr>
      <w:rPr>
        <w:rFonts w:hint="default"/>
      </w:rPr>
    </w:lvl>
    <w:lvl w:ilvl="4">
      <w:start w:val="1"/>
      <w:numFmt w:val="bullet"/>
      <w:lvlText w:val=""/>
      <w:lvlJc w:val="left"/>
      <w:pPr>
        <w:ind w:left="3240" w:hanging="360"/>
      </w:pPr>
      <w:rPr>
        <w:rFonts w:ascii="Symbol" w:hAnsi="Symbol" w:hint="default"/>
      </w:rPr>
    </w:lvl>
    <w:lvl w:ilvl="5">
      <w:start w:val="1"/>
      <w:numFmt w:val="bullet"/>
      <w:pStyle w:val="NormalSubbullet"/>
      <w:lvlText w:val="o"/>
      <w:lvlJc w:val="left"/>
      <w:pPr>
        <w:ind w:left="3960" w:hanging="360"/>
      </w:pPr>
      <w:rPr>
        <w:rFonts w:ascii="Courier New" w:hAnsi="Courier New" w:cs="Courier New"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7200" w:hanging="2160"/>
      </w:pPr>
      <w:rPr>
        <w:rFonts w:hint="default"/>
      </w:rPr>
    </w:lvl>
    <w:lvl w:ilvl="8">
      <w:start w:val="1"/>
      <w:numFmt w:val="decimal"/>
      <w:isLgl/>
      <w:lvlText w:val="%1.%2.%3.%4.%5.%6.%7.%8.%9"/>
      <w:lvlJc w:val="left"/>
      <w:pPr>
        <w:ind w:left="7920" w:hanging="2160"/>
      </w:pPr>
      <w:rPr>
        <w:rFonts w:hint="default"/>
      </w:rPr>
    </w:lvl>
  </w:abstractNum>
  <w:abstractNum w:abstractNumId="29" w15:restartNumberingAfterBreak="0">
    <w:nsid w:val="3B9B78D1"/>
    <w:multiLevelType w:val="multilevel"/>
    <w:tmpl w:val="0409001F"/>
    <w:styleLink w:val="111111"/>
    <w:lvl w:ilvl="0">
      <w:start w:val="6"/>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40AD61F5"/>
    <w:multiLevelType w:val="hybridMultilevel"/>
    <w:tmpl w:val="F67C7F90"/>
    <w:lvl w:ilvl="0" w:tplc="04090003">
      <w:start w:val="1"/>
      <w:numFmt w:val="bullet"/>
      <w:pStyle w:val="Index1"/>
      <w:lvlText w:val="o"/>
      <w:lvlJc w:val="left"/>
      <w:pPr>
        <w:tabs>
          <w:tab w:val="num" w:pos="1440"/>
        </w:tabs>
        <w:ind w:left="1440" w:hanging="360"/>
      </w:pPr>
      <w:rPr>
        <w:rFonts w:ascii="Courier New" w:hAnsi="Courier New" w:cs="Courier New"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49877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9B97E78"/>
    <w:multiLevelType w:val="multilevel"/>
    <w:tmpl w:val="210ABF10"/>
    <w:lvl w:ilvl="0">
      <w:start w:val="7"/>
      <w:numFmt w:val="decimal"/>
      <w:lvlText w:val="%1"/>
      <w:lvlJc w:val="left"/>
      <w:pPr>
        <w:ind w:left="435" w:hanging="435"/>
      </w:pPr>
      <w:rPr>
        <w:rFonts w:hint="default"/>
      </w:rPr>
    </w:lvl>
    <w:lvl w:ilvl="1">
      <w:start w:val="3"/>
      <w:numFmt w:val="decimal"/>
      <w:lvlText w:val="%1.%2"/>
      <w:lvlJc w:val="left"/>
      <w:pPr>
        <w:ind w:left="975" w:hanging="435"/>
      </w:pPr>
      <w:rPr>
        <w:rFonts w:hint="default"/>
      </w:rPr>
    </w:lvl>
    <w:lvl w:ilvl="2">
      <w:start w:val="1"/>
      <w:numFmt w:val="decimal"/>
      <w:lvlText w:val="%1.%2.%3"/>
      <w:lvlJc w:val="left"/>
      <w:pPr>
        <w:ind w:left="1800" w:hanging="720"/>
      </w:pPr>
      <w:rPr>
        <w:rFonts w:hint="default"/>
        <w:b w:val="0"/>
        <w:bCs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3" w15:restartNumberingAfterBreak="0">
    <w:nsid w:val="4B066277"/>
    <w:multiLevelType w:val="multilevel"/>
    <w:tmpl w:val="AB7A01BE"/>
    <w:styleLink w:val="CurrentList2"/>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1260"/>
        </w:tabs>
        <w:ind w:left="1260" w:hanging="720"/>
      </w:pPr>
      <w:rPr>
        <w:rFonts w:hint="default"/>
      </w:rPr>
    </w:lvl>
    <w:lvl w:ilvl="2">
      <w:start w:val="5"/>
      <w:numFmt w:val="decimal"/>
      <w:lvlText w:val="%1.%2.%3"/>
      <w:lvlJc w:val="left"/>
      <w:pPr>
        <w:tabs>
          <w:tab w:val="num" w:pos="1800"/>
        </w:tabs>
        <w:ind w:left="1800" w:hanging="720"/>
      </w:pPr>
      <w:rPr>
        <w:rFonts w:hint="default"/>
      </w:rPr>
    </w:lvl>
    <w:lvl w:ilvl="3">
      <w:start w:val="1"/>
      <w:numFmt w:val="decimal"/>
      <w:lvlText w:val="%1.%2.%3.%4"/>
      <w:lvlJc w:val="left"/>
      <w:pPr>
        <w:tabs>
          <w:tab w:val="num" w:pos="2340"/>
        </w:tabs>
        <w:ind w:left="2340" w:hanging="72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34" w15:restartNumberingAfterBreak="0">
    <w:nsid w:val="4B0F4776"/>
    <w:multiLevelType w:val="multilevel"/>
    <w:tmpl w:val="542A5FB6"/>
    <w:lvl w:ilvl="0">
      <w:start w:val="5"/>
      <w:numFmt w:val="decimal"/>
      <w:lvlText w:val="%1"/>
      <w:lvlJc w:val="left"/>
      <w:pPr>
        <w:tabs>
          <w:tab w:val="num" w:pos="660"/>
        </w:tabs>
        <w:ind w:left="660" w:hanging="660"/>
      </w:pPr>
      <w:rPr>
        <w:rFonts w:hint="default"/>
      </w:rPr>
    </w:lvl>
    <w:lvl w:ilvl="1">
      <w:start w:val="1"/>
      <w:numFmt w:val="decimal"/>
      <w:lvlText w:val="%1.%2"/>
      <w:lvlJc w:val="left"/>
      <w:pPr>
        <w:tabs>
          <w:tab w:val="num" w:pos="1020"/>
        </w:tabs>
        <w:ind w:left="1020" w:hanging="6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5" w15:restartNumberingAfterBreak="0">
    <w:nsid w:val="4FC73F27"/>
    <w:multiLevelType w:val="multilevel"/>
    <w:tmpl w:val="1D0A4F7A"/>
    <w:lvl w:ilvl="0">
      <w:start w:val="1"/>
      <w:numFmt w:val="decimal"/>
      <w:pStyle w:val="Heading1"/>
      <w:isLgl/>
      <w:lvlText w:val="%1."/>
      <w:lvlJc w:val="left"/>
      <w:pPr>
        <w:tabs>
          <w:tab w:val="num" w:pos="720"/>
        </w:tabs>
        <w:ind w:left="720" w:hanging="360"/>
      </w:pPr>
      <w:rPr>
        <w:rFonts w:hint="default"/>
      </w:rPr>
    </w:lvl>
    <w:lvl w:ilvl="1">
      <w:start w:val="1"/>
      <w:numFmt w:val="decimal"/>
      <w:pStyle w:val="Heading2"/>
      <w:isLgl/>
      <w:lvlText w:val="%1.%2"/>
      <w:lvlJc w:val="left"/>
      <w:pPr>
        <w:ind w:left="1620" w:hanging="720"/>
      </w:pPr>
      <w:rPr>
        <w:rFonts w:ascii="Arial" w:hAnsi="Arial" w:cs="Arial" w:hint="default"/>
        <w:b/>
        <w:bCs/>
        <w:sz w:val="20"/>
        <w:szCs w:val="20"/>
      </w:rPr>
    </w:lvl>
    <w:lvl w:ilvl="2">
      <w:start w:val="1"/>
      <w:numFmt w:val="decimal"/>
      <w:pStyle w:val="Heading3"/>
      <w:lvlText w:val="%1.%2.%3"/>
      <w:lvlJc w:val="left"/>
      <w:pPr>
        <w:ind w:left="2520" w:hanging="720"/>
      </w:pPr>
      <w:rPr>
        <w:rFonts w:hint="default"/>
      </w:rPr>
    </w:lvl>
    <w:lvl w:ilvl="3">
      <w:start w:val="1"/>
      <w:numFmt w:val="decimal"/>
      <w:pStyle w:val="Heading4"/>
      <w:lvlText w:val="%1.%2.%3.%4"/>
      <w:lvlJc w:val="left"/>
      <w:pPr>
        <w:ind w:left="3600" w:hanging="1080"/>
      </w:pPr>
      <w:rPr>
        <w:rFonts w:hint="default"/>
      </w:rPr>
    </w:lvl>
    <w:lvl w:ilvl="4">
      <w:start w:val="1"/>
      <w:numFmt w:val="decimal"/>
      <w:lvlText w:val="%1.%2.%3.%4.%5"/>
      <w:lvlJc w:val="left"/>
      <w:pPr>
        <w:ind w:left="4680" w:hanging="144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560" w:hanging="2160"/>
      </w:pPr>
      <w:rPr>
        <w:rFonts w:hint="default"/>
      </w:rPr>
    </w:lvl>
    <w:lvl w:ilvl="8">
      <w:start w:val="1"/>
      <w:numFmt w:val="decimal"/>
      <w:isLgl/>
      <w:lvlText w:val="%1.%2.%3.%4.%5.%6.%7.%8.%9"/>
      <w:lvlJc w:val="left"/>
      <w:pPr>
        <w:ind w:left="8280" w:hanging="2160"/>
      </w:pPr>
      <w:rPr>
        <w:rFonts w:hint="default"/>
      </w:rPr>
    </w:lvl>
  </w:abstractNum>
  <w:abstractNum w:abstractNumId="36" w15:restartNumberingAfterBreak="0">
    <w:nsid w:val="52386DF8"/>
    <w:multiLevelType w:val="multilevel"/>
    <w:tmpl w:val="DA048676"/>
    <w:lvl w:ilvl="0">
      <w:start w:val="4"/>
      <w:numFmt w:val="decimal"/>
      <w:lvlText w:val="%1."/>
      <w:lvlJc w:val="left"/>
      <w:pPr>
        <w:tabs>
          <w:tab w:val="num" w:pos="360"/>
        </w:tabs>
        <w:ind w:left="360" w:hanging="360"/>
      </w:pPr>
      <w:rPr>
        <w:rFonts w:hint="default"/>
      </w:rPr>
    </w:lvl>
    <w:lvl w:ilvl="1">
      <w:start w:val="1"/>
      <w:numFmt w:val="decimal"/>
      <w:isLgl/>
      <w:lvlText w:val="%1.%2"/>
      <w:lvlJc w:val="left"/>
      <w:pPr>
        <w:ind w:left="1260" w:hanging="720"/>
      </w:pPr>
      <w:rPr>
        <w:rFonts w:ascii="Arial" w:hAnsi="Arial" w:cs="Arial" w:hint="default"/>
        <w:sz w:val="20"/>
        <w:szCs w:val="20"/>
      </w:rPr>
    </w:lvl>
    <w:lvl w:ilvl="2">
      <w:start w:val="1"/>
      <w:numFmt w:val="decimal"/>
      <w:isLgl/>
      <w:lvlText w:val="%1.%2.%3"/>
      <w:lvlJc w:val="left"/>
      <w:pPr>
        <w:ind w:left="2160" w:hanging="720"/>
      </w:pPr>
      <w:rPr>
        <w:rFonts w:hint="default"/>
        <w:b w:val="0"/>
        <w:bCs w:val="0"/>
      </w:rPr>
    </w:lvl>
    <w:lvl w:ilvl="3">
      <w:start w:val="1"/>
      <w:numFmt w:val="decimal"/>
      <w:lvlText w:val="%1.%2.%3.%4"/>
      <w:lvlJc w:val="left"/>
      <w:pPr>
        <w:ind w:left="3240" w:hanging="1080"/>
      </w:pPr>
      <w:rPr>
        <w:rFonts w:hint="default"/>
      </w:rPr>
    </w:lvl>
    <w:lvl w:ilvl="4">
      <w:start w:val="1"/>
      <w:numFmt w:val="bullet"/>
      <w:lvlText w:val=""/>
      <w:lvlJc w:val="left"/>
      <w:pPr>
        <w:ind w:left="3240" w:hanging="360"/>
      </w:pPr>
      <w:rPr>
        <w:rFonts w:ascii="Symbol" w:hAnsi="Symbol"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7200" w:hanging="2160"/>
      </w:pPr>
      <w:rPr>
        <w:rFonts w:hint="default"/>
      </w:rPr>
    </w:lvl>
    <w:lvl w:ilvl="8">
      <w:start w:val="1"/>
      <w:numFmt w:val="decimal"/>
      <w:isLgl/>
      <w:lvlText w:val="%1.%2.%3.%4.%5.%6.%7.%8.%9"/>
      <w:lvlJc w:val="left"/>
      <w:pPr>
        <w:ind w:left="7920" w:hanging="2160"/>
      </w:pPr>
      <w:rPr>
        <w:rFonts w:hint="default"/>
      </w:rPr>
    </w:lvl>
  </w:abstractNum>
  <w:abstractNum w:abstractNumId="37" w15:restartNumberingAfterBreak="0">
    <w:nsid w:val="53ED6D6D"/>
    <w:multiLevelType w:val="multilevel"/>
    <w:tmpl w:val="6584F720"/>
    <w:lvl w:ilvl="0">
      <w:start w:val="5"/>
      <w:numFmt w:val="decimal"/>
      <w:lvlText w:val="%1."/>
      <w:lvlJc w:val="left"/>
      <w:pPr>
        <w:tabs>
          <w:tab w:val="num" w:pos="360"/>
        </w:tabs>
        <w:ind w:left="360" w:hanging="360"/>
      </w:pPr>
      <w:rPr>
        <w:rFonts w:hint="default"/>
      </w:rPr>
    </w:lvl>
    <w:lvl w:ilvl="1">
      <w:start w:val="5"/>
      <w:numFmt w:val="none"/>
      <w:lvlText w:val="5.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8" w15:restartNumberingAfterBreak="0">
    <w:nsid w:val="581448B3"/>
    <w:multiLevelType w:val="multilevel"/>
    <w:tmpl w:val="073E1B46"/>
    <w:styleLink w:val="CurrentList1"/>
    <w:lvl w:ilvl="0">
      <w:start w:val="1"/>
      <w:numFmt w:val="bullet"/>
      <w:lvlText w:val=""/>
      <w:lvlJc w:val="left"/>
      <w:pPr>
        <w:tabs>
          <w:tab w:val="num" w:pos="1440"/>
        </w:tabs>
        <w:ind w:left="1440" w:hanging="360"/>
      </w:pPr>
      <w:rPr>
        <w:rFonts w:ascii="Symbol" w:hAnsi="Symbol" w:hint="default"/>
        <w:sz w:val="20"/>
        <w:szCs w:val="20"/>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39" w15:restartNumberingAfterBreak="0">
    <w:nsid w:val="5C073755"/>
    <w:multiLevelType w:val="multilevel"/>
    <w:tmpl w:val="E5F2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1427ED"/>
    <w:multiLevelType w:val="multilevel"/>
    <w:tmpl w:val="11C2BA30"/>
    <w:lvl w:ilvl="0">
      <w:start w:val="4"/>
      <w:numFmt w:val="decimal"/>
      <w:lvlText w:val="%1."/>
      <w:lvlJc w:val="left"/>
      <w:pPr>
        <w:tabs>
          <w:tab w:val="num" w:pos="360"/>
        </w:tabs>
        <w:ind w:left="360" w:hanging="360"/>
      </w:pPr>
      <w:rPr>
        <w:rFonts w:hint="default"/>
      </w:rPr>
    </w:lvl>
    <w:lvl w:ilvl="1">
      <w:start w:val="1"/>
      <w:numFmt w:val="decimal"/>
      <w:isLgl/>
      <w:lvlText w:val="%1.%2"/>
      <w:lvlJc w:val="left"/>
      <w:pPr>
        <w:ind w:left="1260" w:hanging="720"/>
      </w:pPr>
      <w:rPr>
        <w:rFonts w:ascii="Arial" w:hAnsi="Arial" w:cs="Arial" w:hint="default"/>
        <w:sz w:val="20"/>
        <w:szCs w:val="20"/>
      </w:rPr>
    </w:lvl>
    <w:lvl w:ilvl="2">
      <w:start w:val="1"/>
      <w:numFmt w:val="decimal"/>
      <w:isLgl/>
      <w:lvlText w:val="%1.%2.%3"/>
      <w:lvlJc w:val="left"/>
      <w:pPr>
        <w:ind w:left="2160" w:hanging="720"/>
      </w:pPr>
      <w:rPr>
        <w:rFonts w:hint="default"/>
        <w:b w:val="0"/>
        <w:bCs w:val="0"/>
      </w:rPr>
    </w:lvl>
    <w:lvl w:ilvl="3">
      <w:start w:val="1"/>
      <w:numFmt w:val="bullet"/>
      <w:lvlText w:val="o"/>
      <w:lvlJc w:val="left"/>
      <w:pPr>
        <w:ind w:left="2520" w:hanging="360"/>
      </w:pPr>
      <w:rPr>
        <w:rFonts w:ascii="Courier New" w:hAnsi="Courier New" w:cs="Courier New"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o"/>
      <w:lvlJc w:val="left"/>
      <w:pPr>
        <w:ind w:left="3960" w:hanging="360"/>
      </w:pPr>
      <w:rPr>
        <w:rFonts w:ascii="Courier New" w:hAnsi="Courier New" w:cs="Courier New"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7200" w:hanging="2160"/>
      </w:pPr>
      <w:rPr>
        <w:rFonts w:hint="default"/>
      </w:rPr>
    </w:lvl>
    <w:lvl w:ilvl="8">
      <w:start w:val="1"/>
      <w:numFmt w:val="decimal"/>
      <w:isLgl/>
      <w:lvlText w:val="%1.%2.%3.%4.%5.%6.%7.%8.%9"/>
      <w:lvlJc w:val="left"/>
      <w:pPr>
        <w:ind w:left="7920" w:hanging="2160"/>
      </w:pPr>
      <w:rPr>
        <w:rFonts w:hint="default"/>
      </w:rPr>
    </w:lvl>
  </w:abstractNum>
  <w:abstractNum w:abstractNumId="41" w15:restartNumberingAfterBreak="0">
    <w:nsid w:val="7FB22846"/>
    <w:multiLevelType w:val="multilevel"/>
    <w:tmpl w:val="8C006954"/>
    <w:lvl w:ilvl="0">
      <w:start w:val="3"/>
      <w:numFmt w:val="decimal"/>
      <w:lvlText w:val="%1."/>
      <w:lvlJc w:val="left"/>
      <w:pPr>
        <w:tabs>
          <w:tab w:val="num" w:pos="360"/>
        </w:tabs>
        <w:ind w:left="360" w:hanging="360"/>
      </w:pPr>
      <w:rPr>
        <w:rFonts w:hint="default"/>
      </w:rPr>
    </w:lvl>
    <w:lvl w:ilvl="1">
      <w:start w:val="1"/>
      <w:numFmt w:val="decimal"/>
      <w:isLgl/>
      <w:lvlText w:val="%1.%2"/>
      <w:lvlJc w:val="left"/>
      <w:pPr>
        <w:ind w:left="1440" w:hanging="720"/>
      </w:pPr>
      <w:rPr>
        <w:rFonts w:hint="default"/>
      </w:rPr>
    </w:lvl>
    <w:lvl w:ilvl="2">
      <w:start w:val="10"/>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4320" w:hanging="144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7200" w:hanging="2160"/>
      </w:pPr>
      <w:rPr>
        <w:rFonts w:hint="default"/>
      </w:rPr>
    </w:lvl>
    <w:lvl w:ilvl="8">
      <w:start w:val="1"/>
      <w:numFmt w:val="decimal"/>
      <w:isLgl/>
      <w:lvlText w:val="%1.%2.%3.%4.%5.%6.%7.%8.%9"/>
      <w:lvlJc w:val="left"/>
      <w:pPr>
        <w:ind w:left="7920" w:hanging="2160"/>
      </w:pPr>
      <w:rPr>
        <w:rFonts w:hint="default"/>
      </w:rPr>
    </w:lvl>
  </w:abstractNum>
  <w:num w:numId="1" w16cid:durableId="360668803">
    <w:abstractNumId w:val="30"/>
  </w:num>
  <w:num w:numId="2" w16cid:durableId="1533805672">
    <w:abstractNumId w:val="7"/>
  </w:num>
  <w:num w:numId="3" w16cid:durableId="762146863">
    <w:abstractNumId w:val="6"/>
  </w:num>
  <w:num w:numId="4" w16cid:durableId="1978025404">
    <w:abstractNumId w:val="5"/>
  </w:num>
  <w:num w:numId="5" w16cid:durableId="241834091">
    <w:abstractNumId w:val="27"/>
  </w:num>
  <w:num w:numId="6" w16cid:durableId="1900894972">
    <w:abstractNumId w:val="38"/>
  </w:num>
  <w:num w:numId="7" w16cid:durableId="631595002">
    <w:abstractNumId w:val="29"/>
  </w:num>
  <w:num w:numId="8" w16cid:durableId="224220208">
    <w:abstractNumId w:val="25"/>
  </w:num>
  <w:num w:numId="9" w16cid:durableId="1691948048">
    <w:abstractNumId w:val="13"/>
  </w:num>
  <w:num w:numId="10" w16cid:durableId="2059864141">
    <w:abstractNumId w:val="34"/>
  </w:num>
  <w:num w:numId="11" w16cid:durableId="815726924">
    <w:abstractNumId w:val="33"/>
  </w:num>
  <w:num w:numId="12" w16cid:durableId="843086904">
    <w:abstractNumId w:val="9"/>
  </w:num>
  <w:num w:numId="13" w16cid:durableId="594942016">
    <w:abstractNumId w:val="20"/>
  </w:num>
  <w:num w:numId="14" w16cid:durableId="1887788231">
    <w:abstractNumId w:val="37"/>
  </w:num>
  <w:num w:numId="15" w16cid:durableId="1557157696">
    <w:abstractNumId w:val="4"/>
  </w:num>
  <w:num w:numId="16" w16cid:durableId="1500150937">
    <w:abstractNumId w:val="8"/>
  </w:num>
  <w:num w:numId="17" w16cid:durableId="1470827477">
    <w:abstractNumId w:val="3"/>
  </w:num>
  <w:num w:numId="18" w16cid:durableId="1051540855">
    <w:abstractNumId w:val="2"/>
  </w:num>
  <w:num w:numId="19" w16cid:durableId="672805431">
    <w:abstractNumId w:val="1"/>
  </w:num>
  <w:num w:numId="20" w16cid:durableId="1831796836">
    <w:abstractNumId w:val="0"/>
  </w:num>
  <w:num w:numId="21" w16cid:durableId="1999570378">
    <w:abstractNumId w:val="11"/>
  </w:num>
  <w:num w:numId="22" w16cid:durableId="1335036758">
    <w:abstractNumId w:val="15"/>
  </w:num>
  <w:num w:numId="23" w16cid:durableId="774982885">
    <w:abstractNumId w:val="12"/>
  </w:num>
  <w:num w:numId="24" w16cid:durableId="1298801533">
    <w:abstractNumId w:val="12"/>
  </w:num>
  <w:num w:numId="25" w16cid:durableId="1603492508">
    <w:abstractNumId w:val="23"/>
  </w:num>
  <w:num w:numId="26" w16cid:durableId="1405294513">
    <w:abstractNumId w:val="35"/>
  </w:num>
  <w:num w:numId="27" w16cid:durableId="1175732890">
    <w:abstractNumId w:val="26"/>
  </w:num>
  <w:num w:numId="28" w16cid:durableId="1709140615">
    <w:abstractNumId w:val="10"/>
  </w:num>
  <w:num w:numId="29" w16cid:durableId="1044257500">
    <w:abstractNumId w:val="24"/>
  </w:num>
  <w:num w:numId="30" w16cid:durableId="1867671583">
    <w:abstractNumId w:val="32"/>
  </w:num>
  <w:num w:numId="31" w16cid:durableId="672487750">
    <w:abstractNumId w:val="17"/>
  </w:num>
  <w:num w:numId="32" w16cid:durableId="551119439">
    <w:abstractNumId w:val="22"/>
  </w:num>
  <w:num w:numId="33" w16cid:durableId="1791393513">
    <w:abstractNumId w:val="18"/>
  </w:num>
  <w:num w:numId="34" w16cid:durableId="1973902046">
    <w:abstractNumId w:val="31"/>
  </w:num>
  <w:num w:numId="35" w16cid:durableId="1372463649">
    <w:abstractNumId w:val="40"/>
  </w:num>
  <w:num w:numId="36" w16cid:durableId="119764178">
    <w:abstractNumId w:val="21"/>
  </w:num>
  <w:num w:numId="37" w16cid:durableId="2036495800">
    <w:abstractNumId w:val="36"/>
  </w:num>
  <w:num w:numId="38" w16cid:durableId="1666320199">
    <w:abstractNumId w:val="16"/>
  </w:num>
  <w:num w:numId="39" w16cid:durableId="1616866577">
    <w:abstractNumId w:val="28"/>
  </w:num>
  <w:num w:numId="40" w16cid:durableId="1128475419">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64416166">
    <w:abstractNumId w:val="41"/>
  </w:num>
  <w:num w:numId="42" w16cid:durableId="1969316364">
    <w:abstractNumId w:val="19"/>
  </w:num>
  <w:num w:numId="43" w16cid:durableId="210306588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6831947">
    <w:abstractNumId w:val="14"/>
  </w:num>
  <w:num w:numId="45" w16cid:durableId="662514548">
    <w:abstractNumId w:val="35"/>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16539016">
    <w:abstractNumId w:val="35"/>
  </w:num>
  <w:num w:numId="47" w16cid:durableId="355429982">
    <w:abstractNumId w:val="35"/>
  </w:num>
  <w:num w:numId="48" w16cid:durableId="2003701550">
    <w:abstractNumId w:val="39"/>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aroun, Jocelyn">
    <w15:presenceInfo w15:providerId="AD" w15:userId="S::jocelyn.scharoun@abbott.com::c9288f0f-05f0-493d-a493-ff4710362d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360"/>
  <w:doNotHyphenateCaps/>
  <w:defaultTableStyle w:val="TableStyle1"/>
  <w:drawingGridHorizontalSpacing w:val="120"/>
  <w:drawingGridVerticalSpacing w:val="187"/>
  <w:displayHorizontalDrawingGridEvery w:val="0"/>
  <w:displayVerticalDrawingGridEvery w:val="0"/>
  <w:noPunctuationKerning/>
  <w:characterSpacingControl w:val="doNotCompress"/>
  <w:hdrShapeDefaults>
    <o:shapedefaults v:ext="edit" spidmax="2050" fillcolor="white" stroke="f">
      <v:fill color="white"/>
      <v:stroke on="f"/>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8A7"/>
    <w:rsid w:val="0000043A"/>
    <w:rsid w:val="000009A9"/>
    <w:rsid w:val="00001326"/>
    <w:rsid w:val="000015BD"/>
    <w:rsid w:val="000015CA"/>
    <w:rsid w:val="00001E8F"/>
    <w:rsid w:val="00001FFC"/>
    <w:rsid w:val="000024F0"/>
    <w:rsid w:val="000030A3"/>
    <w:rsid w:val="000032E3"/>
    <w:rsid w:val="00003921"/>
    <w:rsid w:val="00003A43"/>
    <w:rsid w:val="00003CC5"/>
    <w:rsid w:val="00003D64"/>
    <w:rsid w:val="000040B2"/>
    <w:rsid w:val="00004587"/>
    <w:rsid w:val="0000533E"/>
    <w:rsid w:val="00005A9B"/>
    <w:rsid w:val="00005E3C"/>
    <w:rsid w:val="0000612D"/>
    <w:rsid w:val="00006416"/>
    <w:rsid w:val="0000649C"/>
    <w:rsid w:val="00006A14"/>
    <w:rsid w:val="00006D90"/>
    <w:rsid w:val="0000726E"/>
    <w:rsid w:val="0000731E"/>
    <w:rsid w:val="000074FC"/>
    <w:rsid w:val="00010155"/>
    <w:rsid w:val="000101C0"/>
    <w:rsid w:val="00010455"/>
    <w:rsid w:val="000104E4"/>
    <w:rsid w:val="00010717"/>
    <w:rsid w:val="00010AEB"/>
    <w:rsid w:val="00010DF3"/>
    <w:rsid w:val="00011701"/>
    <w:rsid w:val="00011748"/>
    <w:rsid w:val="00011912"/>
    <w:rsid w:val="0001192C"/>
    <w:rsid w:val="00011AC5"/>
    <w:rsid w:val="000120A2"/>
    <w:rsid w:val="000120B3"/>
    <w:rsid w:val="000120D0"/>
    <w:rsid w:val="0001216C"/>
    <w:rsid w:val="0001281E"/>
    <w:rsid w:val="00012BA3"/>
    <w:rsid w:val="000139C9"/>
    <w:rsid w:val="00013B12"/>
    <w:rsid w:val="00013C4B"/>
    <w:rsid w:val="00014C48"/>
    <w:rsid w:val="000151F7"/>
    <w:rsid w:val="00015482"/>
    <w:rsid w:val="00015A81"/>
    <w:rsid w:val="00015B5D"/>
    <w:rsid w:val="00015BFC"/>
    <w:rsid w:val="00015C0C"/>
    <w:rsid w:val="0001627B"/>
    <w:rsid w:val="0001659D"/>
    <w:rsid w:val="00016A01"/>
    <w:rsid w:val="00017C26"/>
    <w:rsid w:val="00017D44"/>
    <w:rsid w:val="0002019E"/>
    <w:rsid w:val="00020291"/>
    <w:rsid w:val="00020511"/>
    <w:rsid w:val="00020572"/>
    <w:rsid w:val="0002074B"/>
    <w:rsid w:val="0002155B"/>
    <w:rsid w:val="000216FA"/>
    <w:rsid w:val="00021D21"/>
    <w:rsid w:val="00022296"/>
    <w:rsid w:val="00022334"/>
    <w:rsid w:val="000227BD"/>
    <w:rsid w:val="00022804"/>
    <w:rsid w:val="00022894"/>
    <w:rsid w:val="00022A3A"/>
    <w:rsid w:val="00022EDF"/>
    <w:rsid w:val="00022F62"/>
    <w:rsid w:val="000233A3"/>
    <w:rsid w:val="00023402"/>
    <w:rsid w:val="00023B67"/>
    <w:rsid w:val="00023BBB"/>
    <w:rsid w:val="00023CFA"/>
    <w:rsid w:val="00024741"/>
    <w:rsid w:val="00024AA4"/>
    <w:rsid w:val="00024CC5"/>
    <w:rsid w:val="00025009"/>
    <w:rsid w:val="00025466"/>
    <w:rsid w:val="000254E0"/>
    <w:rsid w:val="00025696"/>
    <w:rsid w:val="000256EB"/>
    <w:rsid w:val="000257CB"/>
    <w:rsid w:val="00025F0C"/>
    <w:rsid w:val="00026620"/>
    <w:rsid w:val="000268BE"/>
    <w:rsid w:val="00026C40"/>
    <w:rsid w:val="00027281"/>
    <w:rsid w:val="000273FB"/>
    <w:rsid w:val="00027580"/>
    <w:rsid w:val="00027B2C"/>
    <w:rsid w:val="00027CAE"/>
    <w:rsid w:val="00027CEF"/>
    <w:rsid w:val="00027D59"/>
    <w:rsid w:val="00027E85"/>
    <w:rsid w:val="0003021E"/>
    <w:rsid w:val="0003073D"/>
    <w:rsid w:val="00030B09"/>
    <w:rsid w:val="0003135E"/>
    <w:rsid w:val="00031397"/>
    <w:rsid w:val="00031520"/>
    <w:rsid w:val="00031A2E"/>
    <w:rsid w:val="00031B72"/>
    <w:rsid w:val="00031EB6"/>
    <w:rsid w:val="00031F4C"/>
    <w:rsid w:val="00031F7E"/>
    <w:rsid w:val="0003225E"/>
    <w:rsid w:val="0003320F"/>
    <w:rsid w:val="00033595"/>
    <w:rsid w:val="000335B5"/>
    <w:rsid w:val="0003399D"/>
    <w:rsid w:val="00033C01"/>
    <w:rsid w:val="0003425F"/>
    <w:rsid w:val="0003438B"/>
    <w:rsid w:val="00034BD7"/>
    <w:rsid w:val="00034F4E"/>
    <w:rsid w:val="0003543D"/>
    <w:rsid w:val="00035CF0"/>
    <w:rsid w:val="00035D45"/>
    <w:rsid w:val="00036108"/>
    <w:rsid w:val="0003668B"/>
    <w:rsid w:val="000367B4"/>
    <w:rsid w:val="00036E0D"/>
    <w:rsid w:val="0003707E"/>
    <w:rsid w:val="00037214"/>
    <w:rsid w:val="0003721E"/>
    <w:rsid w:val="00037D41"/>
    <w:rsid w:val="00040333"/>
    <w:rsid w:val="000403B5"/>
    <w:rsid w:val="00040B07"/>
    <w:rsid w:val="00040E64"/>
    <w:rsid w:val="0004143D"/>
    <w:rsid w:val="0004145B"/>
    <w:rsid w:val="000420F0"/>
    <w:rsid w:val="000425A7"/>
    <w:rsid w:val="00042AB0"/>
    <w:rsid w:val="00042B80"/>
    <w:rsid w:val="00042BB8"/>
    <w:rsid w:val="00043117"/>
    <w:rsid w:val="000432DB"/>
    <w:rsid w:val="0004376D"/>
    <w:rsid w:val="000438B1"/>
    <w:rsid w:val="00043D2F"/>
    <w:rsid w:val="00043F60"/>
    <w:rsid w:val="00044726"/>
    <w:rsid w:val="00044E17"/>
    <w:rsid w:val="00045294"/>
    <w:rsid w:val="0004575E"/>
    <w:rsid w:val="00045EC0"/>
    <w:rsid w:val="00046631"/>
    <w:rsid w:val="000467AF"/>
    <w:rsid w:val="0004687F"/>
    <w:rsid w:val="00046F19"/>
    <w:rsid w:val="00047120"/>
    <w:rsid w:val="000472CD"/>
    <w:rsid w:val="000472EF"/>
    <w:rsid w:val="000476DD"/>
    <w:rsid w:val="00047A49"/>
    <w:rsid w:val="00047D4E"/>
    <w:rsid w:val="0005003B"/>
    <w:rsid w:val="00050152"/>
    <w:rsid w:val="00050F2A"/>
    <w:rsid w:val="0005132C"/>
    <w:rsid w:val="00051D61"/>
    <w:rsid w:val="00051F3A"/>
    <w:rsid w:val="00052310"/>
    <w:rsid w:val="0005252B"/>
    <w:rsid w:val="00052BFA"/>
    <w:rsid w:val="00052CC4"/>
    <w:rsid w:val="00052EC7"/>
    <w:rsid w:val="00053117"/>
    <w:rsid w:val="000536E3"/>
    <w:rsid w:val="0005373F"/>
    <w:rsid w:val="00053949"/>
    <w:rsid w:val="00053E19"/>
    <w:rsid w:val="00053E8E"/>
    <w:rsid w:val="00054425"/>
    <w:rsid w:val="0005449B"/>
    <w:rsid w:val="0005454E"/>
    <w:rsid w:val="000546F2"/>
    <w:rsid w:val="000548F7"/>
    <w:rsid w:val="00054935"/>
    <w:rsid w:val="000549D6"/>
    <w:rsid w:val="00054F42"/>
    <w:rsid w:val="000551EC"/>
    <w:rsid w:val="000552D2"/>
    <w:rsid w:val="0005533C"/>
    <w:rsid w:val="000556E5"/>
    <w:rsid w:val="00055A35"/>
    <w:rsid w:val="00055A3D"/>
    <w:rsid w:val="00055D30"/>
    <w:rsid w:val="00055EA5"/>
    <w:rsid w:val="00055EFE"/>
    <w:rsid w:val="000560E7"/>
    <w:rsid w:val="00056521"/>
    <w:rsid w:val="00056DD6"/>
    <w:rsid w:val="000570A5"/>
    <w:rsid w:val="0005734E"/>
    <w:rsid w:val="00057450"/>
    <w:rsid w:val="000579E1"/>
    <w:rsid w:val="00057D7A"/>
    <w:rsid w:val="0006003A"/>
    <w:rsid w:val="000602A3"/>
    <w:rsid w:val="00060BFC"/>
    <w:rsid w:val="00060E95"/>
    <w:rsid w:val="00060F75"/>
    <w:rsid w:val="0006103A"/>
    <w:rsid w:val="00061170"/>
    <w:rsid w:val="0006157F"/>
    <w:rsid w:val="00061829"/>
    <w:rsid w:val="000619C7"/>
    <w:rsid w:val="00061C2B"/>
    <w:rsid w:val="00061C9C"/>
    <w:rsid w:val="00062228"/>
    <w:rsid w:val="000622BD"/>
    <w:rsid w:val="00062CD9"/>
    <w:rsid w:val="00062D3C"/>
    <w:rsid w:val="00062D93"/>
    <w:rsid w:val="00063088"/>
    <w:rsid w:val="000630A3"/>
    <w:rsid w:val="00063328"/>
    <w:rsid w:val="000636A2"/>
    <w:rsid w:val="00063772"/>
    <w:rsid w:val="00064717"/>
    <w:rsid w:val="0006492C"/>
    <w:rsid w:val="0006599F"/>
    <w:rsid w:val="00065B30"/>
    <w:rsid w:val="00065BC5"/>
    <w:rsid w:val="00065F51"/>
    <w:rsid w:val="00066C8A"/>
    <w:rsid w:val="000674EE"/>
    <w:rsid w:val="0006769A"/>
    <w:rsid w:val="000679C0"/>
    <w:rsid w:val="00067F4F"/>
    <w:rsid w:val="000701D1"/>
    <w:rsid w:val="0007037F"/>
    <w:rsid w:val="000704D9"/>
    <w:rsid w:val="000707CD"/>
    <w:rsid w:val="0007093D"/>
    <w:rsid w:val="00070A02"/>
    <w:rsid w:val="00070B54"/>
    <w:rsid w:val="00070D0A"/>
    <w:rsid w:val="00071A4D"/>
    <w:rsid w:val="00071F71"/>
    <w:rsid w:val="00071FD7"/>
    <w:rsid w:val="0007203B"/>
    <w:rsid w:val="00072065"/>
    <w:rsid w:val="00073D7B"/>
    <w:rsid w:val="000744F2"/>
    <w:rsid w:val="00074B83"/>
    <w:rsid w:val="00074CF0"/>
    <w:rsid w:val="00074DFA"/>
    <w:rsid w:val="00074E6B"/>
    <w:rsid w:val="00074F39"/>
    <w:rsid w:val="00074FF4"/>
    <w:rsid w:val="000753CC"/>
    <w:rsid w:val="00076581"/>
    <w:rsid w:val="000766C5"/>
    <w:rsid w:val="00077826"/>
    <w:rsid w:val="00077BEE"/>
    <w:rsid w:val="000800C6"/>
    <w:rsid w:val="00080155"/>
    <w:rsid w:val="0008048C"/>
    <w:rsid w:val="00080751"/>
    <w:rsid w:val="00080AAB"/>
    <w:rsid w:val="00080D74"/>
    <w:rsid w:val="00080D8B"/>
    <w:rsid w:val="0008111F"/>
    <w:rsid w:val="00081195"/>
    <w:rsid w:val="00081610"/>
    <w:rsid w:val="000816C8"/>
    <w:rsid w:val="00081753"/>
    <w:rsid w:val="00081906"/>
    <w:rsid w:val="0008194F"/>
    <w:rsid w:val="00081E83"/>
    <w:rsid w:val="00082016"/>
    <w:rsid w:val="0008286E"/>
    <w:rsid w:val="00082AAC"/>
    <w:rsid w:val="00082BFE"/>
    <w:rsid w:val="00083102"/>
    <w:rsid w:val="00083BBE"/>
    <w:rsid w:val="00083C93"/>
    <w:rsid w:val="00083DA0"/>
    <w:rsid w:val="0008428D"/>
    <w:rsid w:val="000846C9"/>
    <w:rsid w:val="00084870"/>
    <w:rsid w:val="000849A4"/>
    <w:rsid w:val="00084D82"/>
    <w:rsid w:val="0008512E"/>
    <w:rsid w:val="0008565C"/>
    <w:rsid w:val="00085E53"/>
    <w:rsid w:val="000862EF"/>
    <w:rsid w:val="0008668E"/>
    <w:rsid w:val="0008698C"/>
    <w:rsid w:val="00086C43"/>
    <w:rsid w:val="0008718F"/>
    <w:rsid w:val="0008769B"/>
    <w:rsid w:val="00087836"/>
    <w:rsid w:val="00087F8D"/>
    <w:rsid w:val="00090095"/>
    <w:rsid w:val="000905EC"/>
    <w:rsid w:val="00090BDE"/>
    <w:rsid w:val="00090D39"/>
    <w:rsid w:val="00090E7F"/>
    <w:rsid w:val="00091076"/>
    <w:rsid w:val="000910FC"/>
    <w:rsid w:val="00091124"/>
    <w:rsid w:val="000911BA"/>
    <w:rsid w:val="00091271"/>
    <w:rsid w:val="00091821"/>
    <w:rsid w:val="00091A24"/>
    <w:rsid w:val="000924BD"/>
    <w:rsid w:val="000924C2"/>
    <w:rsid w:val="00092AB3"/>
    <w:rsid w:val="00092EF5"/>
    <w:rsid w:val="0009384B"/>
    <w:rsid w:val="0009426A"/>
    <w:rsid w:val="00094273"/>
    <w:rsid w:val="000942D1"/>
    <w:rsid w:val="00094456"/>
    <w:rsid w:val="00094F0A"/>
    <w:rsid w:val="00094F47"/>
    <w:rsid w:val="0009534C"/>
    <w:rsid w:val="000955FC"/>
    <w:rsid w:val="000958EF"/>
    <w:rsid w:val="00095C94"/>
    <w:rsid w:val="00095FA5"/>
    <w:rsid w:val="0009625E"/>
    <w:rsid w:val="000967C3"/>
    <w:rsid w:val="000968F6"/>
    <w:rsid w:val="00096AA6"/>
    <w:rsid w:val="00096E9F"/>
    <w:rsid w:val="000970BD"/>
    <w:rsid w:val="0009782E"/>
    <w:rsid w:val="00097836"/>
    <w:rsid w:val="00097A12"/>
    <w:rsid w:val="00097AE1"/>
    <w:rsid w:val="000A0067"/>
    <w:rsid w:val="000A0161"/>
    <w:rsid w:val="000A04E0"/>
    <w:rsid w:val="000A09EA"/>
    <w:rsid w:val="000A0BD1"/>
    <w:rsid w:val="000A0F40"/>
    <w:rsid w:val="000A14DF"/>
    <w:rsid w:val="000A1648"/>
    <w:rsid w:val="000A1BFB"/>
    <w:rsid w:val="000A1D24"/>
    <w:rsid w:val="000A1FF7"/>
    <w:rsid w:val="000A2801"/>
    <w:rsid w:val="000A2C58"/>
    <w:rsid w:val="000A2F50"/>
    <w:rsid w:val="000A3355"/>
    <w:rsid w:val="000A366B"/>
    <w:rsid w:val="000A36A7"/>
    <w:rsid w:val="000A3911"/>
    <w:rsid w:val="000A39D9"/>
    <w:rsid w:val="000A39EF"/>
    <w:rsid w:val="000A3DE3"/>
    <w:rsid w:val="000A3F0A"/>
    <w:rsid w:val="000A472B"/>
    <w:rsid w:val="000A4BA8"/>
    <w:rsid w:val="000A4E91"/>
    <w:rsid w:val="000A4F97"/>
    <w:rsid w:val="000A5DDE"/>
    <w:rsid w:val="000A62B5"/>
    <w:rsid w:val="000A6365"/>
    <w:rsid w:val="000A679F"/>
    <w:rsid w:val="000A6C8D"/>
    <w:rsid w:val="000A6D08"/>
    <w:rsid w:val="000A6EE6"/>
    <w:rsid w:val="000A6EFA"/>
    <w:rsid w:val="000A7ADF"/>
    <w:rsid w:val="000A7D0F"/>
    <w:rsid w:val="000A7F5A"/>
    <w:rsid w:val="000B0661"/>
    <w:rsid w:val="000B0A16"/>
    <w:rsid w:val="000B0A94"/>
    <w:rsid w:val="000B160C"/>
    <w:rsid w:val="000B1ABE"/>
    <w:rsid w:val="000B1C9B"/>
    <w:rsid w:val="000B24CA"/>
    <w:rsid w:val="000B275D"/>
    <w:rsid w:val="000B2887"/>
    <w:rsid w:val="000B2EED"/>
    <w:rsid w:val="000B3118"/>
    <w:rsid w:val="000B3552"/>
    <w:rsid w:val="000B3793"/>
    <w:rsid w:val="000B37F1"/>
    <w:rsid w:val="000B3ED4"/>
    <w:rsid w:val="000B4CA0"/>
    <w:rsid w:val="000B574D"/>
    <w:rsid w:val="000B5B4E"/>
    <w:rsid w:val="000B5DA1"/>
    <w:rsid w:val="000B60A4"/>
    <w:rsid w:val="000B6309"/>
    <w:rsid w:val="000B6473"/>
    <w:rsid w:val="000B69ED"/>
    <w:rsid w:val="000B6C58"/>
    <w:rsid w:val="000B75A5"/>
    <w:rsid w:val="000B7FB0"/>
    <w:rsid w:val="000C0AA1"/>
    <w:rsid w:val="000C0E4F"/>
    <w:rsid w:val="000C0E99"/>
    <w:rsid w:val="000C1237"/>
    <w:rsid w:val="000C1A96"/>
    <w:rsid w:val="000C23AF"/>
    <w:rsid w:val="000C24BF"/>
    <w:rsid w:val="000C281A"/>
    <w:rsid w:val="000C28B0"/>
    <w:rsid w:val="000C2B09"/>
    <w:rsid w:val="000C2F46"/>
    <w:rsid w:val="000C323B"/>
    <w:rsid w:val="000C39EE"/>
    <w:rsid w:val="000C3A7C"/>
    <w:rsid w:val="000C3B58"/>
    <w:rsid w:val="000C3B91"/>
    <w:rsid w:val="000C41EE"/>
    <w:rsid w:val="000C4500"/>
    <w:rsid w:val="000C4CF4"/>
    <w:rsid w:val="000C5577"/>
    <w:rsid w:val="000C5671"/>
    <w:rsid w:val="000C5688"/>
    <w:rsid w:val="000C571F"/>
    <w:rsid w:val="000C5828"/>
    <w:rsid w:val="000C5D48"/>
    <w:rsid w:val="000C62CC"/>
    <w:rsid w:val="000C64A5"/>
    <w:rsid w:val="000C6635"/>
    <w:rsid w:val="000C6971"/>
    <w:rsid w:val="000C6B76"/>
    <w:rsid w:val="000C6EA9"/>
    <w:rsid w:val="000C7094"/>
    <w:rsid w:val="000C71E9"/>
    <w:rsid w:val="000C775B"/>
    <w:rsid w:val="000C7C07"/>
    <w:rsid w:val="000C7C0A"/>
    <w:rsid w:val="000D011C"/>
    <w:rsid w:val="000D09FA"/>
    <w:rsid w:val="000D0D76"/>
    <w:rsid w:val="000D1056"/>
    <w:rsid w:val="000D127E"/>
    <w:rsid w:val="000D130D"/>
    <w:rsid w:val="000D1350"/>
    <w:rsid w:val="000D176B"/>
    <w:rsid w:val="000D1989"/>
    <w:rsid w:val="000D1996"/>
    <w:rsid w:val="000D1C0D"/>
    <w:rsid w:val="000D1F3B"/>
    <w:rsid w:val="000D23FF"/>
    <w:rsid w:val="000D2486"/>
    <w:rsid w:val="000D2906"/>
    <w:rsid w:val="000D2FDA"/>
    <w:rsid w:val="000D3B2F"/>
    <w:rsid w:val="000D40B6"/>
    <w:rsid w:val="000D43C1"/>
    <w:rsid w:val="000D4849"/>
    <w:rsid w:val="000D521F"/>
    <w:rsid w:val="000D538F"/>
    <w:rsid w:val="000D5455"/>
    <w:rsid w:val="000D5A6E"/>
    <w:rsid w:val="000D5F20"/>
    <w:rsid w:val="000D5FB4"/>
    <w:rsid w:val="000D6388"/>
    <w:rsid w:val="000D6440"/>
    <w:rsid w:val="000D6665"/>
    <w:rsid w:val="000D6ABA"/>
    <w:rsid w:val="000D6CA3"/>
    <w:rsid w:val="000D7814"/>
    <w:rsid w:val="000D7AB1"/>
    <w:rsid w:val="000D7F85"/>
    <w:rsid w:val="000E0028"/>
    <w:rsid w:val="000E0092"/>
    <w:rsid w:val="000E0B20"/>
    <w:rsid w:val="000E0C23"/>
    <w:rsid w:val="000E0D03"/>
    <w:rsid w:val="000E168C"/>
    <w:rsid w:val="000E173B"/>
    <w:rsid w:val="000E1AFB"/>
    <w:rsid w:val="000E2113"/>
    <w:rsid w:val="000E225A"/>
    <w:rsid w:val="000E2393"/>
    <w:rsid w:val="000E2397"/>
    <w:rsid w:val="000E2802"/>
    <w:rsid w:val="000E29A3"/>
    <w:rsid w:val="000E2E1C"/>
    <w:rsid w:val="000E2F83"/>
    <w:rsid w:val="000E32AF"/>
    <w:rsid w:val="000E3521"/>
    <w:rsid w:val="000E3985"/>
    <w:rsid w:val="000E3D2A"/>
    <w:rsid w:val="000E4404"/>
    <w:rsid w:val="000E44BC"/>
    <w:rsid w:val="000E4707"/>
    <w:rsid w:val="000E4D4B"/>
    <w:rsid w:val="000E634D"/>
    <w:rsid w:val="000E6576"/>
    <w:rsid w:val="000E6633"/>
    <w:rsid w:val="000E697B"/>
    <w:rsid w:val="000E6A0C"/>
    <w:rsid w:val="000E6EA6"/>
    <w:rsid w:val="000F006F"/>
    <w:rsid w:val="000F0216"/>
    <w:rsid w:val="000F0601"/>
    <w:rsid w:val="000F0F49"/>
    <w:rsid w:val="000F118D"/>
    <w:rsid w:val="000F12D6"/>
    <w:rsid w:val="000F15E9"/>
    <w:rsid w:val="000F160A"/>
    <w:rsid w:val="000F1A3E"/>
    <w:rsid w:val="000F1D42"/>
    <w:rsid w:val="000F1E92"/>
    <w:rsid w:val="000F1FD1"/>
    <w:rsid w:val="000F203E"/>
    <w:rsid w:val="000F2077"/>
    <w:rsid w:val="000F2264"/>
    <w:rsid w:val="000F2390"/>
    <w:rsid w:val="000F23E7"/>
    <w:rsid w:val="000F247B"/>
    <w:rsid w:val="000F27C8"/>
    <w:rsid w:val="000F2954"/>
    <w:rsid w:val="000F2B92"/>
    <w:rsid w:val="000F2C2D"/>
    <w:rsid w:val="000F31B7"/>
    <w:rsid w:val="000F3666"/>
    <w:rsid w:val="000F3830"/>
    <w:rsid w:val="000F3F37"/>
    <w:rsid w:val="000F407D"/>
    <w:rsid w:val="000F4343"/>
    <w:rsid w:val="000F4508"/>
    <w:rsid w:val="000F47AE"/>
    <w:rsid w:val="000F47F5"/>
    <w:rsid w:val="000F4856"/>
    <w:rsid w:val="000F50EC"/>
    <w:rsid w:val="000F5265"/>
    <w:rsid w:val="000F5727"/>
    <w:rsid w:val="000F597D"/>
    <w:rsid w:val="000F6108"/>
    <w:rsid w:val="000F6398"/>
    <w:rsid w:val="000F6A9D"/>
    <w:rsid w:val="000F6C1A"/>
    <w:rsid w:val="000F6CE3"/>
    <w:rsid w:val="000F6DD4"/>
    <w:rsid w:val="000F7072"/>
    <w:rsid w:val="000F7240"/>
    <w:rsid w:val="001000F1"/>
    <w:rsid w:val="001003AA"/>
    <w:rsid w:val="0010074D"/>
    <w:rsid w:val="0010087C"/>
    <w:rsid w:val="00100B0C"/>
    <w:rsid w:val="00100F32"/>
    <w:rsid w:val="00100F9A"/>
    <w:rsid w:val="00101539"/>
    <w:rsid w:val="00101E56"/>
    <w:rsid w:val="001021A9"/>
    <w:rsid w:val="001023E2"/>
    <w:rsid w:val="00102481"/>
    <w:rsid w:val="00102487"/>
    <w:rsid w:val="001024B5"/>
    <w:rsid w:val="00102C28"/>
    <w:rsid w:val="00102D80"/>
    <w:rsid w:val="001031E1"/>
    <w:rsid w:val="0010335A"/>
    <w:rsid w:val="00103623"/>
    <w:rsid w:val="00103722"/>
    <w:rsid w:val="00103F5A"/>
    <w:rsid w:val="001042BB"/>
    <w:rsid w:val="00104425"/>
    <w:rsid w:val="00104D05"/>
    <w:rsid w:val="00105636"/>
    <w:rsid w:val="00105745"/>
    <w:rsid w:val="00105774"/>
    <w:rsid w:val="00105BDC"/>
    <w:rsid w:val="0010609F"/>
    <w:rsid w:val="0010670B"/>
    <w:rsid w:val="00106762"/>
    <w:rsid w:val="00106970"/>
    <w:rsid w:val="001072C0"/>
    <w:rsid w:val="0010793D"/>
    <w:rsid w:val="00107CF9"/>
    <w:rsid w:val="00107E3D"/>
    <w:rsid w:val="001102AA"/>
    <w:rsid w:val="0011056C"/>
    <w:rsid w:val="0011060F"/>
    <w:rsid w:val="00110B1E"/>
    <w:rsid w:val="00110CFB"/>
    <w:rsid w:val="00110D3B"/>
    <w:rsid w:val="00111186"/>
    <w:rsid w:val="00111A7A"/>
    <w:rsid w:val="00111D0A"/>
    <w:rsid w:val="00111E8F"/>
    <w:rsid w:val="00111EB7"/>
    <w:rsid w:val="00112277"/>
    <w:rsid w:val="00112471"/>
    <w:rsid w:val="001127D1"/>
    <w:rsid w:val="0011285C"/>
    <w:rsid w:val="0011290E"/>
    <w:rsid w:val="00113500"/>
    <w:rsid w:val="001136B9"/>
    <w:rsid w:val="001139E1"/>
    <w:rsid w:val="00113D29"/>
    <w:rsid w:val="00114460"/>
    <w:rsid w:val="00114A82"/>
    <w:rsid w:val="00114EF7"/>
    <w:rsid w:val="001150CA"/>
    <w:rsid w:val="00115790"/>
    <w:rsid w:val="00116430"/>
    <w:rsid w:val="00116839"/>
    <w:rsid w:val="00116CB0"/>
    <w:rsid w:val="001175C4"/>
    <w:rsid w:val="00117A57"/>
    <w:rsid w:val="00117AA1"/>
    <w:rsid w:val="00117B35"/>
    <w:rsid w:val="00117BE4"/>
    <w:rsid w:val="00117D84"/>
    <w:rsid w:val="00117DCC"/>
    <w:rsid w:val="0012074B"/>
    <w:rsid w:val="00120960"/>
    <w:rsid w:val="00120BF5"/>
    <w:rsid w:val="001213CB"/>
    <w:rsid w:val="00121BFB"/>
    <w:rsid w:val="00121E28"/>
    <w:rsid w:val="00121EC2"/>
    <w:rsid w:val="0012261C"/>
    <w:rsid w:val="00122D0B"/>
    <w:rsid w:val="001236C7"/>
    <w:rsid w:val="00123879"/>
    <w:rsid w:val="00123AAD"/>
    <w:rsid w:val="00123C45"/>
    <w:rsid w:val="00124F92"/>
    <w:rsid w:val="001254FF"/>
    <w:rsid w:val="00125D1B"/>
    <w:rsid w:val="0012626E"/>
    <w:rsid w:val="001262B4"/>
    <w:rsid w:val="001265A3"/>
    <w:rsid w:val="00126B08"/>
    <w:rsid w:val="00127224"/>
    <w:rsid w:val="00127375"/>
    <w:rsid w:val="001273E6"/>
    <w:rsid w:val="001275A4"/>
    <w:rsid w:val="001275B1"/>
    <w:rsid w:val="0013010E"/>
    <w:rsid w:val="00130352"/>
    <w:rsid w:val="00130516"/>
    <w:rsid w:val="0013062D"/>
    <w:rsid w:val="00130822"/>
    <w:rsid w:val="00130BEF"/>
    <w:rsid w:val="00131140"/>
    <w:rsid w:val="0013125D"/>
    <w:rsid w:val="001315C6"/>
    <w:rsid w:val="001317B5"/>
    <w:rsid w:val="00131914"/>
    <w:rsid w:val="001319B1"/>
    <w:rsid w:val="00131E99"/>
    <w:rsid w:val="001321AE"/>
    <w:rsid w:val="00132210"/>
    <w:rsid w:val="0013247C"/>
    <w:rsid w:val="00132939"/>
    <w:rsid w:val="00132B04"/>
    <w:rsid w:val="001330F8"/>
    <w:rsid w:val="0013320F"/>
    <w:rsid w:val="00133A6C"/>
    <w:rsid w:val="00133D13"/>
    <w:rsid w:val="00134A64"/>
    <w:rsid w:val="00134F13"/>
    <w:rsid w:val="001356CD"/>
    <w:rsid w:val="00135C1F"/>
    <w:rsid w:val="00135C40"/>
    <w:rsid w:val="00135F76"/>
    <w:rsid w:val="00135FE5"/>
    <w:rsid w:val="00136352"/>
    <w:rsid w:val="00136490"/>
    <w:rsid w:val="001366FF"/>
    <w:rsid w:val="00137067"/>
    <w:rsid w:val="001370E0"/>
    <w:rsid w:val="001371FA"/>
    <w:rsid w:val="00137652"/>
    <w:rsid w:val="00137B14"/>
    <w:rsid w:val="001402AB"/>
    <w:rsid w:val="0014038E"/>
    <w:rsid w:val="00140AF4"/>
    <w:rsid w:val="0014126C"/>
    <w:rsid w:val="00141A9F"/>
    <w:rsid w:val="001420DF"/>
    <w:rsid w:val="00142127"/>
    <w:rsid w:val="001424B8"/>
    <w:rsid w:val="00142517"/>
    <w:rsid w:val="00142641"/>
    <w:rsid w:val="00142C66"/>
    <w:rsid w:val="0014307A"/>
    <w:rsid w:val="00143405"/>
    <w:rsid w:val="001437EB"/>
    <w:rsid w:val="00143F1B"/>
    <w:rsid w:val="00144E66"/>
    <w:rsid w:val="00144F3A"/>
    <w:rsid w:val="001454CA"/>
    <w:rsid w:val="00145AF6"/>
    <w:rsid w:val="00145B3B"/>
    <w:rsid w:val="00145BE3"/>
    <w:rsid w:val="001478A8"/>
    <w:rsid w:val="00147B85"/>
    <w:rsid w:val="00147EA7"/>
    <w:rsid w:val="00147F2D"/>
    <w:rsid w:val="00150312"/>
    <w:rsid w:val="0015033E"/>
    <w:rsid w:val="0015082A"/>
    <w:rsid w:val="00150B55"/>
    <w:rsid w:val="00151363"/>
    <w:rsid w:val="001516CE"/>
    <w:rsid w:val="00152132"/>
    <w:rsid w:val="001521B2"/>
    <w:rsid w:val="00152811"/>
    <w:rsid w:val="00152841"/>
    <w:rsid w:val="00152FDC"/>
    <w:rsid w:val="00152FE5"/>
    <w:rsid w:val="0015339D"/>
    <w:rsid w:val="00153486"/>
    <w:rsid w:val="00153713"/>
    <w:rsid w:val="00153CB8"/>
    <w:rsid w:val="00153E4A"/>
    <w:rsid w:val="00153EDB"/>
    <w:rsid w:val="001541AE"/>
    <w:rsid w:val="00154B72"/>
    <w:rsid w:val="00155572"/>
    <w:rsid w:val="00155950"/>
    <w:rsid w:val="00155C23"/>
    <w:rsid w:val="001562D2"/>
    <w:rsid w:val="00156340"/>
    <w:rsid w:val="0015652F"/>
    <w:rsid w:val="001568C4"/>
    <w:rsid w:val="00156900"/>
    <w:rsid w:val="00156D92"/>
    <w:rsid w:val="0015726D"/>
    <w:rsid w:val="00157296"/>
    <w:rsid w:val="00157878"/>
    <w:rsid w:val="0016011F"/>
    <w:rsid w:val="001602E1"/>
    <w:rsid w:val="001604A7"/>
    <w:rsid w:val="00160742"/>
    <w:rsid w:val="00160DDC"/>
    <w:rsid w:val="00160F01"/>
    <w:rsid w:val="001614A0"/>
    <w:rsid w:val="001618A0"/>
    <w:rsid w:val="0016207E"/>
    <w:rsid w:val="0016213B"/>
    <w:rsid w:val="001623D4"/>
    <w:rsid w:val="001629D0"/>
    <w:rsid w:val="00162AF7"/>
    <w:rsid w:val="00162DB2"/>
    <w:rsid w:val="00163863"/>
    <w:rsid w:val="00164107"/>
    <w:rsid w:val="001659C7"/>
    <w:rsid w:val="00165A6C"/>
    <w:rsid w:val="00165B6E"/>
    <w:rsid w:val="00165CE6"/>
    <w:rsid w:val="00165D40"/>
    <w:rsid w:val="00165E03"/>
    <w:rsid w:val="00165EA1"/>
    <w:rsid w:val="00166A49"/>
    <w:rsid w:val="00166B5B"/>
    <w:rsid w:val="00166D27"/>
    <w:rsid w:val="00167465"/>
    <w:rsid w:val="00167868"/>
    <w:rsid w:val="0017000C"/>
    <w:rsid w:val="001706DB"/>
    <w:rsid w:val="00170E1A"/>
    <w:rsid w:val="001715FE"/>
    <w:rsid w:val="00171AAA"/>
    <w:rsid w:val="00171D15"/>
    <w:rsid w:val="00171D4C"/>
    <w:rsid w:val="0017261D"/>
    <w:rsid w:val="0017262A"/>
    <w:rsid w:val="00172845"/>
    <w:rsid w:val="00172BAB"/>
    <w:rsid w:val="00172E92"/>
    <w:rsid w:val="001732B2"/>
    <w:rsid w:val="00173800"/>
    <w:rsid w:val="00173831"/>
    <w:rsid w:val="00173BBB"/>
    <w:rsid w:val="001747ED"/>
    <w:rsid w:val="00174D28"/>
    <w:rsid w:val="00175144"/>
    <w:rsid w:val="001754D5"/>
    <w:rsid w:val="00175603"/>
    <w:rsid w:val="00175704"/>
    <w:rsid w:val="00175757"/>
    <w:rsid w:val="00175F67"/>
    <w:rsid w:val="00176368"/>
    <w:rsid w:val="00176A09"/>
    <w:rsid w:val="00176B8E"/>
    <w:rsid w:val="00176E3F"/>
    <w:rsid w:val="00176FBC"/>
    <w:rsid w:val="001774BF"/>
    <w:rsid w:val="0017756E"/>
    <w:rsid w:val="00177E8A"/>
    <w:rsid w:val="001802DD"/>
    <w:rsid w:val="0018074F"/>
    <w:rsid w:val="00180952"/>
    <w:rsid w:val="00180E18"/>
    <w:rsid w:val="00180F90"/>
    <w:rsid w:val="0018103F"/>
    <w:rsid w:val="001812A7"/>
    <w:rsid w:val="00181466"/>
    <w:rsid w:val="001817EF"/>
    <w:rsid w:val="00182335"/>
    <w:rsid w:val="00182B8D"/>
    <w:rsid w:val="001830AA"/>
    <w:rsid w:val="001831E9"/>
    <w:rsid w:val="001835CE"/>
    <w:rsid w:val="00183984"/>
    <w:rsid w:val="00183AE1"/>
    <w:rsid w:val="00184F8E"/>
    <w:rsid w:val="0018506A"/>
    <w:rsid w:val="00185547"/>
    <w:rsid w:val="00185C7C"/>
    <w:rsid w:val="00185DF0"/>
    <w:rsid w:val="00186ABA"/>
    <w:rsid w:val="0018718E"/>
    <w:rsid w:val="001872EA"/>
    <w:rsid w:val="00187359"/>
    <w:rsid w:val="00187F7B"/>
    <w:rsid w:val="00190054"/>
    <w:rsid w:val="001902EC"/>
    <w:rsid w:val="0019045A"/>
    <w:rsid w:val="00190A7E"/>
    <w:rsid w:val="00190B01"/>
    <w:rsid w:val="00190B22"/>
    <w:rsid w:val="00190C5F"/>
    <w:rsid w:val="00190FC9"/>
    <w:rsid w:val="0019109E"/>
    <w:rsid w:val="001913F2"/>
    <w:rsid w:val="001919C0"/>
    <w:rsid w:val="00191AEA"/>
    <w:rsid w:val="00191B20"/>
    <w:rsid w:val="00192595"/>
    <w:rsid w:val="001925D8"/>
    <w:rsid w:val="00192FC1"/>
    <w:rsid w:val="00193425"/>
    <w:rsid w:val="00193619"/>
    <w:rsid w:val="00193DD6"/>
    <w:rsid w:val="00193F55"/>
    <w:rsid w:val="0019480A"/>
    <w:rsid w:val="00194A31"/>
    <w:rsid w:val="00195A69"/>
    <w:rsid w:val="00195BF6"/>
    <w:rsid w:val="001962CA"/>
    <w:rsid w:val="0019666D"/>
    <w:rsid w:val="00197446"/>
    <w:rsid w:val="00197832"/>
    <w:rsid w:val="00197E99"/>
    <w:rsid w:val="00197F5D"/>
    <w:rsid w:val="001A0084"/>
    <w:rsid w:val="001A0886"/>
    <w:rsid w:val="001A0896"/>
    <w:rsid w:val="001A0BD6"/>
    <w:rsid w:val="001A0EA2"/>
    <w:rsid w:val="001A114B"/>
    <w:rsid w:val="001A177C"/>
    <w:rsid w:val="001A1999"/>
    <w:rsid w:val="001A2B21"/>
    <w:rsid w:val="001A2D0C"/>
    <w:rsid w:val="001A2D3B"/>
    <w:rsid w:val="001A33D1"/>
    <w:rsid w:val="001A3F48"/>
    <w:rsid w:val="001A41C4"/>
    <w:rsid w:val="001A428D"/>
    <w:rsid w:val="001A4961"/>
    <w:rsid w:val="001A49E8"/>
    <w:rsid w:val="001A4F5E"/>
    <w:rsid w:val="001A58C4"/>
    <w:rsid w:val="001A5B88"/>
    <w:rsid w:val="001A600C"/>
    <w:rsid w:val="001A6783"/>
    <w:rsid w:val="001A684D"/>
    <w:rsid w:val="001A6F0E"/>
    <w:rsid w:val="001A6F33"/>
    <w:rsid w:val="001A70EB"/>
    <w:rsid w:val="001A7137"/>
    <w:rsid w:val="001A7222"/>
    <w:rsid w:val="001A7C49"/>
    <w:rsid w:val="001B051E"/>
    <w:rsid w:val="001B1340"/>
    <w:rsid w:val="001B1548"/>
    <w:rsid w:val="001B158D"/>
    <w:rsid w:val="001B1814"/>
    <w:rsid w:val="001B1A5E"/>
    <w:rsid w:val="001B1D0A"/>
    <w:rsid w:val="001B20CC"/>
    <w:rsid w:val="001B2324"/>
    <w:rsid w:val="001B24C1"/>
    <w:rsid w:val="001B260E"/>
    <w:rsid w:val="001B29DF"/>
    <w:rsid w:val="001B2D29"/>
    <w:rsid w:val="001B2DD2"/>
    <w:rsid w:val="001B2FA4"/>
    <w:rsid w:val="001B3916"/>
    <w:rsid w:val="001B3E81"/>
    <w:rsid w:val="001B421B"/>
    <w:rsid w:val="001B4A6F"/>
    <w:rsid w:val="001B4D78"/>
    <w:rsid w:val="001B5310"/>
    <w:rsid w:val="001B55A1"/>
    <w:rsid w:val="001B56E3"/>
    <w:rsid w:val="001B582B"/>
    <w:rsid w:val="001B606D"/>
    <w:rsid w:val="001B627E"/>
    <w:rsid w:val="001B6517"/>
    <w:rsid w:val="001B685C"/>
    <w:rsid w:val="001B6909"/>
    <w:rsid w:val="001B6A97"/>
    <w:rsid w:val="001B6C3D"/>
    <w:rsid w:val="001B7469"/>
    <w:rsid w:val="001B7DE0"/>
    <w:rsid w:val="001B7F7B"/>
    <w:rsid w:val="001C072B"/>
    <w:rsid w:val="001C0864"/>
    <w:rsid w:val="001C0912"/>
    <w:rsid w:val="001C0D85"/>
    <w:rsid w:val="001C0EBD"/>
    <w:rsid w:val="001C11C9"/>
    <w:rsid w:val="001C1207"/>
    <w:rsid w:val="001C135B"/>
    <w:rsid w:val="001C15A6"/>
    <w:rsid w:val="001C1CA4"/>
    <w:rsid w:val="001C2B2C"/>
    <w:rsid w:val="001C2B2F"/>
    <w:rsid w:val="001C2D2C"/>
    <w:rsid w:val="001C3E5B"/>
    <w:rsid w:val="001C4556"/>
    <w:rsid w:val="001C496F"/>
    <w:rsid w:val="001C50CA"/>
    <w:rsid w:val="001C5267"/>
    <w:rsid w:val="001C5518"/>
    <w:rsid w:val="001C5738"/>
    <w:rsid w:val="001C5922"/>
    <w:rsid w:val="001C5AC1"/>
    <w:rsid w:val="001C5DDF"/>
    <w:rsid w:val="001C5E55"/>
    <w:rsid w:val="001C5EB9"/>
    <w:rsid w:val="001C623D"/>
    <w:rsid w:val="001C68F4"/>
    <w:rsid w:val="001C70BC"/>
    <w:rsid w:val="001C732B"/>
    <w:rsid w:val="001C7A3D"/>
    <w:rsid w:val="001C7BB8"/>
    <w:rsid w:val="001C7D1F"/>
    <w:rsid w:val="001C7FA3"/>
    <w:rsid w:val="001D116E"/>
    <w:rsid w:val="001D12AF"/>
    <w:rsid w:val="001D146A"/>
    <w:rsid w:val="001D1546"/>
    <w:rsid w:val="001D1F1E"/>
    <w:rsid w:val="001D2027"/>
    <w:rsid w:val="001D2F12"/>
    <w:rsid w:val="001D35DE"/>
    <w:rsid w:val="001D3EC3"/>
    <w:rsid w:val="001D4944"/>
    <w:rsid w:val="001D4C75"/>
    <w:rsid w:val="001D5432"/>
    <w:rsid w:val="001D6245"/>
    <w:rsid w:val="001D651F"/>
    <w:rsid w:val="001D6CDF"/>
    <w:rsid w:val="001D70DA"/>
    <w:rsid w:val="001D7D50"/>
    <w:rsid w:val="001E0215"/>
    <w:rsid w:val="001E030B"/>
    <w:rsid w:val="001E055B"/>
    <w:rsid w:val="001E092A"/>
    <w:rsid w:val="001E189B"/>
    <w:rsid w:val="001E1BC3"/>
    <w:rsid w:val="001E1EA2"/>
    <w:rsid w:val="001E232C"/>
    <w:rsid w:val="001E25A0"/>
    <w:rsid w:val="001E26D9"/>
    <w:rsid w:val="001E2A5E"/>
    <w:rsid w:val="001E2BB2"/>
    <w:rsid w:val="001E354A"/>
    <w:rsid w:val="001E35C4"/>
    <w:rsid w:val="001E3FF2"/>
    <w:rsid w:val="001E4766"/>
    <w:rsid w:val="001E4A0A"/>
    <w:rsid w:val="001E4B1A"/>
    <w:rsid w:val="001E4E47"/>
    <w:rsid w:val="001E50AC"/>
    <w:rsid w:val="001E5AB8"/>
    <w:rsid w:val="001E5C16"/>
    <w:rsid w:val="001E5E2A"/>
    <w:rsid w:val="001E5E8E"/>
    <w:rsid w:val="001E5F74"/>
    <w:rsid w:val="001E6263"/>
    <w:rsid w:val="001E630C"/>
    <w:rsid w:val="001E734D"/>
    <w:rsid w:val="001E75C6"/>
    <w:rsid w:val="001E75F7"/>
    <w:rsid w:val="001E77EA"/>
    <w:rsid w:val="001E7888"/>
    <w:rsid w:val="001E7DC9"/>
    <w:rsid w:val="001E7E7C"/>
    <w:rsid w:val="001F0282"/>
    <w:rsid w:val="001F02B8"/>
    <w:rsid w:val="001F04B8"/>
    <w:rsid w:val="001F091D"/>
    <w:rsid w:val="001F0C01"/>
    <w:rsid w:val="001F0E2C"/>
    <w:rsid w:val="001F124E"/>
    <w:rsid w:val="001F1342"/>
    <w:rsid w:val="001F1927"/>
    <w:rsid w:val="001F1B44"/>
    <w:rsid w:val="001F2B7E"/>
    <w:rsid w:val="001F2C21"/>
    <w:rsid w:val="001F2E4F"/>
    <w:rsid w:val="001F32CA"/>
    <w:rsid w:val="001F3A25"/>
    <w:rsid w:val="001F3CBE"/>
    <w:rsid w:val="001F40AE"/>
    <w:rsid w:val="001F4137"/>
    <w:rsid w:val="001F46D4"/>
    <w:rsid w:val="001F4BF6"/>
    <w:rsid w:val="001F4C40"/>
    <w:rsid w:val="001F503D"/>
    <w:rsid w:val="001F5A24"/>
    <w:rsid w:val="001F641B"/>
    <w:rsid w:val="001F662A"/>
    <w:rsid w:val="001F6680"/>
    <w:rsid w:val="001F6D36"/>
    <w:rsid w:val="001F6F07"/>
    <w:rsid w:val="001F6FD7"/>
    <w:rsid w:val="001F70A5"/>
    <w:rsid w:val="001F7FC3"/>
    <w:rsid w:val="002001B6"/>
    <w:rsid w:val="0020176C"/>
    <w:rsid w:val="00201816"/>
    <w:rsid w:val="0020181E"/>
    <w:rsid w:val="0020190F"/>
    <w:rsid w:val="00201955"/>
    <w:rsid w:val="00201B17"/>
    <w:rsid w:val="00202059"/>
    <w:rsid w:val="00202430"/>
    <w:rsid w:val="002024AE"/>
    <w:rsid w:val="00202FAB"/>
    <w:rsid w:val="00202FF8"/>
    <w:rsid w:val="00203477"/>
    <w:rsid w:val="0020366D"/>
    <w:rsid w:val="002039EB"/>
    <w:rsid w:val="00203F48"/>
    <w:rsid w:val="002047BA"/>
    <w:rsid w:val="0020488C"/>
    <w:rsid w:val="00204A4C"/>
    <w:rsid w:val="00204EBB"/>
    <w:rsid w:val="00204EFA"/>
    <w:rsid w:val="00204F10"/>
    <w:rsid w:val="002051C5"/>
    <w:rsid w:val="00205541"/>
    <w:rsid w:val="002056D7"/>
    <w:rsid w:val="0020592B"/>
    <w:rsid w:val="00205E9E"/>
    <w:rsid w:val="00205FC8"/>
    <w:rsid w:val="002061D1"/>
    <w:rsid w:val="00206632"/>
    <w:rsid w:val="00206875"/>
    <w:rsid w:val="0020688A"/>
    <w:rsid w:val="002069BA"/>
    <w:rsid w:val="0020709D"/>
    <w:rsid w:val="002071A5"/>
    <w:rsid w:val="00210996"/>
    <w:rsid w:val="00210D49"/>
    <w:rsid w:val="00211A91"/>
    <w:rsid w:val="00211B45"/>
    <w:rsid w:val="00211D4F"/>
    <w:rsid w:val="00212345"/>
    <w:rsid w:val="00212686"/>
    <w:rsid w:val="00212D91"/>
    <w:rsid w:val="00212F68"/>
    <w:rsid w:val="00212FCA"/>
    <w:rsid w:val="00214683"/>
    <w:rsid w:val="00214E3E"/>
    <w:rsid w:val="002150A9"/>
    <w:rsid w:val="0021567C"/>
    <w:rsid w:val="002156F9"/>
    <w:rsid w:val="0021570E"/>
    <w:rsid w:val="0021575B"/>
    <w:rsid w:val="00215865"/>
    <w:rsid w:val="00215AD0"/>
    <w:rsid w:val="00215BBE"/>
    <w:rsid w:val="002160FF"/>
    <w:rsid w:val="002169EC"/>
    <w:rsid w:val="00216DAF"/>
    <w:rsid w:val="002174D2"/>
    <w:rsid w:val="00217799"/>
    <w:rsid w:val="0022025A"/>
    <w:rsid w:val="00220880"/>
    <w:rsid w:val="00220E10"/>
    <w:rsid w:val="00221173"/>
    <w:rsid w:val="00221549"/>
    <w:rsid w:val="002216BA"/>
    <w:rsid w:val="00221AD8"/>
    <w:rsid w:val="00222C75"/>
    <w:rsid w:val="00222F6A"/>
    <w:rsid w:val="002232A9"/>
    <w:rsid w:val="0022376B"/>
    <w:rsid w:val="002238AD"/>
    <w:rsid w:val="002238C4"/>
    <w:rsid w:val="00223AA4"/>
    <w:rsid w:val="00223D25"/>
    <w:rsid w:val="00223E4F"/>
    <w:rsid w:val="00224035"/>
    <w:rsid w:val="00224074"/>
    <w:rsid w:val="0022454B"/>
    <w:rsid w:val="00224628"/>
    <w:rsid w:val="00224713"/>
    <w:rsid w:val="002247FC"/>
    <w:rsid w:val="00224BA2"/>
    <w:rsid w:val="00224E0B"/>
    <w:rsid w:val="002251DA"/>
    <w:rsid w:val="002259CD"/>
    <w:rsid w:val="00225B70"/>
    <w:rsid w:val="00225DDE"/>
    <w:rsid w:val="002262C4"/>
    <w:rsid w:val="002265B4"/>
    <w:rsid w:val="0022679D"/>
    <w:rsid w:val="00227108"/>
    <w:rsid w:val="00227659"/>
    <w:rsid w:val="002303EF"/>
    <w:rsid w:val="002307B8"/>
    <w:rsid w:val="002307C6"/>
    <w:rsid w:val="0023098E"/>
    <w:rsid w:val="00230E8D"/>
    <w:rsid w:val="00230F8D"/>
    <w:rsid w:val="002311FA"/>
    <w:rsid w:val="00231610"/>
    <w:rsid w:val="00231651"/>
    <w:rsid w:val="00231F5A"/>
    <w:rsid w:val="0023226F"/>
    <w:rsid w:val="002323E7"/>
    <w:rsid w:val="00232B83"/>
    <w:rsid w:val="00232EB7"/>
    <w:rsid w:val="0023330D"/>
    <w:rsid w:val="002335A6"/>
    <w:rsid w:val="00233698"/>
    <w:rsid w:val="002345C8"/>
    <w:rsid w:val="00234E6B"/>
    <w:rsid w:val="00234F6C"/>
    <w:rsid w:val="00235092"/>
    <w:rsid w:val="002350DA"/>
    <w:rsid w:val="0023589D"/>
    <w:rsid w:val="00235F0E"/>
    <w:rsid w:val="00235F2F"/>
    <w:rsid w:val="00236BB3"/>
    <w:rsid w:val="00236E51"/>
    <w:rsid w:val="002374D1"/>
    <w:rsid w:val="002377A2"/>
    <w:rsid w:val="002378B5"/>
    <w:rsid w:val="00237BDE"/>
    <w:rsid w:val="00237EF2"/>
    <w:rsid w:val="0024034C"/>
    <w:rsid w:val="00240544"/>
    <w:rsid w:val="00240B17"/>
    <w:rsid w:val="002412B6"/>
    <w:rsid w:val="00241373"/>
    <w:rsid w:val="002421E1"/>
    <w:rsid w:val="002424DD"/>
    <w:rsid w:val="00242EC6"/>
    <w:rsid w:val="00242ECA"/>
    <w:rsid w:val="0024309B"/>
    <w:rsid w:val="00243EDA"/>
    <w:rsid w:val="00244E44"/>
    <w:rsid w:val="00244F8B"/>
    <w:rsid w:val="00244FBC"/>
    <w:rsid w:val="002450F9"/>
    <w:rsid w:val="002452B1"/>
    <w:rsid w:val="00245414"/>
    <w:rsid w:val="00245436"/>
    <w:rsid w:val="0024543F"/>
    <w:rsid w:val="002454A8"/>
    <w:rsid w:val="00245ED9"/>
    <w:rsid w:val="00245F3F"/>
    <w:rsid w:val="002460A3"/>
    <w:rsid w:val="00246116"/>
    <w:rsid w:val="002467AE"/>
    <w:rsid w:val="0024691D"/>
    <w:rsid w:val="00246DB3"/>
    <w:rsid w:val="00247277"/>
    <w:rsid w:val="0024736E"/>
    <w:rsid w:val="00247AB8"/>
    <w:rsid w:val="00247F6A"/>
    <w:rsid w:val="00250165"/>
    <w:rsid w:val="002501E8"/>
    <w:rsid w:val="00250B57"/>
    <w:rsid w:val="00250C6C"/>
    <w:rsid w:val="00251009"/>
    <w:rsid w:val="00251BC5"/>
    <w:rsid w:val="00251EEE"/>
    <w:rsid w:val="002521B5"/>
    <w:rsid w:val="002526C6"/>
    <w:rsid w:val="002527CD"/>
    <w:rsid w:val="002529A8"/>
    <w:rsid w:val="00252A1C"/>
    <w:rsid w:val="00252DEA"/>
    <w:rsid w:val="00252EE5"/>
    <w:rsid w:val="00252F04"/>
    <w:rsid w:val="00252FDF"/>
    <w:rsid w:val="00253489"/>
    <w:rsid w:val="00253A83"/>
    <w:rsid w:val="00253DF5"/>
    <w:rsid w:val="00254A77"/>
    <w:rsid w:val="00255227"/>
    <w:rsid w:val="002553B8"/>
    <w:rsid w:val="00255BD4"/>
    <w:rsid w:val="00255FF1"/>
    <w:rsid w:val="002562C0"/>
    <w:rsid w:val="00256531"/>
    <w:rsid w:val="0025694E"/>
    <w:rsid w:val="00256E76"/>
    <w:rsid w:val="002572C6"/>
    <w:rsid w:val="002574C1"/>
    <w:rsid w:val="002576CB"/>
    <w:rsid w:val="00257AB9"/>
    <w:rsid w:val="00260991"/>
    <w:rsid w:val="00260E96"/>
    <w:rsid w:val="00261027"/>
    <w:rsid w:val="00261BED"/>
    <w:rsid w:val="002626A8"/>
    <w:rsid w:val="0026285C"/>
    <w:rsid w:val="00262C00"/>
    <w:rsid w:val="0026342D"/>
    <w:rsid w:val="00263AE6"/>
    <w:rsid w:val="00263D07"/>
    <w:rsid w:val="00263D2A"/>
    <w:rsid w:val="00264165"/>
    <w:rsid w:val="002643FD"/>
    <w:rsid w:val="002644F2"/>
    <w:rsid w:val="00266735"/>
    <w:rsid w:val="002668F1"/>
    <w:rsid w:val="00266B76"/>
    <w:rsid w:val="00266C75"/>
    <w:rsid w:val="0026721D"/>
    <w:rsid w:val="002677BF"/>
    <w:rsid w:val="002705A7"/>
    <w:rsid w:val="00270BBC"/>
    <w:rsid w:val="00270E61"/>
    <w:rsid w:val="00271172"/>
    <w:rsid w:val="00271391"/>
    <w:rsid w:val="0027171F"/>
    <w:rsid w:val="002718B9"/>
    <w:rsid w:val="00271CFD"/>
    <w:rsid w:val="00271DAE"/>
    <w:rsid w:val="0027220C"/>
    <w:rsid w:val="0027272A"/>
    <w:rsid w:val="00272D89"/>
    <w:rsid w:val="00273192"/>
    <w:rsid w:val="00273333"/>
    <w:rsid w:val="002737F7"/>
    <w:rsid w:val="00273922"/>
    <w:rsid w:val="00273DB6"/>
    <w:rsid w:val="0027400C"/>
    <w:rsid w:val="00274223"/>
    <w:rsid w:val="00274455"/>
    <w:rsid w:val="00274AEF"/>
    <w:rsid w:val="00274D0D"/>
    <w:rsid w:val="00274DA1"/>
    <w:rsid w:val="00274E5C"/>
    <w:rsid w:val="00275237"/>
    <w:rsid w:val="00275295"/>
    <w:rsid w:val="00275606"/>
    <w:rsid w:val="00275609"/>
    <w:rsid w:val="002758F5"/>
    <w:rsid w:val="00275CE0"/>
    <w:rsid w:val="00275CF2"/>
    <w:rsid w:val="00276351"/>
    <w:rsid w:val="00276E4D"/>
    <w:rsid w:val="002776A0"/>
    <w:rsid w:val="002777A9"/>
    <w:rsid w:val="00277BE3"/>
    <w:rsid w:val="00277BFF"/>
    <w:rsid w:val="002803DF"/>
    <w:rsid w:val="00280516"/>
    <w:rsid w:val="00280927"/>
    <w:rsid w:val="00280E4A"/>
    <w:rsid w:val="00280E69"/>
    <w:rsid w:val="002811A0"/>
    <w:rsid w:val="002812CA"/>
    <w:rsid w:val="0028141B"/>
    <w:rsid w:val="002818FC"/>
    <w:rsid w:val="00281AA9"/>
    <w:rsid w:val="00281FEE"/>
    <w:rsid w:val="0028200C"/>
    <w:rsid w:val="0028270C"/>
    <w:rsid w:val="00282A39"/>
    <w:rsid w:val="00282B19"/>
    <w:rsid w:val="00282BC9"/>
    <w:rsid w:val="00282E78"/>
    <w:rsid w:val="00283052"/>
    <w:rsid w:val="002830A9"/>
    <w:rsid w:val="00283587"/>
    <w:rsid w:val="002838E3"/>
    <w:rsid w:val="00283949"/>
    <w:rsid w:val="00283A9D"/>
    <w:rsid w:val="00283B1F"/>
    <w:rsid w:val="00283F50"/>
    <w:rsid w:val="00284590"/>
    <w:rsid w:val="00284BD9"/>
    <w:rsid w:val="00284E46"/>
    <w:rsid w:val="00284F1C"/>
    <w:rsid w:val="00284FA0"/>
    <w:rsid w:val="002856A4"/>
    <w:rsid w:val="00285D16"/>
    <w:rsid w:val="00285F86"/>
    <w:rsid w:val="0028644D"/>
    <w:rsid w:val="002866E5"/>
    <w:rsid w:val="002867F9"/>
    <w:rsid w:val="00286C64"/>
    <w:rsid w:val="00286E92"/>
    <w:rsid w:val="00286FAE"/>
    <w:rsid w:val="00287319"/>
    <w:rsid w:val="0028746F"/>
    <w:rsid w:val="002874FC"/>
    <w:rsid w:val="0028752B"/>
    <w:rsid w:val="0028763B"/>
    <w:rsid w:val="002876FE"/>
    <w:rsid w:val="00287A70"/>
    <w:rsid w:val="00287C05"/>
    <w:rsid w:val="00287DDF"/>
    <w:rsid w:val="00287E4C"/>
    <w:rsid w:val="0029023C"/>
    <w:rsid w:val="00290660"/>
    <w:rsid w:val="00290E8E"/>
    <w:rsid w:val="002913B0"/>
    <w:rsid w:val="00291C5D"/>
    <w:rsid w:val="00292C99"/>
    <w:rsid w:val="00292DE4"/>
    <w:rsid w:val="00292E92"/>
    <w:rsid w:val="002931A6"/>
    <w:rsid w:val="00293294"/>
    <w:rsid w:val="00293358"/>
    <w:rsid w:val="002934F6"/>
    <w:rsid w:val="002937E6"/>
    <w:rsid w:val="002938EA"/>
    <w:rsid w:val="00293B28"/>
    <w:rsid w:val="0029432C"/>
    <w:rsid w:val="002944D6"/>
    <w:rsid w:val="00294C11"/>
    <w:rsid w:val="0029532F"/>
    <w:rsid w:val="00295688"/>
    <w:rsid w:val="002956CA"/>
    <w:rsid w:val="002959B2"/>
    <w:rsid w:val="00295AA2"/>
    <w:rsid w:val="00295C12"/>
    <w:rsid w:val="00296517"/>
    <w:rsid w:val="00296533"/>
    <w:rsid w:val="00296682"/>
    <w:rsid w:val="002966A4"/>
    <w:rsid w:val="00296B68"/>
    <w:rsid w:val="00296BFB"/>
    <w:rsid w:val="00296C46"/>
    <w:rsid w:val="00296C9F"/>
    <w:rsid w:val="00296E0A"/>
    <w:rsid w:val="00296F3B"/>
    <w:rsid w:val="00297600"/>
    <w:rsid w:val="00297E33"/>
    <w:rsid w:val="002A01D1"/>
    <w:rsid w:val="002A050A"/>
    <w:rsid w:val="002A0770"/>
    <w:rsid w:val="002A0B83"/>
    <w:rsid w:val="002A0F76"/>
    <w:rsid w:val="002A1018"/>
    <w:rsid w:val="002A1230"/>
    <w:rsid w:val="002A149F"/>
    <w:rsid w:val="002A160E"/>
    <w:rsid w:val="002A1C37"/>
    <w:rsid w:val="002A1FB6"/>
    <w:rsid w:val="002A1FC3"/>
    <w:rsid w:val="002A2205"/>
    <w:rsid w:val="002A29BF"/>
    <w:rsid w:val="002A3A8B"/>
    <w:rsid w:val="002A3D5B"/>
    <w:rsid w:val="002A4357"/>
    <w:rsid w:val="002A4A86"/>
    <w:rsid w:val="002A51AD"/>
    <w:rsid w:val="002A56B3"/>
    <w:rsid w:val="002A58DA"/>
    <w:rsid w:val="002A5A57"/>
    <w:rsid w:val="002A7389"/>
    <w:rsid w:val="002A7400"/>
    <w:rsid w:val="002A7602"/>
    <w:rsid w:val="002A7727"/>
    <w:rsid w:val="002A7BC6"/>
    <w:rsid w:val="002A7C4E"/>
    <w:rsid w:val="002B0107"/>
    <w:rsid w:val="002B0152"/>
    <w:rsid w:val="002B0172"/>
    <w:rsid w:val="002B18C0"/>
    <w:rsid w:val="002B1945"/>
    <w:rsid w:val="002B1D3D"/>
    <w:rsid w:val="002B21F2"/>
    <w:rsid w:val="002B239F"/>
    <w:rsid w:val="002B2619"/>
    <w:rsid w:val="002B333C"/>
    <w:rsid w:val="002B3782"/>
    <w:rsid w:val="002B3899"/>
    <w:rsid w:val="002B40BF"/>
    <w:rsid w:val="002B433D"/>
    <w:rsid w:val="002B4616"/>
    <w:rsid w:val="002B4694"/>
    <w:rsid w:val="002B4F27"/>
    <w:rsid w:val="002B57E9"/>
    <w:rsid w:val="002B5832"/>
    <w:rsid w:val="002B595D"/>
    <w:rsid w:val="002B5A5F"/>
    <w:rsid w:val="002B5A75"/>
    <w:rsid w:val="002B5B79"/>
    <w:rsid w:val="002B5D03"/>
    <w:rsid w:val="002B61AB"/>
    <w:rsid w:val="002B6384"/>
    <w:rsid w:val="002B6D22"/>
    <w:rsid w:val="002B70A7"/>
    <w:rsid w:val="002B74E9"/>
    <w:rsid w:val="002B7F5D"/>
    <w:rsid w:val="002C0A37"/>
    <w:rsid w:val="002C0CBE"/>
    <w:rsid w:val="002C11D6"/>
    <w:rsid w:val="002C1427"/>
    <w:rsid w:val="002C1752"/>
    <w:rsid w:val="002C1C8C"/>
    <w:rsid w:val="002C1F8B"/>
    <w:rsid w:val="002C2469"/>
    <w:rsid w:val="002C2497"/>
    <w:rsid w:val="002C2997"/>
    <w:rsid w:val="002C2C5C"/>
    <w:rsid w:val="002C359D"/>
    <w:rsid w:val="002C3657"/>
    <w:rsid w:val="002C36F5"/>
    <w:rsid w:val="002C3F99"/>
    <w:rsid w:val="002C40B2"/>
    <w:rsid w:val="002C40EB"/>
    <w:rsid w:val="002C44D4"/>
    <w:rsid w:val="002C48BF"/>
    <w:rsid w:val="002C48E8"/>
    <w:rsid w:val="002C5574"/>
    <w:rsid w:val="002C5785"/>
    <w:rsid w:val="002C5F2E"/>
    <w:rsid w:val="002C669C"/>
    <w:rsid w:val="002C677C"/>
    <w:rsid w:val="002C67B4"/>
    <w:rsid w:val="002C68DD"/>
    <w:rsid w:val="002C691F"/>
    <w:rsid w:val="002C6BE6"/>
    <w:rsid w:val="002C6E2D"/>
    <w:rsid w:val="002C72D7"/>
    <w:rsid w:val="002C7B2E"/>
    <w:rsid w:val="002C7E6F"/>
    <w:rsid w:val="002D0426"/>
    <w:rsid w:val="002D07A4"/>
    <w:rsid w:val="002D1BEE"/>
    <w:rsid w:val="002D1C30"/>
    <w:rsid w:val="002D1E50"/>
    <w:rsid w:val="002D22A4"/>
    <w:rsid w:val="002D2420"/>
    <w:rsid w:val="002D28D0"/>
    <w:rsid w:val="002D3363"/>
    <w:rsid w:val="002D33B8"/>
    <w:rsid w:val="002D3ABA"/>
    <w:rsid w:val="002D3B75"/>
    <w:rsid w:val="002D3E87"/>
    <w:rsid w:val="002D43C1"/>
    <w:rsid w:val="002D47C7"/>
    <w:rsid w:val="002D53B1"/>
    <w:rsid w:val="002D5BF8"/>
    <w:rsid w:val="002D68A2"/>
    <w:rsid w:val="002D691C"/>
    <w:rsid w:val="002D6B82"/>
    <w:rsid w:val="002D6CD6"/>
    <w:rsid w:val="002D734A"/>
    <w:rsid w:val="002D79E3"/>
    <w:rsid w:val="002D7AF0"/>
    <w:rsid w:val="002D7CE9"/>
    <w:rsid w:val="002E0365"/>
    <w:rsid w:val="002E0688"/>
    <w:rsid w:val="002E06F3"/>
    <w:rsid w:val="002E092E"/>
    <w:rsid w:val="002E0950"/>
    <w:rsid w:val="002E0989"/>
    <w:rsid w:val="002E17E0"/>
    <w:rsid w:val="002E1A92"/>
    <w:rsid w:val="002E1B11"/>
    <w:rsid w:val="002E1D38"/>
    <w:rsid w:val="002E1F06"/>
    <w:rsid w:val="002E2521"/>
    <w:rsid w:val="002E2BB2"/>
    <w:rsid w:val="002E2C30"/>
    <w:rsid w:val="002E2C94"/>
    <w:rsid w:val="002E2D33"/>
    <w:rsid w:val="002E32E0"/>
    <w:rsid w:val="002E35C4"/>
    <w:rsid w:val="002E38A6"/>
    <w:rsid w:val="002E3BE1"/>
    <w:rsid w:val="002E3F7E"/>
    <w:rsid w:val="002E4409"/>
    <w:rsid w:val="002E4CBF"/>
    <w:rsid w:val="002E51A7"/>
    <w:rsid w:val="002E5425"/>
    <w:rsid w:val="002E5707"/>
    <w:rsid w:val="002E57F6"/>
    <w:rsid w:val="002E5C30"/>
    <w:rsid w:val="002E63E1"/>
    <w:rsid w:val="002E679F"/>
    <w:rsid w:val="002E721B"/>
    <w:rsid w:val="002E78EC"/>
    <w:rsid w:val="002E7AA4"/>
    <w:rsid w:val="002E7B95"/>
    <w:rsid w:val="002F0EB6"/>
    <w:rsid w:val="002F1511"/>
    <w:rsid w:val="002F176B"/>
    <w:rsid w:val="002F1B90"/>
    <w:rsid w:val="002F1C05"/>
    <w:rsid w:val="002F2226"/>
    <w:rsid w:val="002F2B1C"/>
    <w:rsid w:val="002F303C"/>
    <w:rsid w:val="002F32EE"/>
    <w:rsid w:val="002F3945"/>
    <w:rsid w:val="002F3AF6"/>
    <w:rsid w:val="002F3B57"/>
    <w:rsid w:val="002F469B"/>
    <w:rsid w:val="002F46B5"/>
    <w:rsid w:val="002F49AE"/>
    <w:rsid w:val="002F51BF"/>
    <w:rsid w:val="002F51CC"/>
    <w:rsid w:val="002F5CF8"/>
    <w:rsid w:val="002F6C02"/>
    <w:rsid w:val="002F7329"/>
    <w:rsid w:val="002F734D"/>
    <w:rsid w:val="002F74F7"/>
    <w:rsid w:val="002F7729"/>
    <w:rsid w:val="002F7D0C"/>
    <w:rsid w:val="00300374"/>
    <w:rsid w:val="00300EBE"/>
    <w:rsid w:val="00301814"/>
    <w:rsid w:val="00301D63"/>
    <w:rsid w:val="003037FC"/>
    <w:rsid w:val="00303C23"/>
    <w:rsid w:val="003042C1"/>
    <w:rsid w:val="0030482F"/>
    <w:rsid w:val="00304C39"/>
    <w:rsid w:val="00304E42"/>
    <w:rsid w:val="00304FF4"/>
    <w:rsid w:val="003055E2"/>
    <w:rsid w:val="0030601E"/>
    <w:rsid w:val="003060AB"/>
    <w:rsid w:val="00306151"/>
    <w:rsid w:val="00306BE5"/>
    <w:rsid w:val="003072F3"/>
    <w:rsid w:val="0030785D"/>
    <w:rsid w:val="00307AA6"/>
    <w:rsid w:val="00310414"/>
    <w:rsid w:val="003104D3"/>
    <w:rsid w:val="0031059C"/>
    <w:rsid w:val="00310655"/>
    <w:rsid w:val="00310B29"/>
    <w:rsid w:val="00311889"/>
    <w:rsid w:val="00311DDB"/>
    <w:rsid w:val="00311F26"/>
    <w:rsid w:val="00312284"/>
    <w:rsid w:val="003123ED"/>
    <w:rsid w:val="0031254F"/>
    <w:rsid w:val="00312A78"/>
    <w:rsid w:val="00312B7B"/>
    <w:rsid w:val="00312F28"/>
    <w:rsid w:val="003130F1"/>
    <w:rsid w:val="00313147"/>
    <w:rsid w:val="0031347B"/>
    <w:rsid w:val="0031356F"/>
    <w:rsid w:val="003138A1"/>
    <w:rsid w:val="00313CF1"/>
    <w:rsid w:val="00313E6E"/>
    <w:rsid w:val="00314053"/>
    <w:rsid w:val="00314805"/>
    <w:rsid w:val="00314C73"/>
    <w:rsid w:val="00314D1A"/>
    <w:rsid w:val="00314E53"/>
    <w:rsid w:val="003155A3"/>
    <w:rsid w:val="003155DD"/>
    <w:rsid w:val="00315866"/>
    <w:rsid w:val="00315F29"/>
    <w:rsid w:val="00316C02"/>
    <w:rsid w:val="00316CF8"/>
    <w:rsid w:val="00317854"/>
    <w:rsid w:val="00317D2C"/>
    <w:rsid w:val="00317DE6"/>
    <w:rsid w:val="00317F83"/>
    <w:rsid w:val="00317FD0"/>
    <w:rsid w:val="00320C03"/>
    <w:rsid w:val="00320E6B"/>
    <w:rsid w:val="0032142F"/>
    <w:rsid w:val="003216EA"/>
    <w:rsid w:val="00321BD1"/>
    <w:rsid w:val="00322230"/>
    <w:rsid w:val="003223CD"/>
    <w:rsid w:val="003227E2"/>
    <w:rsid w:val="0032295F"/>
    <w:rsid w:val="003229EC"/>
    <w:rsid w:val="00322A8A"/>
    <w:rsid w:val="00322AD9"/>
    <w:rsid w:val="00322B1E"/>
    <w:rsid w:val="00322E62"/>
    <w:rsid w:val="0032301D"/>
    <w:rsid w:val="00323355"/>
    <w:rsid w:val="0032371C"/>
    <w:rsid w:val="003238DA"/>
    <w:rsid w:val="00323AC4"/>
    <w:rsid w:val="003244E4"/>
    <w:rsid w:val="0032451D"/>
    <w:rsid w:val="003246F4"/>
    <w:rsid w:val="00324A0E"/>
    <w:rsid w:val="003254C9"/>
    <w:rsid w:val="0032593C"/>
    <w:rsid w:val="00326107"/>
    <w:rsid w:val="00326FD6"/>
    <w:rsid w:val="00327577"/>
    <w:rsid w:val="003277ED"/>
    <w:rsid w:val="00327A08"/>
    <w:rsid w:val="00327E20"/>
    <w:rsid w:val="0033022A"/>
    <w:rsid w:val="00330397"/>
    <w:rsid w:val="003304B5"/>
    <w:rsid w:val="003307B9"/>
    <w:rsid w:val="00330B19"/>
    <w:rsid w:val="00330C88"/>
    <w:rsid w:val="0033118B"/>
    <w:rsid w:val="00331492"/>
    <w:rsid w:val="003317B5"/>
    <w:rsid w:val="003317ED"/>
    <w:rsid w:val="00331BE4"/>
    <w:rsid w:val="0033249D"/>
    <w:rsid w:val="00332872"/>
    <w:rsid w:val="00332AB7"/>
    <w:rsid w:val="00333010"/>
    <w:rsid w:val="0033396F"/>
    <w:rsid w:val="00334152"/>
    <w:rsid w:val="003341C7"/>
    <w:rsid w:val="003342E7"/>
    <w:rsid w:val="00334DBB"/>
    <w:rsid w:val="0033531E"/>
    <w:rsid w:val="00335746"/>
    <w:rsid w:val="00335AE8"/>
    <w:rsid w:val="00335D40"/>
    <w:rsid w:val="00335DDF"/>
    <w:rsid w:val="003362D4"/>
    <w:rsid w:val="00336537"/>
    <w:rsid w:val="00336A4E"/>
    <w:rsid w:val="00336BF8"/>
    <w:rsid w:val="00336C73"/>
    <w:rsid w:val="00336F11"/>
    <w:rsid w:val="0033704C"/>
    <w:rsid w:val="00337378"/>
    <w:rsid w:val="003375D1"/>
    <w:rsid w:val="003378BA"/>
    <w:rsid w:val="00337B91"/>
    <w:rsid w:val="00337BDA"/>
    <w:rsid w:val="00337DB6"/>
    <w:rsid w:val="003401B0"/>
    <w:rsid w:val="00340756"/>
    <w:rsid w:val="003409DA"/>
    <w:rsid w:val="00340B63"/>
    <w:rsid w:val="00340B8B"/>
    <w:rsid w:val="00340C65"/>
    <w:rsid w:val="00340EB8"/>
    <w:rsid w:val="003415CD"/>
    <w:rsid w:val="003418BD"/>
    <w:rsid w:val="00341AD6"/>
    <w:rsid w:val="00341D0B"/>
    <w:rsid w:val="003422D0"/>
    <w:rsid w:val="00342C1D"/>
    <w:rsid w:val="00343355"/>
    <w:rsid w:val="00343942"/>
    <w:rsid w:val="0034398A"/>
    <w:rsid w:val="00343A6C"/>
    <w:rsid w:val="003440AB"/>
    <w:rsid w:val="00344379"/>
    <w:rsid w:val="00344CEF"/>
    <w:rsid w:val="00344D07"/>
    <w:rsid w:val="00345198"/>
    <w:rsid w:val="0034566C"/>
    <w:rsid w:val="003457D7"/>
    <w:rsid w:val="0034601E"/>
    <w:rsid w:val="00346811"/>
    <w:rsid w:val="00346E5E"/>
    <w:rsid w:val="00346F9F"/>
    <w:rsid w:val="0034704B"/>
    <w:rsid w:val="003474C6"/>
    <w:rsid w:val="0034751B"/>
    <w:rsid w:val="00347651"/>
    <w:rsid w:val="0034797F"/>
    <w:rsid w:val="003479B3"/>
    <w:rsid w:val="00347CA4"/>
    <w:rsid w:val="00350366"/>
    <w:rsid w:val="003508D3"/>
    <w:rsid w:val="00350E40"/>
    <w:rsid w:val="00350E7A"/>
    <w:rsid w:val="003510D5"/>
    <w:rsid w:val="003517AB"/>
    <w:rsid w:val="00351CFC"/>
    <w:rsid w:val="0035200C"/>
    <w:rsid w:val="00352643"/>
    <w:rsid w:val="003527AA"/>
    <w:rsid w:val="00352B11"/>
    <w:rsid w:val="00352B1C"/>
    <w:rsid w:val="0035306F"/>
    <w:rsid w:val="0035366A"/>
    <w:rsid w:val="003537B3"/>
    <w:rsid w:val="00353955"/>
    <w:rsid w:val="00353D05"/>
    <w:rsid w:val="0035430D"/>
    <w:rsid w:val="00354698"/>
    <w:rsid w:val="003546CC"/>
    <w:rsid w:val="003547E1"/>
    <w:rsid w:val="00354BF6"/>
    <w:rsid w:val="00354D95"/>
    <w:rsid w:val="00354E3E"/>
    <w:rsid w:val="00354F2B"/>
    <w:rsid w:val="0035524A"/>
    <w:rsid w:val="00355794"/>
    <w:rsid w:val="00355DA4"/>
    <w:rsid w:val="00356C97"/>
    <w:rsid w:val="0035735C"/>
    <w:rsid w:val="00357472"/>
    <w:rsid w:val="0035798C"/>
    <w:rsid w:val="00357C0D"/>
    <w:rsid w:val="0036090B"/>
    <w:rsid w:val="003609A2"/>
    <w:rsid w:val="0036176D"/>
    <w:rsid w:val="0036182E"/>
    <w:rsid w:val="00361926"/>
    <w:rsid w:val="00361A3F"/>
    <w:rsid w:val="00361CF6"/>
    <w:rsid w:val="00361FB7"/>
    <w:rsid w:val="00362BEC"/>
    <w:rsid w:val="00364984"/>
    <w:rsid w:val="00364CCE"/>
    <w:rsid w:val="00364E42"/>
    <w:rsid w:val="0036577A"/>
    <w:rsid w:val="00365825"/>
    <w:rsid w:val="00365945"/>
    <w:rsid w:val="003659BC"/>
    <w:rsid w:val="00365A8B"/>
    <w:rsid w:val="00366057"/>
    <w:rsid w:val="003664B7"/>
    <w:rsid w:val="00366D8F"/>
    <w:rsid w:val="00366E7C"/>
    <w:rsid w:val="003673D1"/>
    <w:rsid w:val="0036742C"/>
    <w:rsid w:val="00367573"/>
    <w:rsid w:val="00367A13"/>
    <w:rsid w:val="00367D77"/>
    <w:rsid w:val="00370D84"/>
    <w:rsid w:val="003712CF"/>
    <w:rsid w:val="0037153D"/>
    <w:rsid w:val="00371618"/>
    <w:rsid w:val="00372085"/>
    <w:rsid w:val="0037218F"/>
    <w:rsid w:val="00372706"/>
    <w:rsid w:val="00372731"/>
    <w:rsid w:val="003728D0"/>
    <w:rsid w:val="00372C7E"/>
    <w:rsid w:val="00373103"/>
    <w:rsid w:val="00373267"/>
    <w:rsid w:val="0037330D"/>
    <w:rsid w:val="0037388B"/>
    <w:rsid w:val="0037398D"/>
    <w:rsid w:val="00373A4A"/>
    <w:rsid w:val="00373C7F"/>
    <w:rsid w:val="00373CBC"/>
    <w:rsid w:val="00373D68"/>
    <w:rsid w:val="00374125"/>
    <w:rsid w:val="00374643"/>
    <w:rsid w:val="00374849"/>
    <w:rsid w:val="0037499D"/>
    <w:rsid w:val="00374AEB"/>
    <w:rsid w:val="00374BB6"/>
    <w:rsid w:val="0037581F"/>
    <w:rsid w:val="00375B8D"/>
    <w:rsid w:val="00375D3A"/>
    <w:rsid w:val="0037606A"/>
    <w:rsid w:val="00376369"/>
    <w:rsid w:val="0037698A"/>
    <w:rsid w:val="00376D50"/>
    <w:rsid w:val="00376D77"/>
    <w:rsid w:val="003770FB"/>
    <w:rsid w:val="003772DF"/>
    <w:rsid w:val="003774B5"/>
    <w:rsid w:val="003777CC"/>
    <w:rsid w:val="003779D4"/>
    <w:rsid w:val="00377E43"/>
    <w:rsid w:val="00380A0B"/>
    <w:rsid w:val="00381511"/>
    <w:rsid w:val="0038170D"/>
    <w:rsid w:val="00382309"/>
    <w:rsid w:val="00382872"/>
    <w:rsid w:val="00383815"/>
    <w:rsid w:val="00383C00"/>
    <w:rsid w:val="00383E70"/>
    <w:rsid w:val="003843FD"/>
    <w:rsid w:val="00384A88"/>
    <w:rsid w:val="00384AB4"/>
    <w:rsid w:val="00384BA4"/>
    <w:rsid w:val="00384F56"/>
    <w:rsid w:val="0038531D"/>
    <w:rsid w:val="0038541A"/>
    <w:rsid w:val="0038543D"/>
    <w:rsid w:val="00385540"/>
    <w:rsid w:val="00385B28"/>
    <w:rsid w:val="00385D8E"/>
    <w:rsid w:val="00385DB0"/>
    <w:rsid w:val="00386214"/>
    <w:rsid w:val="003862CE"/>
    <w:rsid w:val="003864BD"/>
    <w:rsid w:val="003865C6"/>
    <w:rsid w:val="0038682D"/>
    <w:rsid w:val="00386CE7"/>
    <w:rsid w:val="0038732B"/>
    <w:rsid w:val="00387ED4"/>
    <w:rsid w:val="0039048F"/>
    <w:rsid w:val="003905BB"/>
    <w:rsid w:val="0039061B"/>
    <w:rsid w:val="00390AA7"/>
    <w:rsid w:val="00390C73"/>
    <w:rsid w:val="00390CF7"/>
    <w:rsid w:val="00392BE4"/>
    <w:rsid w:val="00392EDE"/>
    <w:rsid w:val="00393230"/>
    <w:rsid w:val="00393326"/>
    <w:rsid w:val="00393524"/>
    <w:rsid w:val="003935DD"/>
    <w:rsid w:val="0039376A"/>
    <w:rsid w:val="00393B21"/>
    <w:rsid w:val="00393C28"/>
    <w:rsid w:val="00394138"/>
    <w:rsid w:val="003941BC"/>
    <w:rsid w:val="003949D2"/>
    <w:rsid w:val="00394D83"/>
    <w:rsid w:val="00394DB5"/>
    <w:rsid w:val="00394EAE"/>
    <w:rsid w:val="00395297"/>
    <w:rsid w:val="003954F0"/>
    <w:rsid w:val="00395566"/>
    <w:rsid w:val="00395976"/>
    <w:rsid w:val="00395CFB"/>
    <w:rsid w:val="00395D85"/>
    <w:rsid w:val="003961F5"/>
    <w:rsid w:val="003966DF"/>
    <w:rsid w:val="00396C7C"/>
    <w:rsid w:val="00396D0A"/>
    <w:rsid w:val="003972FC"/>
    <w:rsid w:val="00397560"/>
    <w:rsid w:val="00397D32"/>
    <w:rsid w:val="00397F27"/>
    <w:rsid w:val="003A00FB"/>
    <w:rsid w:val="003A0264"/>
    <w:rsid w:val="003A062A"/>
    <w:rsid w:val="003A0820"/>
    <w:rsid w:val="003A08D7"/>
    <w:rsid w:val="003A0F43"/>
    <w:rsid w:val="003A15F0"/>
    <w:rsid w:val="003A172C"/>
    <w:rsid w:val="003A17A4"/>
    <w:rsid w:val="003A1893"/>
    <w:rsid w:val="003A19D4"/>
    <w:rsid w:val="003A1D1C"/>
    <w:rsid w:val="003A1F49"/>
    <w:rsid w:val="003A22F3"/>
    <w:rsid w:val="003A2519"/>
    <w:rsid w:val="003A2F36"/>
    <w:rsid w:val="003A2FDD"/>
    <w:rsid w:val="003A3430"/>
    <w:rsid w:val="003A3737"/>
    <w:rsid w:val="003A3E8D"/>
    <w:rsid w:val="003A417F"/>
    <w:rsid w:val="003A425E"/>
    <w:rsid w:val="003A4630"/>
    <w:rsid w:val="003A46F4"/>
    <w:rsid w:val="003A4845"/>
    <w:rsid w:val="003A4AD7"/>
    <w:rsid w:val="003A4BB1"/>
    <w:rsid w:val="003A4E1B"/>
    <w:rsid w:val="003A5201"/>
    <w:rsid w:val="003A53D1"/>
    <w:rsid w:val="003A54DA"/>
    <w:rsid w:val="003A5EE1"/>
    <w:rsid w:val="003A627F"/>
    <w:rsid w:val="003A6282"/>
    <w:rsid w:val="003A62AF"/>
    <w:rsid w:val="003A63E6"/>
    <w:rsid w:val="003A69B6"/>
    <w:rsid w:val="003A6A30"/>
    <w:rsid w:val="003A6D8F"/>
    <w:rsid w:val="003A6F8E"/>
    <w:rsid w:val="003A757E"/>
    <w:rsid w:val="003A76AC"/>
    <w:rsid w:val="003A784B"/>
    <w:rsid w:val="003B0010"/>
    <w:rsid w:val="003B0238"/>
    <w:rsid w:val="003B02E1"/>
    <w:rsid w:val="003B05BE"/>
    <w:rsid w:val="003B0899"/>
    <w:rsid w:val="003B0A51"/>
    <w:rsid w:val="003B1518"/>
    <w:rsid w:val="003B15AB"/>
    <w:rsid w:val="003B1FEF"/>
    <w:rsid w:val="003B2502"/>
    <w:rsid w:val="003B25CC"/>
    <w:rsid w:val="003B26B9"/>
    <w:rsid w:val="003B28A7"/>
    <w:rsid w:val="003B2C7D"/>
    <w:rsid w:val="003B2CD9"/>
    <w:rsid w:val="003B2E2F"/>
    <w:rsid w:val="003B3C4B"/>
    <w:rsid w:val="003B4666"/>
    <w:rsid w:val="003B46F7"/>
    <w:rsid w:val="003B486D"/>
    <w:rsid w:val="003B493D"/>
    <w:rsid w:val="003B4ACA"/>
    <w:rsid w:val="003B4DB2"/>
    <w:rsid w:val="003B5595"/>
    <w:rsid w:val="003B5D61"/>
    <w:rsid w:val="003B64F5"/>
    <w:rsid w:val="003B706B"/>
    <w:rsid w:val="003B743A"/>
    <w:rsid w:val="003B7A02"/>
    <w:rsid w:val="003B7C3F"/>
    <w:rsid w:val="003B7D53"/>
    <w:rsid w:val="003C1791"/>
    <w:rsid w:val="003C1CEA"/>
    <w:rsid w:val="003C1FF1"/>
    <w:rsid w:val="003C273A"/>
    <w:rsid w:val="003C283B"/>
    <w:rsid w:val="003C2BDF"/>
    <w:rsid w:val="003C2CB2"/>
    <w:rsid w:val="003C3C1C"/>
    <w:rsid w:val="003C429C"/>
    <w:rsid w:val="003C4E85"/>
    <w:rsid w:val="003C4FA1"/>
    <w:rsid w:val="003C513B"/>
    <w:rsid w:val="003C6620"/>
    <w:rsid w:val="003C6B6C"/>
    <w:rsid w:val="003C6C44"/>
    <w:rsid w:val="003C6C97"/>
    <w:rsid w:val="003C6D61"/>
    <w:rsid w:val="003C7677"/>
    <w:rsid w:val="003C77D2"/>
    <w:rsid w:val="003C7C21"/>
    <w:rsid w:val="003D0094"/>
    <w:rsid w:val="003D00AA"/>
    <w:rsid w:val="003D0A0B"/>
    <w:rsid w:val="003D0AF3"/>
    <w:rsid w:val="003D0DE2"/>
    <w:rsid w:val="003D1CE1"/>
    <w:rsid w:val="003D1ED8"/>
    <w:rsid w:val="003D1FE2"/>
    <w:rsid w:val="003D222E"/>
    <w:rsid w:val="003D2607"/>
    <w:rsid w:val="003D2667"/>
    <w:rsid w:val="003D28E1"/>
    <w:rsid w:val="003D2A70"/>
    <w:rsid w:val="003D2B03"/>
    <w:rsid w:val="003D36E7"/>
    <w:rsid w:val="003D3995"/>
    <w:rsid w:val="003D54C1"/>
    <w:rsid w:val="003D5B20"/>
    <w:rsid w:val="003D5CEB"/>
    <w:rsid w:val="003D63B0"/>
    <w:rsid w:val="003D661E"/>
    <w:rsid w:val="003D6721"/>
    <w:rsid w:val="003D7635"/>
    <w:rsid w:val="003E0486"/>
    <w:rsid w:val="003E07EA"/>
    <w:rsid w:val="003E0D92"/>
    <w:rsid w:val="003E142F"/>
    <w:rsid w:val="003E16EE"/>
    <w:rsid w:val="003E17A9"/>
    <w:rsid w:val="003E1800"/>
    <w:rsid w:val="003E191A"/>
    <w:rsid w:val="003E1956"/>
    <w:rsid w:val="003E1F95"/>
    <w:rsid w:val="003E2078"/>
    <w:rsid w:val="003E2543"/>
    <w:rsid w:val="003E2A8D"/>
    <w:rsid w:val="003E2CA8"/>
    <w:rsid w:val="003E2DFB"/>
    <w:rsid w:val="003E3396"/>
    <w:rsid w:val="003E349B"/>
    <w:rsid w:val="003E37EA"/>
    <w:rsid w:val="003E3CF4"/>
    <w:rsid w:val="003E3ECC"/>
    <w:rsid w:val="003E413E"/>
    <w:rsid w:val="003E44B3"/>
    <w:rsid w:val="003E4A28"/>
    <w:rsid w:val="003E4DAD"/>
    <w:rsid w:val="003E4E84"/>
    <w:rsid w:val="003E5249"/>
    <w:rsid w:val="003E58BF"/>
    <w:rsid w:val="003E5B3A"/>
    <w:rsid w:val="003E5CDD"/>
    <w:rsid w:val="003E5F07"/>
    <w:rsid w:val="003E6D27"/>
    <w:rsid w:val="003E74F1"/>
    <w:rsid w:val="003E75CE"/>
    <w:rsid w:val="003E79C9"/>
    <w:rsid w:val="003E79EF"/>
    <w:rsid w:val="003E7A11"/>
    <w:rsid w:val="003E7F0F"/>
    <w:rsid w:val="003F004F"/>
    <w:rsid w:val="003F02F1"/>
    <w:rsid w:val="003F07F7"/>
    <w:rsid w:val="003F0C96"/>
    <w:rsid w:val="003F156A"/>
    <w:rsid w:val="003F20CB"/>
    <w:rsid w:val="003F2172"/>
    <w:rsid w:val="003F2C32"/>
    <w:rsid w:val="003F400E"/>
    <w:rsid w:val="003F4277"/>
    <w:rsid w:val="003F4311"/>
    <w:rsid w:val="003F49E9"/>
    <w:rsid w:val="003F4CAF"/>
    <w:rsid w:val="003F4EE9"/>
    <w:rsid w:val="003F5166"/>
    <w:rsid w:val="003F57F9"/>
    <w:rsid w:val="003F5CCA"/>
    <w:rsid w:val="003F60AE"/>
    <w:rsid w:val="003F613D"/>
    <w:rsid w:val="003F6622"/>
    <w:rsid w:val="003F670D"/>
    <w:rsid w:val="003F6B66"/>
    <w:rsid w:val="003F6B9D"/>
    <w:rsid w:val="003F6D7F"/>
    <w:rsid w:val="003F6FCA"/>
    <w:rsid w:val="003F73DC"/>
    <w:rsid w:val="003F7593"/>
    <w:rsid w:val="003F75C4"/>
    <w:rsid w:val="00400580"/>
    <w:rsid w:val="004007A0"/>
    <w:rsid w:val="0040135B"/>
    <w:rsid w:val="0040141F"/>
    <w:rsid w:val="00401749"/>
    <w:rsid w:val="00401C41"/>
    <w:rsid w:val="004020A9"/>
    <w:rsid w:val="00402529"/>
    <w:rsid w:val="004026EA"/>
    <w:rsid w:val="00402E63"/>
    <w:rsid w:val="00402F31"/>
    <w:rsid w:val="0040330C"/>
    <w:rsid w:val="004033CA"/>
    <w:rsid w:val="0040366A"/>
    <w:rsid w:val="004038E8"/>
    <w:rsid w:val="00403AB2"/>
    <w:rsid w:val="00403DD8"/>
    <w:rsid w:val="00403E9B"/>
    <w:rsid w:val="00403F48"/>
    <w:rsid w:val="00404011"/>
    <w:rsid w:val="0040484C"/>
    <w:rsid w:val="0040508B"/>
    <w:rsid w:val="00405E4D"/>
    <w:rsid w:val="00405F1A"/>
    <w:rsid w:val="004060DA"/>
    <w:rsid w:val="004064AF"/>
    <w:rsid w:val="00406930"/>
    <w:rsid w:val="004069BA"/>
    <w:rsid w:val="00407016"/>
    <w:rsid w:val="004071E7"/>
    <w:rsid w:val="00407414"/>
    <w:rsid w:val="00407A40"/>
    <w:rsid w:val="00407C13"/>
    <w:rsid w:val="004101C5"/>
    <w:rsid w:val="004101F1"/>
    <w:rsid w:val="004108BF"/>
    <w:rsid w:val="00410E24"/>
    <w:rsid w:val="00411061"/>
    <w:rsid w:val="00411B3E"/>
    <w:rsid w:val="00411EB9"/>
    <w:rsid w:val="004126FD"/>
    <w:rsid w:val="0041284A"/>
    <w:rsid w:val="0041292C"/>
    <w:rsid w:val="00412956"/>
    <w:rsid w:val="00412B4A"/>
    <w:rsid w:val="00412B53"/>
    <w:rsid w:val="00412B75"/>
    <w:rsid w:val="004131CD"/>
    <w:rsid w:val="00413400"/>
    <w:rsid w:val="00413627"/>
    <w:rsid w:val="00413920"/>
    <w:rsid w:val="00413CAF"/>
    <w:rsid w:val="00413FFD"/>
    <w:rsid w:val="004145F4"/>
    <w:rsid w:val="0041466E"/>
    <w:rsid w:val="004146C1"/>
    <w:rsid w:val="00414F5B"/>
    <w:rsid w:val="004159DC"/>
    <w:rsid w:val="00415AFC"/>
    <w:rsid w:val="00415E88"/>
    <w:rsid w:val="00415E96"/>
    <w:rsid w:val="004167FF"/>
    <w:rsid w:val="0041695D"/>
    <w:rsid w:val="004169E5"/>
    <w:rsid w:val="00416A5A"/>
    <w:rsid w:val="00416C54"/>
    <w:rsid w:val="00416DD5"/>
    <w:rsid w:val="0041708C"/>
    <w:rsid w:val="00417355"/>
    <w:rsid w:val="00420926"/>
    <w:rsid w:val="00420B44"/>
    <w:rsid w:val="00420BFF"/>
    <w:rsid w:val="00421B9B"/>
    <w:rsid w:val="00421CAD"/>
    <w:rsid w:val="00422911"/>
    <w:rsid w:val="00422A6B"/>
    <w:rsid w:val="00422FFA"/>
    <w:rsid w:val="00423112"/>
    <w:rsid w:val="0042325F"/>
    <w:rsid w:val="004235A4"/>
    <w:rsid w:val="004236B3"/>
    <w:rsid w:val="00423BDF"/>
    <w:rsid w:val="00423D32"/>
    <w:rsid w:val="0042444F"/>
    <w:rsid w:val="0042458A"/>
    <w:rsid w:val="00424747"/>
    <w:rsid w:val="004248B9"/>
    <w:rsid w:val="00424A52"/>
    <w:rsid w:val="00424AA8"/>
    <w:rsid w:val="00424F29"/>
    <w:rsid w:val="00424F5A"/>
    <w:rsid w:val="004259B1"/>
    <w:rsid w:val="004264FE"/>
    <w:rsid w:val="0042666A"/>
    <w:rsid w:val="004270C3"/>
    <w:rsid w:val="004271C2"/>
    <w:rsid w:val="0042782D"/>
    <w:rsid w:val="00427AD7"/>
    <w:rsid w:val="00427C7D"/>
    <w:rsid w:val="004302D8"/>
    <w:rsid w:val="004304D5"/>
    <w:rsid w:val="00430608"/>
    <w:rsid w:val="00430721"/>
    <w:rsid w:val="00430E7F"/>
    <w:rsid w:val="00430EA0"/>
    <w:rsid w:val="00430FC7"/>
    <w:rsid w:val="0043114C"/>
    <w:rsid w:val="0043125F"/>
    <w:rsid w:val="00431472"/>
    <w:rsid w:val="0043149A"/>
    <w:rsid w:val="00431A2E"/>
    <w:rsid w:val="00431FA6"/>
    <w:rsid w:val="00432147"/>
    <w:rsid w:val="00433082"/>
    <w:rsid w:val="004331F3"/>
    <w:rsid w:val="0043332B"/>
    <w:rsid w:val="004334E3"/>
    <w:rsid w:val="004335B7"/>
    <w:rsid w:val="004339A9"/>
    <w:rsid w:val="00433B93"/>
    <w:rsid w:val="00433FB6"/>
    <w:rsid w:val="00434764"/>
    <w:rsid w:val="00434A02"/>
    <w:rsid w:val="00434C9B"/>
    <w:rsid w:val="00434F16"/>
    <w:rsid w:val="004353AE"/>
    <w:rsid w:val="0043544F"/>
    <w:rsid w:val="00435918"/>
    <w:rsid w:val="0043602F"/>
    <w:rsid w:val="004362BE"/>
    <w:rsid w:val="0043665E"/>
    <w:rsid w:val="0043666E"/>
    <w:rsid w:val="00436B7D"/>
    <w:rsid w:val="00436D58"/>
    <w:rsid w:val="00436E46"/>
    <w:rsid w:val="00436F3B"/>
    <w:rsid w:val="004372A1"/>
    <w:rsid w:val="004372C0"/>
    <w:rsid w:val="004372DE"/>
    <w:rsid w:val="0043785F"/>
    <w:rsid w:val="00437D30"/>
    <w:rsid w:val="00440041"/>
    <w:rsid w:val="004413AF"/>
    <w:rsid w:val="004413EA"/>
    <w:rsid w:val="004415E5"/>
    <w:rsid w:val="00441710"/>
    <w:rsid w:val="00441728"/>
    <w:rsid w:val="004422F2"/>
    <w:rsid w:val="00442F00"/>
    <w:rsid w:val="00442FC8"/>
    <w:rsid w:val="00443260"/>
    <w:rsid w:val="00443739"/>
    <w:rsid w:val="00443948"/>
    <w:rsid w:val="00443C92"/>
    <w:rsid w:val="00444C54"/>
    <w:rsid w:val="00445001"/>
    <w:rsid w:val="00445599"/>
    <w:rsid w:val="004457BF"/>
    <w:rsid w:val="00446244"/>
    <w:rsid w:val="004462E6"/>
    <w:rsid w:val="004463CF"/>
    <w:rsid w:val="00447A7C"/>
    <w:rsid w:val="0045022D"/>
    <w:rsid w:val="00450347"/>
    <w:rsid w:val="00450A6C"/>
    <w:rsid w:val="00450C04"/>
    <w:rsid w:val="0045129A"/>
    <w:rsid w:val="004523AD"/>
    <w:rsid w:val="00452406"/>
    <w:rsid w:val="00452852"/>
    <w:rsid w:val="00452A1C"/>
    <w:rsid w:val="00452CB0"/>
    <w:rsid w:val="00453395"/>
    <w:rsid w:val="004536B7"/>
    <w:rsid w:val="00453AF7"/>
    <w:rsid w:val="00453E31"/>
    <w:rsid w:val="00453E40"/>
    <w:rsid w:val="00453FB6"/>
    <w:rsid w:val="0045428A"/>
    <w:rsid w:val="004544B8"/>
    <w:rsid w:val="00454626"/>
    <w:rsid w:val="00454858"/>
    <w:rsid w:val="00455799"/>
    <w:rsid w:val="0045579B"/>
    <w:rsid w:val="00455C59"/>
    <w:rsid w:val="0045617D"/>
    <w:rsid w:val="004561F2"/>
    <w:rsid w:val="0045625A"/>
    <w:rsid w:val="00456A5C"/>
    <w:rsid w:val="00456C67"/>
    <w:rsid w:val="00456D71"/>
    <w:rsid w:val="00457054"/>
    <w:rsid w:val="004579B5"/>
    <w:rsid w:val="00457EE1"/>
    <w:rsid w:val="0046045B"/>
    <w:rsid w:val="00460E90"/>
    <w:rsid w:val="004610F1"/>
    <w:rsid w:val="00461291"/>
    <w:rsid w:val="00461B21"/>
    <w:rsid w:val="00462C96"/>
    <w:rsid w:val="00462DD5"/>
    <w:rsid w:val="00462FC0"/>
    <w:rsid w:val="00463FEF"/>
    <w:rsid w:val="004642BB"/>
    <w:rsid w:val="00464561"/>
    <w:rsid w:val="00464F22"/>
    <w:rsid w:val="00464F7B"/>
    <w:rsid w:val="00466320"/>
    <w:rsid w:val="004665F3"/>
    <w:rsid w:val="00466CF2"/>
    <w:rsid w:val="004671EA"/>
    <w:rsid w:val="00467434"/>
    <w:rsid w:val="004676A9"/>
    <w:rsid w:val="00467795"/>
    <w:rsid w:val="00467A55"/>
    <w:rsid w:val="00470121"/>
    <w:rsid w:val="004701DC"/>
    <w:rsid w:val="00470369"/>
    <w:rsid w:val="004705F4"/>
    <w:rsid w:val="00470B44"/>
    <w:rsid w:val="00471F57"/>
    <w:rsid w:val="00472171"/>
    <w:rsid w:val="00472297"/>
    <w:rsid w:val="00472494"/>
    <w:rsid w:val="0047260A"/>
    <w:rsid w:val="00472644"/>
    <w:rsid w:val="00472C37"/>
    <w:rsid w:val="00472ECC"/>
    <w:rsid w:val="0047327C"/>
    <w:rsid w:val="0047390E"/>
    <w:rsid w:val="0047399C"/>
    <w:rsid w:val="00473BE0"/>
    <w:rsid w:val="004744F0"/>
    <w:rsid w:val="004750CC"/>
    <w:rsid w:val="00475CFD"/>
    <w:rsid w:val="004762CF"/>
    <w:rsid w:val="00476378"/>
    <w:rsid w:val="004767EF"/>
    <w:rsid w:val="0047698D"/>
    <w:rsid w:val="004773FF"/>
    <w:rsid w:val="00477725"/>
    <w:rsid w:val="00477B82"/>
    <w:rsid w:val="004800A3"/>
    <w:rsid w:val="004803AB"/>
    <w:rsid w:val="004804DF"/>
    <w:rsid w:val="00480723"/>
    <w:rsid w:val="00480C3C"/>
    <w:rsid w:val="00481213"/>
    <w:rsid w:val="004813EC"/>
    <w:rsid w:val="004817BE"/>
    <w:rsid w:val="00481F5A"/>
    <w:rsid w:val="004826D7"/>
    <w:rsid w:val="00482BE5"/>
    <w:rsid w:val="00482C25"/>
    <w:rsid w:val="00482EFB"/>
    <w:rsid w:val="004830E0"/>
    <w:rsid w:val="004832EE"/>
    <w:rsid w:val="00483381"/>
    <w:rsid w:val="004835CB"/>
    <w:rsid w:val="00483A3E"/>
    <w:rsid w:val="004845FC"/>
    <w:rsid w:val="00484CD0"/>
    <w:rsid w:val="00485190"/>
    <w:rsid w:val="00485192"/>
    <w:rsid w:val="004853E9"/>
    <w:rsid w:val="00485C56"/>
    <w:rsid w:val="00485E42"/>
    <w:rsid w:val="00485FA0"/>
    <w:rsid w:val="00486185"/>
    <w:rsid w:val="00486660"/>
    <w:rsid w:val="00486EB9"/>
    <w:rsid w:val="0048707B"/>
    <w:rsid w:val="00487841"/>
    <w:rsid w:val="00487E92"/>
    <w:rsid w:val="00487F60"/>
    <w:rsid w:val="0049070A"/>
    <w:rsid w:val="00490776"/>
    <w:rsid w:val="00490999"/>
    <w:rsid w:val="004919D6"/>
    <w:rsid w:val="00491EFA"/>
    <w:rsid w:val="00491FB7"/>
    <w:rsid w:val="00492A73"/>
    <w:rsid w:val="00492D3E"/>
    <w:rsid w:val="00492F95"/>
    <w:rsid w:val="00493071"/>
    <w:rsid w:val="00493119"/>
    <w:rsid w:val="004931F0"/>
    <w:rsid w:val="00493552"/>
    <w:rsid w:val="0049360E"/>
    <w:rsid w:val="00493794"/>
    <w:rsid w:val="0049456B"/>
    <w:rsid w:val="00494EB8"/>
    <w:rsid w:val="0049560E"/>
    <w:rsid w:val="004958B6"/>
    <w:rsid w:val="00495A68"/>
    <w:rsid w:val="00496497"/>
    <w:rsid w:val="0049657F"/>
    <w:rsid w:val="0049682E"/>
    <w:rsid w:val="00496856"/>
    <w:rsid w:val="004969D0"/>
    <w:rsid w:val="00496AAE"/>
    <w:rsid w:val="00496D9B"/>
    <w:rsid w:val="00497163"/>
    <w:rsid w:val="004972F4"/>
    <w:rsid w:val="00497742"/>
    <w:rsid w:val="004A005E"/>
    <w:rsid w:val="004A01A3"/>
    <w:rsid w:val="004A0C5E"/>
    <w:rsid w:val="004A10AA"/>
    <w:rsid w:val="004A1142"/>
    <w:rsid w:val="004A11DA"/>
    <w:rsid w:val="004A1AEC"/>
    <w:rsid w:val="004A23F5"/>
    <w:rsid w:val="004A258E"/>
    <w:rsid w:val="004A28D0"/>
    <w:rsid w:val="004A29F1"/>
    <w:rsid w:val="004A2F41"/>
    <w:rsid w:val="004A335E"/>
    <w:rsid w:val="004A3510"/>
    <w:rsid w:val="004A3A1C"/>
    <w:rsid w:val="004A3C19"/>
    <w:rsid w:val="004A3D5C"/>
    <w:rsid w:val="004A4133"/>
    <w:rsid w:val="004A41BA"/>
    <w:rsid w:val="004A4706"/>
    <w:rsid w:val="004A4A63"/>
    <w:rsid w:val="004A4C5D"/>
    <w:rsid w:val="004A4C8E"/>
    <w:rsid w:val="004A4EA8"/>
    <w:rsid w:val="004A5075"/>
    <w:rsid w:val="004A5189"/>
    <w:rsid w:val="004A562E"/>
    <w:rsid w:val="004A5A94"/>
    <w:rsid w:val="004A63F3"/>
    <w:rsid w:val="004A68B1"/>
    <w:rsid w:val="004A6E75"/>
    <w:rsid w:val="004A7287"/>
    <w:rsid w:val="004A7655"/>
    <w:rsid w:val="004A794A"/>
    <w:rsid w:val="004A7C18"/>
    <w:rsid w:val="004B07C4"/>
    <w:rsid w:val="004B0840"/>
    <w:rsid w:val="004B0A5C"/>
    <w:rsid w:val="004B0F19"/>
    <w:rsid w:val="004B116C"/>
    <w:rsid w:val="004B1526"/>
    <w:rsid w:val="004B1A84"/>
    <w:rsid w:val="004B1BF0"/>
    <w:rsid w:val="004B1D2F"/>
    <w:rsid w:val="004B202A"/>
    <w:rsid w:val="004B2175"/>
    <w:rsid w:val="004B2345"/>
    <w:rsid w:val="004B28D0"/>
    <w:rsid w:val="004B2BC1"/>
    <w:rsid w:val="004B2D7A"/>
    <w:rsid w:val="004B31E1"/>
    <w:rsid w:val="004B356B"/>
    <w:rsid w:val="004B36BB"/>
    <w:rsid w:val="004B38D0"/>
    <w:rsid w:val="004B3947"/>
    <w:rsid w:val="004B3A66"/>
    <w:rsid w:val="004B3ABF"/>
    <w:rsid w:val="004B3C92"/>
    <w:rsid w:val="004B3F39"/>
    <w:rsid w:val="004B4869"/>
    <w:rsid w:val="004B4DE8"/>
    <w:rsid w:val="004B580F"/>
    <w:rsid w:val="004B58C8"/>
    <w:rsid w:val="004B5FA0"/>
    <w:rsid w:val="004B639D"/>
    <w:rsid w:val="004B6473"/>
    <w:rsid w:val="004B650F"/>
    <w:rsid w:val="004B6617"/>
    <w:rsid w:val="004B6E8F"/>
    <w:rsid w:val="004B7103"/>
    <w:rsid w:val="004B799C"/>
    <w:rsid w:val="004B7BEA"/>
    <w:rsid w:val="004C014D"/>
    <w:rsid w:val="004C08D9"/>
    <w:rsid w:val="004C0EB6"/>
    <w:rsid w:val="004C0EE2"/>
    <w:rsid w:val="004C0F58"/>
    <w:rsid w:val="004C1404"/>
    <w:rsid w:val="004C1F10"/>
    <w:rsid w:val="004C2109"/>
    <w:rsid w:val="004C2964"/>
    <w:rsid w:val="004C2F78"/>
    <w:rsid w:val="004C308F"/>
    <w:rsid w:val="004C3230"/>
    <w:rsid w:val="004C3525"/>
    <w:rsid w:val="004C3D69"/>
    <w:rsid w:val="004C411D"/>
    <w:rsid w:val="004C4314"/>
    <w:rsid w:val="004C4432"/>
    <w:rsid w:val="004C4C5B"/>
    <w:rsid w:val="004C4E1C"/>
    <w:rsid w:val="004C5587"/>
    <w:rsid w:val="004C5D0C"/>
    <w:rsid w:val="004C60E5"/>
    <w:rsid w:val="004C6D9B"/>
    <w:rsid w:val="004C76EA"/>
    <w:rsid w:val="004C7790"/>
    <w:rsid w:val="004C7B86"/>
    <w:rsid w:val="004C7E58"/>
    <w:rsid w:val="004D013B"/>
    <w:rsid w:val="004D0591"/>
    <w:rsid w:val="004D095D"/>
    <w:rsid w:val="004D0A25"/>
    <w:rsid w:val="004D0C3A"/>
    <w:rsid w:val="004D106A"/>
    <w:rsid w:val="004D10F1"/>
    <w:rsid w:val="004D12E9"/>
    <w:rsid w:val="004D1774"/>
    <w:rsid w:val="004D180B"/>
    <w:rsid w:val="004D2523"/>
    <w:rsid w:val="004D263F"/>
    <w:rsid w:val="004D266E"/>
    <w:rsid w:val="004D29D0"/>
    <w:rsid w:val="004D2AE9"/>
    <w:rsid w:val="004D2D80"/>
    <w:rsid w:val="004D319D"/>
    <w:rsid w:val="004D333F"/>
    <w:rsid w:val="004D3948"/>
    <w:rsid w:val="004D4072"/>
    <w:rsid w:val="004D4E6C"/>
    <w:rsid w:val="004D51B8"/>
    <w:rsid w:val="004D5304"/>
    <w:rsid w:val="004D5DFC"/>
    <w:rsid w:val="004D5F3F"/>
    <w:rsid w:val="004D70E4"/>
    <w:rsid w:val="004D729D"/>
    <w:rsid w:val="004D72D8"/>
    <w:rsid w:val="004D7948"/>
    <w:rsid w:val="004D7DDF"/>
    <w:rsid w:val="004D7E3F"/>
    <w:rsid w:val="004D7EBE"/>
    <w:rsid w:val="004D7EFE"/>
    <w:rsid w:val="004E0454"/>
    <w:rsid w:val="004E0461"/>
    <w:rsid w:val="004E053A"/>
    <w:rsid w:val="004E0982"/>
    <w:rsid w:val="004E0E9A"/>
    <w:rsid w:val="004E0F8D"/>
    <w:rsid w:val="004E1A21"/>
    <w:rsid w:val="004E1B7F"/>
    <w:rsid w:val="004E211D"/>
    <w:rsid w:val="004E2222"/>
    <w:rsid w:val="004E2297"/>
    <w:rsid w:val="004E242C"/>
    <w:rsid w:val="004E249B"/>
    <w:rsid w:val="004E2845"/>
    <w:rsid w:val="004E298C"/>
    <w:rsid w:val="004E2DE7"/>
    <w:rsid w:val="004E38D6"/>
    <w:rsid w:val="004E464A"/>
    <w:rsid w:val="004E4BCD"/>
    <w:rsid w:val="004E4EBE"/>
    <w:rsid w:val="004E4FD5"/>
    <w:rsid w:val="004E5B60"/>
    <w:rsid w:val="004E6253"/>
    <w:rsid w:val="004E6BA6"/>
    <w:rsid w:val="004E6ED5"/>
    <w:rsid w:val="004E6F59"/>
    <w:rsid w:val="004E7558"/>
    <w:rsid w:val="004E7A60"/>
    <w:rsid w:val="004E7AE4"/>
    <w:rsid w:val="004E7D93"/>
    <w:rsid w:val="004E7FEE"/>
    <w:rsid w:val="004F085A"/>
    <w:rsid w:val="004F12F3"/>
    <w:rsid w:val="004F1EB3"/>
    <w:rsid w:val="004F249D"/>
    <w:rsid w:val="004F2763"/>
    <w:rsid w:val="004F2A6E"/>
    <w:rsid w:val="004F3022"/>
    <w:rsid w:val="004F3078"/>
    <w:rsid w:val="004F3E55"/>
    <w:rsid w:val="004F4650"/>
    <w:rsid w:val="004F495D"/>
    <w:rsid w:val="004F526E"/>
    <w:rsid w:val="004F56B2"/>
    <w:rsid w:val="004F57E7"/>
    <w:rsid w:val="004F582C"/>
    <w:rsid w:val="004F58DF"/>
    <w:rsid w:val="004F5A00"/>
    <w:rsid w:val="004F5ABF"/>
    <w:rsid w:val="004F60A9"/>
    <w:rsid w:val="004F62BD"/>
    <w:rsid w:val="004F64A9"/>
    <w:rsid w:val="004F6C16"/>
    <w:rsid w:val="004F6CEE"/>
    <w:rsid w:val="004F6F68"/>
    <w:rsid w:val="004F70B9"/>
    <w:rsid w:val="004F7DB8"/>
    <w:rsid w:val="004F7F93"/>
    <w:rsid w:val="00500254"/>
    <w:rsid w:val="005006A1"/>
    <w:rsid w:val="00500CCE"/>
    <w:rsid w:val="00500E8D"/>
    <w:rsid w:val="00501235"/>
    <w:rsid w:val="005017F8"/>
    <w:rsid w:val="00501B52"/>
    <w:rsid w:val="005023AB"/>
    <w:rsid w:val="00502441"/>
    <w:rsid w:val="00503822"/>
    <w:rsid w:val="00504230"/>
    <w:rsid w:val="00504834"/>
    <w:rsid w:val="00504BAD"/>
    <w:rsid w:val="00505294"/>
    <w:rsid w:val="00506181"/>
    <w:rsid w:val="0050634C"/>
    <w:rsid w:val="005064A9"/>
    <w:rsid w:val="005067F3"/>
    <w:rsid w:val="00506B28"/>
    <w:rsid w:val="00507622"/>
    <w:rsid w:val="0050787E"/>
    <w:rsid w:val="00507BA3"/>
    <w:rsid w:val="0051002C"/>
    <w:rsid w:val="00510AA5"/>
    <w:rsid w:val="00510CBB"/>
    <w:rsid w:val="00510FCD"/>
    <w:rsid w:val="0051112F"/>
    <w:rsid w:val="00511317"/>
    <w:rsid w:val="0051146A"/>
    <w:rsid w:val="00512224"/>
    <w:rsid w:val="005123B1"/>
    <w:rsid w:val="00512D5E"/>
    <w:rsid w:val="00512F10"/>
    <w:rsid w:val="00512F95"/>
    <w:rsid w:val="005135E8"/>
    <w:rsid w:val="005137CB"/>
    <w:rsid w:val="00513EEC"/>
    <w:rsid w:val="00514362"/>
    <w:rsid w:val="00514433"/>
    <w:rsid w:val="00514799"/>
    <w:rsid w:val="00514E08"/>
    <w:rsid w:val="00514F7B"/>
    <w:rsid w:val="00515B44"/>
    <w:rsid w:val="00515C8F"/>
    <w:rsid w:val="00515CEA"/>
    <w:rsid w:val="0051600B"/>
    <w:rsid w:val="0051628C"/>
    <w:rsid w:val="00516380"/>
    <w:rsid w:val="00516837"/>
    <w:rsid w:val="00516A32"/>
    <w:rsid w:val="00516F88"/>
    <w:rsid w:val="00516FEC"/>
    <w:rsid w:val="0051731D"/>
    <w:rsid w:val="00517A57"/>
    <w:rsid w:val="00517D40"/>
    <w:rsid w:val="00517F45"/>
    <w:rsid w:val="00520060"/>
    <w:rsid w:val="00520180"/>
    <w:rsid w:val="00520277"/>
    <w:rsid w:val="0052052A"/>
    <w:rsid w:val="00520681"/>
    <w:rsid w:val="00520699"/>
    <w:rsid w:val="00520805"/>
    <w:rsid w:val="0052088F"/>
    <w:rsid w:val="00520E96"/>
    <w:rsid w:val="00522781"/>
    <w:rsid w:val="005231DE"/>
    <w:rsid w:val="005238BB"/>
    <w:rsid w:val="00523F9E"/>
    <w:rsid w:val="005244BC"/>
    <w:rsid w:val="00524689"/>
    <w:rsid w:val="00524B90"/>
    <w:rsid w:val="00524DBC"/>
    <w:rsid w:val="00525099"/>
    <w:rsid w:val="005253A5"/>
    <w:rsid w:val="005256F8"/>
    <w:rsid w:val="005258A6"/>
    <w:rsid w:val="005258EE"/>
    <w:rsid w:val="00525AD4"/>
    <w:rsid w:val="00525FB6"/>
    <w:rsid w:val="00527195"/>
    <w:rsid w:val="005309FD"/>
    <w:rsid w:val="00530AA2"/>
    <w:rsid w:val="00530C2E"/>
    <w:rsid w:val="00531252"/>
    <w:rsid w:val="0053149C"/>
    <w:rsid w:val="0053197E"/>
    <w:rsid w:val="00531BF2"/>
    <w:rsid w:val="00532019"/>
    <w:rsid w:val="00532C09"/>
    <w:rsid w:val="005334C7"/>
    <w:rsid w:val="005336DF"/>
    <w:rsid w:val="00533867"/>
    <w:rsid w:val="00533D0A"/>
    <w:rsid w:val="00533EC1"/>
    <w:rsid w:val="00533F2D"/>
    <w:rsid w:val="00534145"/>
    <w:rsid w:val="00534642"/>
    <w:rsid w:val="0053497A"/>
    <w:rsid w:val="00534E2B"/>
    <w:rsid w:val="00535073"/>
    <w:rsid w:val="005351A4"/>
    <w:rsid w:val="00535203"/>
    <w:rsid w:val="0053529B"/>
    <w:rsid w:val="0053559C"/>
    <w:rsid w:val="005359F1"/>
    <w:rsid w:val="00535B16"/>
    <w:rsid w:val="00535BEC"/>
    <w:rsid w:val="00536023"/>
    <w:rsid w:val="0053652E"/>
    <w:rsid w:val="0053657A"/>
    <w:rsid w:val="0053659F"/>
    <w:rsid w:val="005366D9"/>
    <w:rsid w:val="005368C8"/>
    <w:rsid w:val="00536AC0"/>
    <w:rsid w:val="00536B46"/>
    <w:rsid w:val="00537AAF"/>
    <w:rsid w:val="00537CE8"/>
    <w:rsid w:val="00537D21"/>
    <w:rsid w:val="00537D83"/>
    <w:rsid w:val="005401DB"/>
    <w:rsid w:val="00540798"/>
    <w:rsid w:val="005408BB"/>
    <w:rsid w:val="00540EAB"/>
    <w:rsid w:val="00540F59"/>
    <w:rsid w:val="005416FB"/>
    <w:rsid w:val="00541A6A"/>
    <w:rsid w:val="00541AEF"/>
    <w:rsid w:val="00542472"/>
    <w:rsid w:val="00542CFB"/>
    <w:rsid w:val="0054324B"/>
    <w:rsid w:val="00543523"/>
    <w:rsid w:val="00543AA1"/>
    <w:rsid w:val="00543CFD"/>
    <w:rsid w:val="00543F2C"/>
    <w:rsid w:val="005440DE"/>
    <w:rsid w:val="00544125"/>
    <w:rsid w:val="0054567A"/>
    <w:rsid w:val="005461E4"/>
    <w:rsid w:val="005464E3"/>
    <w:rsid w:val="00546AE7"/>
    <w:rsid w:val="00547070"/>
    <w:rsid w:val="005470AA"/>
    <w:rsid w:val="005474E8"/>
    <w:rsid w:val="005477BA"/>
    <w:rsid w:val="00547A3B"/>
    <w:rsid w:val="00547B13"/>
    <w:rsid w:val="00550772"/>
    <w:rsid w:val="00550C77"/>
    <w:rsid w:val="00550DC7"/>
    <w:rsid w:val="00550F3B"/>
    <w:rsid w:val="00551EDF"/>
    <w:rsid w:val="005520E6"/>
    <w:rsid w:val="0055217E"/>
    <w:rsid w:val="005523F8"/>
    <w:rsid w:val="005525C7"/>
    <w:rsid w:val="00552939"/>
    <w:rsid w:val="00552AFC"/>
    <w:rsid w:val="00553386"/>
    <w:rsid w:val="005534DE"/>
    <w:rsid w:val="00553735"/>
    <w:rsid w:val="00553B8C"/>
    <w:rsid w:val="00553C28"/>
    <w:rsid w:val="00553C7A"/>
    <w:rsid w:val="00554502"/>
    <w:rsid w:val="00554B4E"/>
    <w:rsid w:val="00554C9C"/>
    <w:rsid w:val="00554D2F"/>
    <w:rsid w:val="0055509F"/>
    <w:rsid w:val="00555AA8"/>
    <w:rsid w:val="00556290"/>
    <w:rsid w:val="00556DEE"/>
    <w:rsid w:val="00556FA4"/>
    <w:rsid w:val="00557068"/>
    <w:rsid w:val="005574FA"/>
    <w:rsid w:val="005578B4"/>
    <w:rsid w:val="00557C8C"/>
    <w:rsid w:val="00557FAB"/>
    <w:rsid w:val="00560259"/>
    <w:rsid w:val="00560923"/>
    <w:rsid w:val="00560DCD"/>
    <w:rsid w:val="00560FA2"/>
    <w:rsid w:val="00560FC7"/>
    <w:rsid w:val="00561009"/>
    <w:rsid w:val="00561126"/>
    <w:rsid w:val="0056118B"/>
    <w:rsid w:val="005614A3"/>
    <w:rsid w:val="00561580"/>
    <w:rsid w:val="0056188F"/>
    <w:rsid w:val="005620AF"/>
    <w:rsid w:val="00562416"/>
    <w:rsid w:val="0056246F"/>
    <w:rsid w:val="00562781"/>
    <w:rsid w:val="00563067"/>
    <w:rsid w:val="0056312C"/>
    <w:rsid w:val="00563701"/>
    <w:rsid w:val="00563885"/>
    <w:rsid w:val="00563EF9"/>
    <w:rsid w:val="0056428F"/>
    <w:rsid w:val="00564982"/>
    <w:rsid w:val="00564CF3"/>
    <w:rsid w:val="00564D29"/>
    <w:rsid w:val="00565185"/>
    <w:rsid w:val="00565B3B"/>
    <w:rsid w:val="00565FD6"/>
    <w:rsid w:val="0056607D"/>
    <w:rsid w:val="005664C2"/>
    <w:rsid w:val="0056670C"/>
    <w:rsid w:val="0056699D"/>
    <w:rsid w:val="00566E21"/>
    <w:rsid w:val="00567B7F"/>
    <w:rsid w:val="00567F52"/>
    <w:rsid w:val="00570276"/>
    <w:rsid w:val="00570513"/>
    <w:rsid w:val="0057084D"/>
    <w:rsid w:val="00570EE2"/>
    <w:rsid w:val="00570FCB"/>
    <w:rsid w:val="005711F0"/>
    <w:rsid w:val="00571B9C"/>
    <w:rsid w:val="00571CA1"/>
    <w:rsid w:val="005720A9"/>
    <w:rsid w:val="00572335"/>
    <w:rsid w:val="005730A0"/>
    <w:rsid w:val="0057328B"/>
    <w:rsid w:val="00573420"/>
    <w:rsid w:val="0057396E"/>
    <w:rsid w:val="005739F5"/>
    <w:rsid w:val="00574581"/>
    <w:rsid w:val="005747DC"/>
    <w:rsid w:val="00575538"/>
    <w:rsid w:val="00575A28"/>
    <w:rsid w:val="00575E3D"/>
    <w:rsid w:val="00575ED5"/>
    <w:rsid w:val="0057623A"/>
    <w:rsid w:val="00576520"/>
    <w:rsid w:val="00577A3E"/>
    <w:rsid w:val="00577A9B"/>
    <w:rsid w:val="00577B00"/>
    <w:rsid w:val="00577FA7"/>
    <w:rsid w:val="00580206"/>
    <w:rsid w:val="00580287"/>
    <w:rsid w:val="00580775"/>
    <w:rsid w:val="005807AA"/>
    <w:rsid w:val="00580CCF"/>
    <w:rsid w:val="00580FAA"/>
    <w:rsid w:val="0058129A"/>
    <w:rsid w:val="00581588"/>
    <w:rsid w:val="00581717"/>
    <w:rsid w:val="00581F3A"/>
    <w:rsid w:val="005821AA"/>
    <w:rsid w:val="0058276D"/>
    <w:rsid w:val="00582ABA"/>
    <w:rsid w:val="00582AC7"/>
    <w:rsid w:val="00582B4D"/>
    <w:rsid w:val="00582BFC"/>
    <w:rsid w:val="00582CDF"/>
    <w:rsid w:val="00583C16"/>
    <w:rsid w:val="00583D5C"/>
    <w:rsid w:val="00584030"/>
    <w:rsid w:val="005844AB"/>
    <w:rsid w:val="0058454B"/>
    <w:rsid w:val="0058510A"/>
    <w:rsid w:val="00585470"/>
    <w:rsid w:val="00585724"/>
    <w:rsid w:val="005859EC"/>
    <w:rsid w:val="00585BBE"/>
    <w:rsid w:val="00585CA3"/>
    <w:rsid w:val="00585F52"/>
    <w:rsid w:val="005868E2"/>
    <w:rsid w:val="00586AFB"/>
    <w:rsid w:val="00587E60"/>
    <w:rsid w:val="0059046F"/>
    <w:rsid w:val="00590623"/>
    <w:rsid w:val="0059068D"/>
    <w:rsid w:val="00590E7A"/>
    <w:rsid w:val="00590F58"/>
    <w:rsid w:val="005912F3"/>
    <w:rsid w:val="005913AE"/>
    <w:rsid w:val="00591448"/>
    <w:rsid w:val="00591A1A"/>
    <w:rsid w:val="00591C35"/>
    <w:rsid w:val="005924D0"/>
    <w:rsid w:val="00592ED2"/>
    <w:rsid w:val="005933CE"/>
    <w:rsid w:val="005935E1"/>
    <w:rsid w:val="00594168"/>
    <w:rsid w:val="005942EE"/>
    <w:rsid w:val="00594818"/>
    <w:rsid w:val="00594CB8"/>
    <w:rsid w:val="00594D4E"/>
    <w:rsid w:val="00595927"/>
    <w:rsid w:val="00595A10"/>
    <w:rsid w:val="00595B7B"/>
    <w:rsid w:val="00595E48"/>
    <w:rsid w:val="00596777"/>
    <w:rsid w:val="00596A6E"/>
    <w:rsid w:val="00596C94"/>
    <w:rsid w:val="005970B2"/>
    <w:rsid w:val="00597295"/>
    <w:rsid w:val="00597407"/>
    <w:rsid w:val="00597872"/>
    <w:rsid w:val="005979C4"/>
    <w:rsid w:val="00597B6C"/>
    <w:rsid w:val="00597CBA"/>
    <w:rsid w:val="00597D45"/>
    <w:rsid w:val="00597FE3"/>
    <w:rsid w:val="005A0C19"/>
    <w:rsid w:val="005A0D18"/>
    <w:rsid w:val="005A1905"/>
    <w:rsid w:val="005A1AB6"/>
    <w:rsid w:val="005A1E39"/>
    <w:rsid w:val="005A1E47"/>
    <w:rsid w:val="005A2319"/>
    <w:rsid w:val="005A2560"/>
    <w:rsid w:val="005A27B8"/>
    <w:rsid w:val="005A2DDB"/>
    <w:rsid w:val="005A2E2A"/>
    <w:rsid w:val="005A30C5"/>
    <w:rsid w:val="005A31F9"/>
    <w:rsid w:val="005A3572"/>
    <w:rsid w:val="005A3BFA"/>
    <w:rsid w:val="005A471F"/>
    <w:rsid w:val="005A5083"/>
    <w:rsid w:val="005A535C"/>
    <w:rsid w:val="005A539A"/>
    <w:rsid w:val="005A5450"/>
    <w:rsid w:val="005A597A"/>
    <w:rsid w:val="005A642E"/>
    <w:rsid w:val="005A65C8"/>
    <w:rsid w:val="005A6876"/>
    <w:rsid w:val="005A6AEA"/>
    <w:rsid w:val="005A6C4C"/>
    <w:rsid w:val="005A734E"/>
    <w:rsid w:val="005A7679"/>
    <w:rsid w:val="005A79A9"/>
    <w:rsid w:val="005A7EE9"/>
    <w:rsid w:val="005B0445"/>
    <w:rsid w:val="005B07D6"/>
    <w:rsid w:val="005B0800"/>
    <w:rsid w:val="005B0971"/>
    <w:rsid w:val="005B10CC"/>
    <w:rsid w:val="005B10DF"/>
    <w:rsid w:val="005B10F5"/>
    <w:rsid w:val="005B13D2"/>
    <w:rsid w:val="005B1BA6"/>
    <w:rsid w:val="005B1CCF"/>
    <w:rsid w:val="005B2160"/>
    <w:rsid w:val="005B2917"/>
    <w:rsid w:val="005B2A5D"/>
    <w:rsid w:val="005B2B9B"/>
    <w:rsid w:val="005B2CFA"/>
    <w:rsid w:val="005B3E92"/>
    <w:rsid w:val="005B3EED"/>
    <w:rsid w:val="005B4CBE"/>
    <w:rsid w:val="005B5478"/>
    <w:rsid w:val="005B584D"/>
    <w:rsid w:val="005B5946"/>
    <w:rsid w:val="005B6364"/>
    <w:rsid w:val="005B743A"/>
    <w:rsid w:val="005B7DFE"/>
    <w:rsid w:val="005B7E75"/>
    <w:rsid w:val="005C027D"/>
    <w:rsid w:val="005C070A"/>
    <w:rsid w:val="005C0C6D"/>
    <w:rsid w:val="005C0EFA"/>
    <w:rsid w:val="005C118B"/>
    <w:rsid w:val="005C15F8"/>
    <w:rsid w:val="005C171E"/>
    <w:rsid w:val="005C18BC"/>
    <w:rsid w:val="005C1B3F"/>
    <w:rsid w:val="005C26A7"/>
    <w:rsid w:val="005C2759"/>
    <w:rsid w:val="005C29A1"/>
    <w:rsid w:val="005C2F76"/>
    <w:rsid w:val="005C311E"/>
    <w:rsid w:val="005C313A"/>
    <w:rsid w:val="005C3BE0"/>
    <w:rsid w:val="005C3FF9"/>
    <w:rsid w:val="005C40FD"/>
    <w:rsid w:val="005C4682"/>
    <w:rsid w:val="005C48E0"/>
    <w:rsid w:val="005C4D2C"/>
    <w:rsid w:val="005C4D4E"/>
    <w:rsid w:val="005C4EB1"/>
    <w:rsid w:val="005C4FB4"/>
    <w:rsid w:val="005C54F1"/>
    <w:rsid w:val="005C5550"/>
    <w:rsid w:val="005C578B"/>
    <w:rsid w:val="005C59BE"/>
    <w:rsid w:val="005C5CAD"/>
    <w:rsid w:val="005C60D9"/>
    <w:rsid w:val="005C6A77"/>
    <w:rsid w:val="005C6B5E"/>
    <w:rsid w:val="005C703C"/>
    <w:rsid w:val="005C7B9C"/>
    <w:rsid w:val="005C7DEE"/>
    <w:rsid w:val="005C7FF2"/>
    <w:rsid w:val="005D077E"/>
    <w:rsid w:val="005D0AC7"/>
    <w:rsid w:val="005D1305"/>
    <w:rsid w:val="005D1429"/>
    <w:rsid w:val="005D1559"/>
    <w:rsid w:val="005D1731"/>
    <w:rsid w:val="005D18BE"/>
    <w:rsid w:val="005D1EA3"/>
    <w:rsid w:val="005D2E44"/>
    <w:rsid w:val="005D3406"/>
    <w:rsid w:val="005D36D3"/>
    <w:rsid w:val="005D394C"/>
    <w:rsid w:val="005D3D09"/>
    <w:rsid w:val="005D3FA6"/>
    <w:rsid w:val="005D40D1"/>
    <w:rsid w:val="005D44D4"/>
    <w:rsid w:val="005D450E"/>
    <w:rsid w:val="005D4981"/>
    <w:rsid w:val="005D4A19"/>
    <w:rsid w:val="005D4F10"/>
    <w:rsid w:val="005D56BC"/>
    <w:rsid w:val="005D5EAE"/>
    <w:rsid w:val="005D60D5"/>
    <w:rsid w:val="005D638A"/>
    <w:rsid w:val="005D6B9C"/>
    <w:rsid w:val="005D70AF"/>
    <w:rsid w:val="005D7111"/>
    <w:rsid w:val="005D7747"/>
    <w:rsid w:val="005D77F4"/>
    <w:rsid w:val="005D7B50"/>
    <w:rsid w:val="005D7F55"/>
    <w:rsid w:val="005D7F69"/>
    <w:rsid w:val="005D7F71"/>
    <w:rsid w:val="005E0061"/>
    <w:rsid w:val="005E01DA"/>
    <w:rsid w:val="005E0287"/>
    <w:rsid w:val="005E0355"/>
    <w:rsid w:val="005E0C29"/>
    <w:rsid w:val="005E0CF2"/>
    <w:rsid w:val="005E0FC2"/>
    <w:rsid w:val="005E10D7"/>
    <w:rsid w:val="005E1409"/>
    <w:rsid w:val="005E1CC8"/>
    <w:rsid w:val="005E1E69"/>
    <w:rsid w:val="005E1F28"/>
    <w:rsid w:val="005E2267"/>
    <w:rsid w:val="005E326A"/>
    <w:rsid w:val="005E3372"/>
    <w:rsid w:val="005E354B"/>
    <w:rsid w:val="005E3654"/>
    <w:rsid w:val="005E391D"/>
    <w:rsid w:val="005E3E6F"/>
    <w:rsid w:val="005E3F4B"/>
    <w:rsid w:val="005E4175"/>
    <w:rsid w:val="005E417D"/>
    <w:rsid w:val="005E43EE"/>
    <w:rsid w:val="005E4C2F"/>
    <w:rsid w:val="005E4E41"/>
    <w:rsid w:val="005E52A3"/>
    <w:rsid w:val="005E6038"/>
    <w:rsid w:val="005E6187"/>
    <w:rsid w:val="005E62A4"/>
    <w:rsid w:val="005E6A2F"/>
    <w:rsid w:val="005E73F7"/>
    <w:rsid w:val="005E78C4"/>
    <w:rsid w:val="005E7CBF"/>
    <w:rsid w:val="005E7D60"/>
    <w:rsid w:val="005F00BD"/>
    <w:rsid w:val="005F00E8"/>
    <w:rsid w:val="005F01A6"/>
    <w:rsid w:val="005F06D2"/>
    <w:rsid w:val="005F0AD5"/>
    <w:rsid w:val="005F0C31"/>
    <w:rsid w:val="005F0CD8"/>
    <w:rsid w:val="005F0DDB"/>
    <w:rsid w:val="005F11DE"/>
    <w:rsid w:val="005F1FB2"/>
    <w:rsid w:val="005F23F3"/>
    <w:rsid w:val="005F2866"/>
    <w:rsid w:val="005F2E39"/>
    <w:rsid w:val="005F30D0"/>
    <w:rsid w:val="005F31D7"/>
    <w:rsid w:val="005F37BE"/>
    <w:rsid w:val="005F3953"/>
    <w:rsid w:val="005F3AD8"/>
    <w:rsid w:val="005F41F4"/>
    <w:rsid w:val="005F46F1"/>
    <w:rsid w:val="005F4E05"/>
    <w:rsid w:val="005F5B82"/>
    <w:rsid w:val="005F5FE4"/>
    <w:rsid w:val="005F67C4"/>
    <w:rsid w:val="005F6AD9"/>
    <w:rsid w:val="00600BF8"/>
    <w:rsid w:val="006015C1"/>
    <w:rsid w:val="00601D2B"/>
    <w:rsid w:val="006022A4"/>
    <w:rsid w:val="00602312"/>
    <w:rsid w:val="00602320"/>
    <w:rsid w:val="0060241D"/>
    <w:rsid w:val="006030E5"/>
    <w:rsid w:val="00603258"/>
    <w:rsid w:val="0060333C"/>
    <w:rsid w:val="0060437D"/>
    <w:rsid w:val="006047E6"/>
    <w:rsid w:val="00604F43"/>
    <w:rsid w:val="0060505F"/>
    <w:rsid w:val="0060551F"/>
    <w:rsid w:val="00605FF3"/>
    <w:rsid w:val="006062CE"/>
    <w:rsid w:val="00606772"/>
    <w:rsid w:val="006067C4"/>
    <w:rsid w:val="006069E1"/>
    <w:rsid w:val="00606DAD"/>
    <w:rsid w:val="006072CB"/>
    <w:rsid w:val="00607423"/>
    <w:rsid w:val="0060750D"/>
    <w:rsid w:val="00610503"/>
    <w:rsid w:val="00610F58"/>
    <w:rsid w:val="0061154A"/>
    <w:rsid w:val="00611885"/>
    <w:rsid w:val="00611C6E"/>
    <w:rsid w:val="00611EAA"/>
    <w:rsid w:val="006120C6"/>
    <w:rsid w:val="0061219F"/>
    <w:rsid w:val="0061247A"/>
    <w:rsid w:val="0061258E"/>
    <w:rsid w:val="00612AF9"/>
    <w:rsid w:val="00612FDA"/>
    <w:rsid w:val="00613033"/>
    <w:rsid w:val="00613220"/>
    <w:rsid w:val="00613502"/>
    <w:rsid w:val="00613C87"/>
    <w:rsid w:val="00614631"/>
    <w:rsid w:val="00614897"/>
    <w:rsid w:val="00614919"/>
    <w:rsid w:val="006149C1"/>
    <w:rsid w:val="00614D96"/>
    <w:rsid w:val="00615453"/>
    <w:rsid w:val="00615B8E"/>
    <w:rsid w:val="00616628"/>
    <w:rsid w:val="006169DB"/>
    <w:rsid w:val="00616A72"/>
    <w:rsid w:val="00616D58"/>
    <w:rsid w:val="00617093"/>
    <w:rsid w:val="006173EF"/>
    <w:rsid w:val="00617430"/>
    <w:rsid w:val="00617699"/>
    <w:rsid w:val="00617876"/>
    <w:rsid w:val="006178B3"/>
    <w:rsid w:val="006179DE"/>
    <w:rsid w:val="00617A21"/>
    <w:rsid w:val="00617AD7"/>
    <w:rsid w:val="0062036F"/>
    <w:rsid w:val="0062102C"/>
    <w:rsid w:val="006217E5"/>
    <w:rsid w:val="0062189A"/>
    <w:rsid w:val="00621DAB"/>
    <w:rsid w:val="006227C7"/>
    <w:rsid w:val="00622964"/>
    <w:rsid w:val="00622A8B"/>
    <w:rsid w:val="00622F00"/>
    <w:rsid w:val="00623317"/>
    <w:rsid w:val="00623BB1"/>
    <w:rsid w:val="00623E7B"/>
    <w:rsid w:val="00623EF0"/>
    <w:rsid w:val="00623F19"/>
    <w:rsid w:val="006242BB"/>
    <w:rsid w:val="006245F4"/>
    <w:rsid w:val="00624AF0"/>
    <w:rsid w:val="00624C15"/>
    <w:rsid w:val="00624CED"/>
    <w:rsid w:val="00624E3A"/>
    <w:rsid w:val="006253EE"/>
    <w:rsid w:val="00626669"/>
    <w:rsid w:val="006268BF"/>
    <w:rsid w:val="0062709C"/>
    <w:rsid w:val="00627207"/>
    <w:rsid w:val="00627577"/>
    <w:rsid w:val="00627684"/>
    <w:rsid w:val="00627742"/>
    <w:rsid w:val="00627964"/>
    <w:rsid w:val="00627C35"/>
    <w:rsid w:val="00627EE3"/>
    <w:rsid w:val="00627FA1"/>
    <w:rsid w:val="0063019C"/>
    <w:rsid w:val="006302E2"/>
    <w:rsid w:val="00630576"/>
    <w:rsid w:val="00630A03"/>
    <w:rsid w:val="00630BB8"/>
    <w:rsid w:val="006312A6"/>
    <w:rsid w:val="00631391"/>
    <w:rsid w:val="00631682"/>
    <w:rsid w:val="006317EB"/>
    <w:rsid w:val="0063181F"/>
    <w:rsid w:val="00631855"/>
    <w:rsid w:val="0063192F"/>
    <w:rsid w:val="006320A1"/>
    <w:rsid w:val="0063224A"/>
    <w:rsid w:val="00632812"/>
    <w:rsid w:val="00632EEA"/>
    <w:rsid w:val="0063307C"/>
    <w:rsid w:val="00633F7B"/>
    <w:rsid w:val="00634B17"/>
    <w:rsid w:val="00634C2B"/>
    <w:rsid w:val="00634D60"/>
    <w:rsid w:val="00635E1D"/>
    <w:rsid w:val="00636745"/>
    <w:rsid w:val="006367AD"/>
    <w:rsid w:val="00636C46"/>
    <w:rsid w:val="00637358"/>
    <w:rsid w:val="00637899"/>
    <w:rsid w:val="00640459"/>
    <w:rsid w:val="006405DE"/>
    <w:rsid w:val="00641049"/>
    <w:rsid w:val="00641989"/>
    <w:rsid w:val="00641A48"/>
    <w:rsid w:val="00641AA6"/>
    <w:rsid w:val="00641C90"/>
    <w:rsid w:val="00641DDB"/>
    <w:rsid w:val="00641F93"/>
    <w:rsid w:val="006421A8"/>
    <w:rsid w:val="00642B25"/>
    <w:rsid w:val="00642CF0"/>
    <w:rsid w:val="00642D9B"/>
    <w:rsid w:val="00642DE0"/>
    <w:rsid w:val="0064356E"/>
    <w:rsid w:val="00643A01"/>
    <w:rsid w:val="00643A7E"/>
    <w:rsid w:val="00643B71"/>
    <w:rsid w:val="00643B8B"/>
    <w:rsid w:val="0064408B"/>
    <w:rsid w:val="006440CC"/>
    <w:rsid w:val="00644BEE"/>
    <w:rsid w:val="0064528C"/>
    <w:rsid w:val="00645383"/>
    <w:rsid w:val="0064546A"/>
    <w:rsid w:val="00645667"/>
    <w:rsid w:val="00645A3B"/>
    <w:rsid w:val="00645AD9"/>
    <w:rsid w:val="00645C2D"/>
    <w:rsid w:val="00645EBD"/>
    <w:rsid w:val="0064630E"/>
    <w:rsid w:val="006464A2"/>
    <w:rsid w:val="006464D7"/>
    <w:rsid w:val="00646895"/>
    <w:rsid w:val="00646B1E"/>
    <w:rsid w:val="00646C8E"/>
    <w:rsid w:val="00646D6E"/>
    <w:rsid w:val="00646E26"/>
    <w:rsid w:val="00647E8E"/>
    <w:rsid w:val="00647EDD"/>
    <w:rsid w:val="00650405"/>
    <w:rsid w:val="00650B32"/>
    <w:rsid w:val="00650B9A"/>
    <w:rsid w:val="00650D23"/>
    <w:rsid w:val="0065103B"/>
    <w:rsid w:val="00651050"/>
    <w:rsid w:val="006510C7"/>
    <w:rsid w:val="0065128C"/>
    <w:rsid w:val="00651328"/>
    <w:rsid w:val="006514E7"/>
    <w:rsid w:val="00651726"/>
    <w:rsid w:val="0065193A"/>
    <w:rsid w:val="00651940"/>
    <w:rsid w:val="00651C59"/>
    <w:rsid w:val="00651D2B"/>
    <w:rsid w:val="00652427"/>
    <w:rsid w:val="00652589"/>
    <w:rsid w:val="00652877"/>
    <w:rsid w:val="00652925"/>
    <w:rsid w:val="0065293C"/>
    <w:rsid w:val="00652AF7"/>
    <w:rsid w:val="00652B01"/>
    <w:rsid w:val="00652CC8"/>
    <w:rsid w:val="00652DC6"/>
    <w:rsid w:val="00653234"/>
    <w:rsid w:val="006532C7"/>
    <w:rsid w:val="00653364"/>
    <w:rsid w:val="0065352E"/>
    <w:rsid w:val="00653808"/>
    <w:rsid w:val="0065452F"/>
    <w:rsid w:val="006548E6"/>
    <w:rsid w:val="00654939"/>
    <w:rsid w:val="00654D6D"/>
    <w:rsid w:val="00654FDD"/>
    <w:rsid w:val="00656703"/>
    <w:rsid w:val="00656854"/>
    <w:rsid w:val="00656D65"/>
    <w:rsid w:val="00656F67"/>
    <w:rsid w:val="00657FBA"/>
    <w:rsid w:val="006607ED"/>
    <w:rsid w:val="006609D4"/>
    <w:rsid w:val="006609EE"/>
    <w:rsid w:val="006614B0"/>
    <w:rsid w:val="006617F6"/>
    <w:rsid w:val="00661857"/>
    <w:rsid w:val="00661D80"/>
    <w:rsid w:val="00661F12"/>
    <w:rsid w:val="00662204"/>
    <w:rsid w:val="00662455"/>
    <w:rsid w:val="00662E8A"/>
    <w:rsid w:val="006632E9"/>
    <w:rsid w:val="00663514"/>
    <w:rsid w:val="0066387E"/>
    <w:rsid w:val="00664DB2"/>
    <w:rsid w:val="00664EFB"/>
    <w:rsid w:val="00664F67"/>
    <w:rsid w:val="00665453"/>
    <w:rsid w:val="0066556B"/>
    <w:rsid w:val="00666047"/>
    <w:rsid w:val="00666152"/>
    <w:rsid w:val="00666214"/>
    <w:rsid w:val="006664CD"/>
    <w:rsid w:val="00666842"/>
    <w:rsid w:val="00666B70"/>
    <w:rsid w:val="00666D11"/>
    <w:rsid w:val="00666F4D"/>
    <w:rsid w:val="00666FF2"/>
    <w:rsid w:val="00667550"/>
    <w:rsid w:val="00667F27"/>
    <w:rsid w:val="00667F53"/>
    <w:rsid w:val="006701D8"/>
    <w:rsid w:val="00670216"/>
    <w:rsid w:val="00670415"/>
    <w:rsid w:val="0067047F"/>
    <w:rsid w:val="00670FFA"/>
    <w:rsid w:val="0067110C"/>
    <w:rsid w:val="006715DD"/>
    <w:rsid w:val="00671816"/>
    <w:rsid w:val="00671C02"/>
    <w:rsid w:val="00671E70"/>
    <w:rsid w:val="0067291A"/>
    <w:rsid w:val="00672A07"/>
    <w:rsid w:val="00672F70"/>
    <w:rsid w:val="006731AC"/>
    <w:rsid w:val="006735EE"/>
    <w:rsid w:val="00673B5B"/>
    <w:rsid w:val="00673CBD"/>
    <w:rsid w:val="00674072"/>
    <w:rsid w:val="00674B34"/>
    <w:rsid w:val="00674B69"/>
    <w:rsid w:val="006751C3"/>
    <w:rsid w:val="006763E4"/>
    <w:rsid w:val="0067682A"/>
    <w:rsid w:val="00676911"/>
    <w:rsid w:val="00676A07"/>
    <w:rsid w:val="00676FE4"/>
    <w:rsid w:val="006772EF"/>
    <w:rsid w:val="00677344"/>
    <w:rsid w:val="00677968"/>
    <w:rsid w:val="00680025"/>
    <w:rsid w:val="006809F4"/>
    <w:rsid w:val="00680D57"/>
    <w:rsid w:val="0068148A"/>
    <w:rsid w:val="00681545"/>
    <w:rsid w:val="006815B6"/>
    <w:rsid w:val="00681827"/>
    <w:rsid w:val="00681849"/>
    <w:rsid w:val="00681A5F"/>
    <w:rsid w:val="0068312F"/>
    <w:rsid w:val="00683192"/>
    <w:rsid w:val="006846B9"/>
    <w:rsid w:val="00684767"/>
    <w:rsid w:val="00684A40"/>
    <w:rsid w:val="00684AF5"/>
    <w:rsid w:val="0068516C"/>
    <w:rsid w:val="0068528B"/>
    <w:rsid w:val="00685473"/>
    <w:rsid w:val="00685F66"/>
    <w:rsid w:val="006860C4"/>
    <w:rsid w:val="0068700A"/>
    <w:rsid w:val="00687279"/>
    <w:rsid w:val="0068730B"/>
    <w:rsid w:val="00687633"/>
    <w:rsid w:val="00687986"/>
    <w:rsid w:val="00687A1C"/>
    <w:rsid w:val="006900CF"/>
    <w:rsid w:val="006905F7"/>
    <w:rsid w:val="0069064A"/>
    <w:rsid w:val="00690D3B"/>
    <w:rsid w:val="006913F4"/>
    <w:rsid w:val="0069145B"/>
    <w:rsid w:val="006919E4"/>
    <w:rsid w:val="00691F31"/>
    <w:rsid w:val="0069257E"/>
    <w:rsid w:val="00692737"/>
    <w:rsid w:val="00692A6D"/>
    <w:rsid w:val="006930BC"/>
    <w:rsid w:val="0069378B"/>
    <w:rsid w:val="006938FF"/>
    <w:rsid w:val="00693E44"/>
    <w:rsid w:val="006949D7"/>
    <w:rsid w:val="00694F24"/>
    <w:rsid w:val="00695171"/>
    <w:rsid w:val="00695799"/>
    <w:rsid w:val="00695895"/>
    <w:rsid w:val="00695EA5"/>
    <w:rsid w:val="00695EF9"/>
    <w:rsid w:val="006960F3"/>
    <w:rsid w:val="006963A1"/>
    <w:rsid w:val="0069651D"/>
    <w:rsid w:val="0069703C"/>
    <w:rsid w:val="00697119"/>
    <w:rsid w:val="00697436"/>
    <w:rsid w:val="006977FA"/>
    <w:rsid w:val="00697F58"/>
    <w:rsid w:val="006A0001"/>
    <w:rsid w:val="006A0488"/>
    <w:rsid w:val="006A05AC"/>
    <w:rsid w:val="006A067E"/>
    <w:rsid w:val="006A06BF"/>
    <w:rsid w:val="006A0825"/>
    <w:rsid w:val="006A11B8"/>
    <w:rsid w:val="006A1327"/>
    <w:rsid w:val="006A134E"/>
    <w:rsid w:val="006A19FD"/>
    <w:rsid w:val="006A1AC6"/>
    <w:rsid w:val="006A24C5"/>
    <w:rsid w:val="006A2A1E"/>
    <w:rsid w:val="006A305B"/>
    <w:rsid w:val="006A3ED0"/>
    <w:rsid w:val="006A4706"/>
    <w:rsid w:val="006A4AFD"/>
    <w:rsid w:val="006A5269"/>
    <w:rsid w:val="006A5752"/>
    <w:rsid w:val="006A5C9C"/>
    <w:rsid w:val="006A5D9F"/>
    <w:rsid w:val="006A6192"/>
    <w:rsid w:val="006A6B92"/>
    <w:rsid w:val="006A6EF1"/>
    <w:rsid w:val="006A7062"/>
    <w:rsid w:val="006A720F"/>
    <w:rsid w:val="006A74A7"/>
    <w:rsid w:val="006A784D"/>
    <w:rsid w:val="006A7C45"/>
    <w:rsid w:val="006B032E"/>
    <w:rsid w:val="006B0820"/>
    <w:rsid w:val="006B13B5"/>
    <w:rsid w:val="006B18DE"/>
    <w:rsid w:val="006B230B"/>
    <w:rsid w:val="006B25D9"/>
    <w:rsid w:val="006B2755"/>
    <w:rsid w:val="006B28EC"/>
    <w:rsid w:val="006B29A2"/>
    <w:rsid w:val="006B35CF"/>
    <w:rsid w:val="006B3CDD"/>
    <w:rsid w:val="006B4741"/>
    <w:rsid w:val="006B4749"/>
    <w:rsid w:val="006B4834"/>
    <w:rsid w:val="006B4AE1"/>
    <w:rsid w:val="006B4C27"/>
    <w:rsid w:val="006B52A2"/>
    <w:rsid w:val="006B5374"/>
    <w:rsid w:val="006B5788"/>
    <w:rsid w:val="006B590C"/>
    <w:rsid w:val="006B6227"/>
    <w:rsid w:val="006B7085"/>
    <w:rsid w:val="006B7119"/>
    <w:rsid w:val="006B76F2"/>
    <w:rsid w:val="006B7D02"/>
    <w:rsid w:val="006C08D2"/>
    <w:rsid w:val="006C0FE6"/>
    <w:rsid w:val="006C1DCE"/>
    <w:rsid w:val="006C1DE6"/>
    <w:rsid w:val="006C2310"/>
    <w:rsid w:val="006C28A1"/>
    <w:rsid w:val="006C2A73"/>
    <w:rsid w:val="006C2BB5"/>
    <w:rsid w:val="006C2E10"/>
    <w:rsid w:val="006C3625"/>
    <w:rsid w:val="006C37EA"/>
    <w:rsid w:val="006C3A73"/>
    <w:rsid w:val="006C4094"/>
    <w:rsid w:val="006C4148"/>
    <w:rsid w:val="006C45C3"/>
    <w:rsid w:val="006C49FB"/>
    <w:rsid w:val="006C4CBC"/>
    <w:rsid w:val="006C5A1F"/>
    <w:rsid w:val="006C5C53"/>
    <w:rsid w:val="006C65FE"/>
    <w:rsid w:val="006C7017"/>
    <w:rsid w:val="006C732E"/>
    <w:rsid w:val="006C7560"/>
    <w:rsid w:val="006C7582"/>
    <w:rsid w:val="006D01A8"/>
    <w:rsid w:val="006D021B"/>
    <w:rsid w:val="006D025D"/>
    <w:rsid w:val="006D056B"/>
    <w:rsid w:val="006D068D"/>
    <w:rsid w:val="006D0B32"/>
    <w:rsid w:val="006D0C01"/>
    <w:rsid w:val="006D1864"/>
    <w:rsid w:val="006D2135"/>
    <w:rsid w:val="006D26C2"/>
    <w:rsid w:val="006D2900"/>
    <w:rsid w:val="006D2DBC"/>
    <w:rsid w:val="006D2DCB"/>
    <w:rsid w:val="006D3F29"/>
    <w:rsid w:val="006D4198"/>
    <w:rsid w:val="006D41C1"/>
    <w:rsid w:val="006D4226"/>
    <w:rsid w:val="006D4A0C"/>
    <w:rsid w:val="006D4B43"/>
    <w:rsid w:val="006D4B44"/>
    <w:rsid w:val="006D503E"/>
    <w:rsid w:val="006D51F1"/>
    <w:rsid w:val="006D5269"/>
    <w:rsid w:val="006D56F1"/>
    <w:rsid w:val="006D5FA2"/>
    <w:rsid w:val="006D6122"/>
    <w:rsid w:val="006D63BD"/>
    <w:rsid w:val="006D650F"/>
    <w:rsid w:val="006D65E7"/>
    <w:rsid w:val="006D685F"/>
    <w:rsid w:val="006D6B4C"/>
    <w:rsid w:val="006D7BAF"/>
    <w:rsid w:val="006D7E1F"/>
    <w:rsid w:val="006D7E45"/>
    <w:rsid w:val="006E0556"/>
    <w:rsid w:val="006E0A15"/>
    <w:rsid w:val="006E0DD7"/>
    <w:rsid w:val="006E1436"/>
    <w:rsid w:val="006E16D2"/>
    <w:rsid w:val="006E1B02"/>
    <w:rsid w:val="006E2154"/>
    <w:rsid w:val="006E2499"/>
    <w:rsid w:val="006E26B7"/>
    <w:rsid w:val="006E28FF"/>
    <w:rsid w:val="006E2D8B"/>
    <w:rsid w:val="006E2D92"/>
    <w:rsid w:val="006E3096"/>
    <w:rsid w:val="006E3106"/>
    <w:rsid w:val="006E3A88"/>
    <w:rsid w:val="006E3BA7"/>
    <w:rsid w:val="006E40C4"/>
    <w:rsid w:val="006E4155"/>
    <w:rsid w:val="006E47CC"/>
    <w:rsid w:val="006E4C38"/>
    <w:rsid w:val="006E4D32"/>
    <w:rsid w:val="006E54B7"/>
    <w:rsid w:val="006E578C"/>
    <w:rsid w:val="006E5926"/>
    <w:rsid w:val="006E5DB5"/>
    <w:rsid w:val="006E5E06"/>
    <w:rsid w:val="006E60DA"/>
    <w:rsid w:val="006E67E8"/>
    <w:rsid w:val="006E6B03"/>
    <w:rsid w:val="006E6DCD"/>
    <w:rsid w:val="006E6E46"/>
    <w:rsid w:val="006E71F0"/>
    <w:rsid w:val="006E7896"/>
    <w:rsid w:val="006E78FD"/>
    <w:rsid w:val="006E7AB7"/>
    <w:rsid w:val="006E7FEA"/>
    <w:rsid w:val="006F0554"/>
    <w:rsid w:val="006F0B88"/>
    <w:rsid w:val="006F142B"/>
    <w:rsid w:val="006F16C3"/>
    <w:rsid w:val="006F17FC"/>
    <w:rsid w:val="006F1981"/>
    <w:rsid w:val="006F247E"/>
    <w:rsid w:val="006F32F0"/>
    <w:rsid w:val="006F32FD"/>
    <w:rsid w:val="006F340D"/>
    <w:rsid w:val="006F366F"/>
    <w:rsid w:val="006F3855"/>
    <w:rsid w:val="006F3C73"/>
    <w:rsid w:val="006F502F"/>
    <w:rsid w:val="006F56BA"/>
    <w:rsid w:val="006F5900"/>
    <w:rsid w:val="006F5BA5"/>
    <w:rsid w:val="006F6DA1"/>
    <w:rsid w:val="006F7139"/>
    <w:rsid w:val="006F7B8D"/>
    <w:rsid w:val="007003E7"/>
    <w:rsid w:val="007007D9"/>
    <w:rsid w:val="00700B71"/>
    <w:rsid w:val="00700D3A"/>
    <w:rsid w:val="007010F6"/>
    <w:rsid w:val="00701A04"/>
    <w:rsid w:val="007022C8"/>
    <w:rsid w:val="00702A4C"/>
    <w:rsid w:val="00702C18"/>
    <w:rsid w:val="00702D0A"/>
    <w:rsid w:val="007032BF"/>
    <w:rsid w:val="00703504"/>
    <w:rsid w:val="00703EAB"/>
    <w:rsid w:val="00704145"/>
    <w:rsid w:val="0070465E"/>
    <w:rsid w:val="00704C00"/>
    <w:rsid w:val="00704C6B"/>
    <w:rsid w:val="0070512A"/>
    <w:rsid w:val="00705A3A"/>
    <w:rsid w:val="00705B96"/>
    <w:rsid w:val="00705D40"/>
    <w:rsid w:val="00705DAB"/>
    <w:rsid w:val="00705DFA"/>
    <w:rsid w:val="00705FDC"/>
    <w:rsid w:val="00706489"/>
    <w:rsid w:val="007067E6"/>
    <w:rsid w:val="00706956"/>
    <w:rsid w:val="00706B62"/>
    <w:rsid w:val="00706B6F"/>
    <w:rsid w:val="00706C14"/>
    <w:rsid w:val="00706DD5"/>
    <w:rsid w:val="00706EE8"/>
    <w:rsid w:val="007070BD"/>
    <w:rsid w:val="007079F0"/>
    <w:rsid w:val="00707E0B"/>
    <w:rsid w:val="00707F6D"/>
    <w:rsid w:val="00710515"/>
    <w:rsid w:val="007105C2"/>
    <w:rsid w:val="00710906"/>
    <w:rsid w:val="007109B5"/>
    <w:rsid w:val="0071151F"/>
    <w:rsid w:val="00712139"/>
    <w:rsid w:val="007122D9"/>
    <w:rsid w:val="00712742"/>
    <w:rsid w:val="00713371"/>
    <w:rsid w:val="00713F81"/>
    <w:rsid w:val="007143EA"/>
    <w:rsid w:val="00714FB5"/>
    <w:rsid w:val="0071504F"/>
    <w:rsid w:val="00715309"/>
    <w:rsid w:val="0071557E"/>
    <w:rsid w:val="00715AAF"/>
    <w:rsid w:val="00715AC2"/>
    <w:rsid w:val="0071654C"/>
    <w:rsid w:val="007168D3"/>
    <w:rsid w:val="00716EBA"/>
    <w:rsid w:val="00717B1E"/>
    <w:rsid w:val="00720739"/>
    <w:rsid w:val="00720A02"/>
    <w:rsid w:val="00720B6E"/>
    <w:rsid w:val="00720BB1"/>
    <w:rsid w:val="007213AE"/>
    <w:rsid w:val="0072183C"/>
    <w:rsid w:val="00721A04"/>
    <w:rsid w:val="0072233E"/>
    <w:rsid w:val="0072361C"/>
    <w:rsid w:val="00723E1B"/>
    <w:rsid w:val="0072444A"/>
    <w:rsid w:val="00724F46"/>
    <w:rsid w:val="00725B03"/>
    <w:rsid w:val="007267B2"/>
    <w:rsid w:val="00726E90"/>
    <w:rsid w:val="00727389"/>
    <w:rsid w:val="0072738F"/>
    <w:rsid w:val="00727B5F"/>
    <w:rsid w:val="00727E6C"/>
    <w:rsid w:val="0073020A"/>
    <w:rsid w:val="0073030B"/>
    <w:rsid w:val="00730598"/>
    <w:rsid w:val="00731039"/>
    <w:rsid w:val="007314A0"/>
    <w:rsid w:val="007318B5"/>
    <w:rsid w:val="007319F0"/>
    <w:rsid w:val="007322C3"/>
    <w:rsid w:val="00732639"/>
    <w:rsid w:val="0073292B"/>
    <w:rsid w:val="00732E92"/>
    <w:rsid w:val="00732F89"/>
    <w:rsid w:val="00733159"/>
    <w:rsid w:val="0073419A"/>
    <w:rsid w:val="0073493A"/>
    <w:rsid w:val="00734BD7"/>
    <w:rsid w:val="00735082"/>
    <w:rsid w:val="00735878"/>
    <w:rsid w:val="00735AEF"/>
    <w:rsid w:val="00736A88"/>
    <w:rsid w:val="00736EA8"/>
    <w:rsid w:val="00737163"/>
    <w:rsid w:val="00737461"/>
    <w:rsid w:val="00737686"/>
    <w:rsid w:val="00737EBB"/>
    <w:rsid w:val="0074061B"/>
    <w:rsid w:val="00740AAD"/>
    <w:rsid w:val="00740BEE"/>
    <w:rsid w:val="00741260"/>
    <w:rsid w:val="007412ED"/>
    <w:rsid w:val="007416AC"/>
    <w:rsid w:val="007419FA"/>
    <w:rsid w:val="007422DD"/>
    <w:rsid w:val="0074230C"/>
    <w:rsid w:val="0074253B"/>
    <w:rsid w:val="00742C19"/>
    <w:rsid w:val="00743015"/>
    <w:rsid w:val="00743342"/>
    <w:rsid w:val="00743A8A"/>
    <w:rsid w:val="00743CC8"/>
    <w:rsid w:val="00743FCF"/>
    <w:rsid w:val="00744074"/>
    <w:rsid w:val="007444C0"/>
    <w:rsid w:val="00744716"/>
    <w:rsid w:val="00744973"/>
    <w:rsid w:val="007449E7"/>
    <w:rsid w:val="00744A4D"/>
    <w:rsid w:val="00744A70"/>
    <w:rsid w:val="00744E9F"/>
    <w:rsid w:val="0074605A"/>
    <w:rsid w:val="00746B1C"/>
    <w:rsid w:val="00746E0E"/>
    <w:rsid w:val="00747019"/>
    <w:rsid w:val="007470A7"/>
    <w:rsid w:val="0074712E"/>
    <w:rsid w:val="007473B2"/>
    <w:rsid w:val="007473FE"/>
    <w:rsid w:val="00747646"/>
    <w:rsid w:val="00747A39"/>
    <w:rsid w:val="00747AA4"/>
    <w:rsid w:val="00747AE8"/>
    <w:rsid w:val="00747BB1"/>
    <w:rsid w:val="00747E0A"/>
    <w:rsid w:val="00747F6B"/>
    <w:rsid w:val="007501D5"/>
    <w:rsid w:val="00750239"/>
    <w:rsid w:val="007502EB"/>
    <w:rsid w:val="007504FF"/>
    <w:rsid w:val="007505F7"/>
    <w:rsid w:val="00750B41"/>
    <w:rsid w:val="00751503"/>
    <w:rsid w:val="007515D1"/>
    <w:rsid w:val="0075182D"/>
    <w:rsid w:val="0075183D"/>
    <w:rsid w:val="00751D2C"/>
    <w:rsid w:val="00751EB1"/>
    <w:rsid w:val="00751F27"/>
    <w:rsid w:val="007520F6"/>
    <w:rsid w:val="00752666"/>
    <w:rsid w:val="00752D8C"/>
    <w:rsid w:val="007531EC"/>
    <w:rsid w:val="00753223"/>
    <w:rsid w:val="007537C0"/>
    <w:rsid w:val="00753EC3"/>
    <w:rsid w:val="00753FE5"/>
    <w:rsid w:val="00754091"/>
    <w:rsid w:val="007544E9"/>
    <w:rsid w:val="00754923"/>
    <w:rsid w:val="00754AD4"/>
    <w:rsid w:val="00754CC5"/>
    <w:rsid w:val="0075521F"/>
    <w:rsid w:val="00755B4B"/>
    <w:rsid w:val="007565E4"/>
    <w:rsid w:val="0075692A"/>
    <w:rsid w:val="00756AD8"/>
    <w:rsid w:val="00756D06"/>
    <w:rsid w:val="00756E90"/>
    <w:rsid w:val="00757275"/>
    <w:rsid w:val="0075731F"/>
    <w:rsid w:val="00757703"/>
    <w:rsid w:val="00757C0D"/>
    <w:rsid w:val="0076000C"/>
    <w:rsid w:val="0076013F"/>
    <w:rsid w:val="0076025C"/>
    <w:rsid w:val="007604E1"/>
    <w:rsid w:val="00760608"/>
    <w:rsid w:val="007607CF"/>
    <w:rsid w:val="00760873"/>
    <w:rsid w:val="0076092F"/>
    <w:rsid w:val="00760D20"/>
    <w:rsid w:val="007612DC"/>
    <w:rsid w:val="00761C24"/>
    <w:rsid w:val="00762261"/>
    <w:rsid w:val="00762512"/>
    <w:rsid w:val="00762516"/>
    <w:rsid w:val="007626AF"/>
    <w:rsid w:val="0076280E"/>
    <w:rsid w:val="00762D81"/>
    <w:rsid w:val="00763304"/>
    <w:rsid w:val="00763470"/>
    <w:rsid w:val="007635BF"/>
    <w:rsid w:val="007635C8"/>
    <w:rsid w:val="00763BD2"/>
    <w:rsid w:val="00763C6C"/>
    <w:rsid w:val="00763DFF"/>
    <w:rsid w:val="00763FFE"/>
    <w:rsid w:val="007643D3"/>
    <w:rsid w:val="007647DB"/>
    <w:rsid w:val="007649D5"/>
    <w:rsid w:val="00764EBB"/>
    <w:rsid w:val="00765027"/>
    <w:rsid w:val="007651EB"/>
    <w:rsid w:val="00765345"/>
    <w:rsid w:val="00765514"/>
    <w:rsid w:val="007656E7"/>
    <w:rsid w:val="0076576C"/>
    <w:rsid w:val="00765B58"/>
    <w:rsid w:val="00765B8B"/>
    <w:rsid w:val="00765D07"/>
    <w:rsid w:val="007660FB"/>
    <w:rsid w:val="00766140"/>
    <w:rsid w:val="00766B33"/>
    <w:rsid w:val="00767225"/>
    <w:rsid w:val="00767A3E"/>
    <w:rsid w:val="00767AD1"/>
    <w:rsid w:val="00770121"/>
    <w:rsid w:val="00770124"/>
    <w:rsid w:val="0077082E"/>
    <w:rsid w:val="007708AF"/>
    <w:rsid w:val="00770FE9"/>
    <w:rsid w:val="0077116B"/>
    <w:rsid w:val="00771381"/>
    <w:rsid w:val="0077193E"/>
    <w:rsid w:val="00771CB3"/>
    <w:rsid w:val="0077217D"/>
    <w:rsid w:val="00772555"/>
    <w:rsid w:val="0077262B"/>
    <w:rsid w:val="007736D2"/>
    <w:rsid w:val="007742B0"/>
    <w:rsid w:val="007743D0"/>
    <w:rsid w:val="00774775"/>
    <w:rsid w:val="00774A33"/>
    <w:rsid w:val="00774CF6"/>
    <w:rsid w:val="00775084"/>
    <w:rsid w:val="00776120"/>
    <w:rsid w:val="007761D5"/>
    <w:rsid w:val="00776A10"/>
    <w:rsid w:val="00776DCD"/>
    <w:rsid w:val="00776E1D"/>
    <w:rsid w:val="00777056"/>
    <w:rsid w:val="00777122"/>
    <w:rsid w:val="007773F0"/>
    <w:rsid w:val="00777C0B"/>
    <w:rsid w:val="00777C6B"/>
    <w:rsid w:val="00777F9F"/>
    <w:rsid w:val="00780182"/>
    <w:rsid w:val="00780188"/>
    <w:rsid w:val="0078027C"/>
    <w:rsid w:val="007805F8"/>
    <w:rsid w:val="007806FA"/>
    <w:rsid w:val="00780BC1"/>
    <w:rsid w:val="00780FB8"/>
    <w:rsid w:val="007812F1"/>
    <w:rsid w:val="00781D6A"/>
    <w:rsid w:val="00781E95"/>
    <w:rsid w:val="00781FF6"/>
    <w:rsid w:val="007824D7"/>
    <w:rsid w:val="007825DB"/>
    <w:rsid w:val="00782FC0"/>
    <w:rsid w:val="00783078"/>
    <w:rsid w:val="00783335"/>
    <w:rsid w:val="00783ADF"/>
    <w:rsid w:val="00783D9B"/>
    <w:rsid w:val="00783F51"/>
    <w:rsid w:val="00784186"/>
    <w:rsid w:val="007845D2"/>
    <w:rsid w:val="007845E2"/>
    <w:rsid w:val="00784650"/>
    <w:rsid w:val="007849DD"/>
    <w:rsid w:val="00784A19"/>
    <w:rsid w:val="00784B67"/>
    <w:rsid w:val="00784DC9"/>
    <w:rsid w:val="00784DCD"/>
    <w:rsid w:val="00784E0F"/>
    <w:rsid w:val="007851A8"/>
    <w:rsid w:val="007853AB"/>
    <w:rsid w:val="00785D91"/>
    <w:rsid w:val="00785D99"/>
    <w:rsid w:val="00785F08"/>
    <w:rsid w:val="00786473"/>
    <w:rsid w:val="00786750"/>
    <w:rsid w:val="007869D8"/>
    <w:rsid w:val="007871BE"/>
    <w:rsid w:val="00787226"/>
    <w:rsid w:val="0078774C"/>
    <w:rsid w:val="00787B8F"/>
    <w:rsid w:val="00787BC1"/>
    <w:rsid w:val="00787BE2"/>
    <w:rsid w:val="00787C0B"/>
    <w:rsid w:val="00787CB0"/>
    <w:rsid w:val="00787E0C"/>
    <w:rsid w:val="00787FFB"/>
    <w:rsid w:val="0079071A"/>
    <w:rsid w:val="007908F2"/>
    <w:rsid w:val="007909CF"/>
    <w:rsid w:val="00790A34"/>
    <w:rsid w:val="00790A4D"/>
    <w:rsid w:val="00790A99"/>
    <w:rsid w:val="00790C4F"/>
    <w:rsid w:val="00790E30"/>
    <w:rsid w:val="00790F5E"/>
    <w:rsid w:val="007911AA"/>
    <w:rsid w:val="0079138D"/>
    <w:rsid w:val="00791B2A"/>
    <w:rsid w:val="00791E87"/>
    <w:rsid w:val="007920E8"/>
    <w:rsid w:val="007924E6"/>
    <w:rsid w:val="007928A5"/>
    <w:rsid w:val="00792F5B"/>
    <w:rsid w:val="00792F88"/>
    <w:rsid w:val="00793974"/>
    <w:rsid w:val="00793AC8"/>
    <w:rsid w:val="00793D69"/>
    <w:rsid w:val="00794266"/>
    <w:rsid w:val="00794694"/>
    <w:rsid w:val="00794749"/>
    <w:rsid w:val="0079509A"/>
    <w:rsid w:val="007950C2"/>
    <w:rsid w:val="00795767"/>
    <w:rsid w:val="0079580A"/>
    <w:rsid w:val="007958F1"/>
    <w:rsid w:val="00795BBD"/>
    <w:rsid w:val="00795C87"/>
    <w:rsid w:val="0079603F"/>
    <w:rsid w:val="00796185"/>
    <w:rsid w:val="00796634"/>
    <w:rsid w:val="00796F8F"/>
    <w:rsid w:val="00797222"/>
    <w:rsid w:val="00797297"/>
    <w:rsid w:val="007973C5"/>
    <w:rsid w:val="00797438"/>
    <w:rsid w:val="0079756F"/>
    <w:rsid w:val="00797948"/>
    <w:rsid w:val="00797F19"/>
    <w:rsid w:val="007A02C4"/>
    <w:rsid w:val="007A1812"/>
    <w:rsid w:val="007A1F1A"/>
    <w:rsid w:val="007A26EA"/>
    <w:rsid w:val="007A2AED"/>
    <w:rsid w:val="007A31A6"/>
    <w:rsid w:val="007A3400"/>
    <w:rsid w:val="007A3923"/>
    <w:rsid w:val="007A3C91"/>
    <w:rsid w:val="007A3F05"/>
    <w:rsid w:val="007A3FA9"/>
    <w:rsid w:val="007A41DF"/>
    <w:rsid w:val="007A45EF"/>
    <w:rsid w:val="007A4960"/>
    <w:rsid w:val="007A4981"/>
    <w:rsid w:val="007A4E13"/>
    <w:rsid w:val="007A5307"/>
    <w:rsid w:val="007A5393"/>
    <w:rsid w:val="007A57FC"/>
    <w:rsid w:val="007A58A8"/>
    <w:rsid w:val="007A5928"/>
    <w:rsid w:val="007A592F"/>
    <w:rsid w:val="007A5EE7"/>
    <w:rsid w:val="007A6003"/>
    <w:rsid w:val="007A61E0"/>
    <w:rsid w:val="007A6B4F"/>
    <w:rsid w:val="007A6C3C"/>
    <w:rsid w:val="007A75A0"/>
    <w:rsid w:val="007A778D"/>
    <w:rsid w:val="007A7825"/>
    <w:rsid w:val="007A7D4C"/>
    <w:rsid w:val="007B016D"/>
    <w:rsid w:val="007B07BE"/>
    <w:rsid w:val="007B0B8C"/>
    <w:rsid w:val="007B0BCC"/>
    <w:rsid w:val="007B0E90"/>
    <w:rsid w:val="007B1491"/>
    <w:rsid w:val="007B1820"/>
    <w:rsid w:val="007B1A81"/>
    <w:rsid w:val="007B21C4"/>
    <w:rsid w:val="007B221A"/>
    <w:rsid w:val="007B25AF"/>
    <w:rsid w:val="007B2F21"/>
    <w:rsid w:val="007B34AA"/>
    <w:rsid w:val="007B37C4"/>
    <w:rsid w:val="007B3ABE"/>
    <w:rsid w:val="007B3B88"/>
    <w:rsid w:val="007B3E39"/>
    <w:rsid w:val="007B4187"/>
    <w:rsid w:val="007B4224"/>
    <w:rsid w:val="007B4523"/>
    <w:rsid w:val="007B4604"/>
    <w:rsid w:val="007B48A4"/>
    <w:rsid w:val="007B499E"/>
    <w:rsid w:val="007B4CA4"/>
    <w:rsid w:val="007B4E56"/>
    <w:rsid w:val="007B5628"/>
    <w:rsid w:val="007B6423"/>
    <w:rsid w:val="007B6894"/>
    <w:rsid w:val="007B6AF9"/>
    <w:rsid w:val="007B6B15"/>
    <w:rsid w:val="007B6C46"/>
    <w:rsid w:val="007B6F8C"/>
    <w:rsid w:val="007B7553"/>
    <w:rsid w:val="007B7D41"/>
    <w:rsid w:val="007C02A8"/>
    <w:rsid w:val="007C03F5"/>
    <w:rsid w:val="007C0ECD"/>
    <w:rsid w:val="007C106C"/>
    <w:rsid w:val="007C142F"/>
    <w:rsid w:val="007C14D2"/>
    <w:rsid w:val="007C1541"/>
    <w:rsid w:val="007C1E89"/>
    <w:rsid w:val="007C24D9"/>
    <w:rsid w:val="007C26DF"/>
    <w:rsid w:val="007C29B1"/>
    <w:rsid w:val="007C2AE9"/>
    <w:rsid w:val="007C3971"/>
    <w:rsid w:val="007C3E79"/>
    <w:rsid w:val="007C4230"/>
    <w:rsid w:val="007C4560"/>
    <w:rsid w:val="007C4BDE"/>
    <w:rsid w:val="007C4DBB"/>
    <w:rsid w:val="007C4E8C"/>
    <w:rsid w:val="007C4FC0"/>
    <w:rsid w:val="007C52CD"/>
    <w:rsid w:val="007C5812"/>
    <w:rsid w:val="007C5BB3"/>
    <w:rsid w:val="007C5EB3"/>
    <w:rsid w:val="007C690E"/>
    <w:rsid w:val="007C6EDF"/>
    <w:rsid w:val="007C7070"/>
    <w:rsid w:val="007C7B40"/>
    <w:rsid w:val="007D00AC"/>
    <w:rsid w:val="007D0103"/>
    <w:rsid w:val="007D0870"/>
    <w:rsid w:val="007D08DB"/>
    <w:rsid w:val="007D09E8"/>
    <w:rsid w:val="007D0A57"/>
    <w:rsid w:val="007D0A75"/>
    <w:rsid w:val="007D2150"/>
    <w:rsid w:val="007D21EF"/>
    <w:rsid w:val="007D2246"/>
    <w:rsid w:val="007D22A0"/>
    <w:rsid w:val="007D28CF"/>
    <w:rsid w:val="007D2F7F"/>
    <w:rsid w:val="007D2F95"/>
    <w:rsid w:val="007D3015"/>
    <w:rsid w:val="007D3084"/>
    <w:rsid w:val="007D37AE"/>
    <w:rsid w:val="007D39F0"/>
    <w:rsid w:val="007D3EA9"/>
    <w:rsid w:val="007D3ECF"/>
    <w:rsid w:val="007D4310"/>
    <w:rsid w:val="007D4347"/>
    <w:rsid w:val="007D5C98"/>
    <w:rsid w:val="007D6203"/>
    <w:rsid w:val="007D63D5"/>
    <w:rsid w:val="007D6646"/>
    <w:rsid w:val="007D6B4E"/>
    <w:rsid w:val="007D7595"/>
    <w:rsid w:val="007D7A93"/>
    <w:rsid w:val="007D7C12"/>
    <w:rsid w:val="007E032C"/>
    <w:rsid w:val="007E08F0"/>
    <w:rsid w:val="007E0ECC"/>
    <w:rsid w:val="007E1208"/>
    <w:rsid w:val="007E1394"/>
    <w:rsid w:val="007E1802"/>
    <w:rsid w:val="007E182B"/>
    <w:rsid w:val="007E1D69"/>
    <w:rsid w:val="007E26CB"/>
    <w:rsid w:val="007E28BF"/>
    <w:rsid w:val="007E2A61"/>
    <w:rsid w:val="007E3100"/>
    <w:rsid w:val="007E3679"/>
    <w:rsid w:val="007E38AC"/>
    <w:rsid w:val="007E45AB"/>
    <w:rsid w:val="007E4808"/>
    <w:rsid w:val="007E51CF"/>
    <w:rsid w:val="007E5929"/>
    <w:rsid w:val="007E5D36"/>
    <w:rsid w:val="007E6075"/>
    <w:rsid w:val="007E6261"/>
    <w:rsid w:val="007E639C"/>
    <w:rsid w:val="007E6649"/>
    <w:rsid w:val="007E695D"/>
    <w:rsid w:val="007E697A"/>
    <w:rsid w:val="007E6987"/>
    <w:rsid w:val="007E6AF7"/>
    <w:rsid w:val="007E6B15"/>
    <w:rsid w:val="007E7205"/>
    <w:rsid w:val="007E7272"/>
    <w:rsid w:val="007E73D5"/>
    <w:rsid w:val="007E75A3"/>
    <w:rsid w:val="007E7E05"/>
    <w:rsid w:val="007E7E0E"/>
    <w:rsid w:val="007F0C7F"/>
    <w:rsid w:val="007F1629"/>
    <w:rsid w:val="007F1938"/>
    <w:rsid w:val="007F1E76"/>
    <w:rsid w:val="007F1EB2"/>
    <w:rsid w:val="007F229A"/>
    <w:rsid w:val="007F2B91"/>
    <w:rsid w:val="007F31AE"/>
    <w:rsid w:val="007F355D"/>
    <w:rsid w:val="007F3667"/>
    <w:rsid w:val="007F3858"/>
    <w:rsid w:val="007F3F35"/>
    <w:rsid w:val="007F4550"/>
    <w:rsid w:val="007F4907"/>
    <w:rsid w:val="007F4A79"/>
    <w:rsid w:val="007F4B95"/>
    <w:rsid w:val="007F4FEB"/>
    <w:rsid w:val="007F574B"/>
    <w:rsid w:val="007F5FFC"/>
    <w:rsid w:val="007F6E04"/>
    <w:rsid w:val="007F76F9"/>
    <w:rsid w:val="007F7802"/>
    <w:rsid w:val="007F78A4"/>
    <w:rsid w:val="0080017A"/>
    <w:rsid w:val="00800259"/>
    <w:rsid w:val="008004E6"/>
    <w:rsid w:val="008007A1"/>
    <w:rsid w:val="00800A6D"/>
    <w:rsid w:val="008010E8"/>
    <w:rsid w:val="0080119F"/>
    <w:rsid w:val="008011F2"/>
    <w:rsid w:val="0080273E"/>
    <w:rsid w:val="0080287D"/>
    <w:rsid w:val="008030CD"/>
    <w:rsid w:val="00803329"/>
    <w:rsid w:val="008034CA"/>
    <w:rsid w:val="00803A30"/>
    <w:rsid w:val="00803AB6"/>
    <w:rsid w:val="00803BEC"/>
    <w:rsid w:val="00803C20"/>
    <w:rsid w:val="00804056"/>
    <w:rsid w:val="0080440C"/>
    <w:rsid w:val="00804965"/>
    <w:rsid w:val="00804BFD"/>
    <w:rsid w:val="00804C57"/>
    <w:rsid w:val="00804DAD"/>
    <w:rsid w:val="00804F17"/>
    <w:rsid w:val="0080504E"/>
    <w:rsid w:val="00805743"/>
    <w:rsid w:val="00806333"/>
    <w:rsid w:val="00806D0E"/>
    <w:rsid w:val="00806E60"/>
    <w:rsid w:val="00806E79"/>
    <w:rsid w:val="00806F5D"/>
    <w:rsid w:val="00806FB8"/>
    <w:rsid w:val="008073D9"/>
    <w:rsid w:val="00807549"/>
    <w:rsid w:val="00807C43"/>
    <w:rsid w:val="00807C6C"/>
    <w:rsid w:val="00807FB6"/>
    <w:rsid w:val="00810114"/>
    <w:rsid w:val="0081014A"/>
    <w:rsid w:val="00810169"/>
    <w:rsid w:val="0081029B"/>
    <w:rsid w:val="008103D9"/>
    <w:rsid w:val="00810D5B"/>
    <w:rsid w:val="00811449"/>
    <w:rsid w:val="008117D0"/>
    <w:rsid w:val="008120FF"/>
    <w:rsid w:val="0081277A"/>
    <w:rsid w:val="0081317C"/>
    <w:rsid w:val="0081323C"/>
    <w:rsid w:val="0081393D"/>
    <w:rsid w:val="00813CD7"/>
    <w:rsid w:val="008147F1"/>
    <w:rsid w:val="00814D5B"/>
    <w:rsid w:val="0081524F"/>
    <w:rsid w:val="00815D05"/>
    <w:rsid w:val="0081756D"/>
    <w:rsid w:val="00817768"/>
    <w:rsid w:val="00817964"/>
    <w:rsid w:val="00817A14"/>
    <w:rsid w:val="00817D41"/>
    <w:rsid w:val="008208EE"/>
    <w:rsid w:val="00820AA9"/>
    <w:rsid w:val="00820BC1"/>
    <w:rsid w:val="00821735"/>
    <w:rsid w:val="008219EC"/>
    <w:rsid w:val="00821F2B"/>
    <w:rsid w:val="008231D0"/>
    <w:rsid w:val="00823616"/>
    <w:rsid w:val="00823705"/>
    <w:rsid w:val="008237ED"/>
    <w:rsid w:val="00823B2B"/>
    <w:rsid w:val="00823D0B"/>
    <w:rsid w:val="0082402C"/>
    <w:rsid w:val="008240D5"/>
    <w:rsid w:val="00824D5E"/>
    <w:rsid w:val="00825274"/>
    <w:rsid w:val="008257FA"/>
    <w:rsid w:val="00825E8F"/>
    <w:rsid w:val="00826345"/>
    <w:rsid w:val="00826592"/>
    <w:rsid w:val="00826649"/>
    <w:rsid w:val="0082670A"/>
    <w:rsid w:val="00826B4B"/>
    <w:rsid w:val="00826CBB"/>
    <w:rsid w:val="00826FDD"/>
    <w:rsid w:val="00826FED"/>
    <w:rsid w:val="008275BE"/>
    <w:rsid w:val="008277FA"/>
    <w:rsid w:val="008279AC"/>
    <w:rsid w:val="008279E5"/>
    <w:rsid w:val="00827B6D"/>
    <w:rsid w:val="00827E80"/>
    <w:rsid w:val="00827F9B"/>
    <w:rsid w:val="00830148"/>
    <w:rsid w:val="008301C3"/>
    <w:rsid w:val="0083055A"/>
    <w:rsid w:val="0083070E"/>
    <w:rsid w:val="0083093E"/>
    <w:rsid w:val="00830A54"/>
    <w:rsid w:val="0083205F"/>
    <w:rsid w:val="0083350A"/>
    <w:rsid w:val="008336FA"/>
    <w:rsid w:val="008339A2"/>
    <w:rsid w:val="008339E5"/>
    <w:rsid w:val="00833D7C"/>
    <w:rsid w:val="00833EBC"/>
    <w:rsid w:val="008346D1"/>
    <w:rsid w:val="00834872"/>
    <w:rsid w:val="00834930"/>
    <w:rsid w:val="00834D3E"/>
    <w:rsid w:val="00835356"/>
    <w:rsid w:val="00835596"/>
    <w:rsid w:val="00835801"/>
    <w:rsid w:val="00835A11"/>
    <w:rsid w:val="00835C54"/>
    <w:rsid w:val="0083639F"/>
    <w:rsid w:val="008366A1"/>
    <w:rsid w:val="008367CF"/>
    <w:rsid w:val="00836FB6"/>
    <w:rsid w:val="00837C29"/>
    <w:rsid w:val="00840074"/>
    <w:rsid w:val="00840369"/>
    <w:rsid w:val="008406D6"/>
    <w:rsid w:val="00840DE3"/>
    <w:rsid w:val="008413F8"/>
    <w:rsid w:val="00841414"/>
    <w:rsid w:val="0084149A"/>
    <w:rsid w:val="008415B3"/>
    <w:rsid w:val="00841B5D"/>
    <w:rsid w:val="0084260B"/>
    <w:rsid w:val="0084262D"/>
    <w:rsid w:val="00842735"/>
    <w:rsid w:val="0084287C"/>
    <w:rsid w:val="008428D7"/>
    <w:rsid w:val="00842980"/>
    <w:rsid w:val="00842A80"/>
    <w:rsid w:val="00842B7B"/>
    <w:rsid w:val="00842BBB"/>
    <w:rsid w:val="0084332E"/>
    <w:rsid w:val="008436D2"/>
    <w:rsid w:val="0084375E"/>
    <w:rsid w:val="00843784"/>
    <w:rsid w:val="00844277"/>
    <w:rsid w:val="008442A3"/>
    <w:rsid w:val="00844C74"/>
    <w:rsid w:val="00844D67"/>
    <w:rsid w:val="00844E18"/>
    <w:rsid w:val="00844F28"/>
    <w:rsid w:val="008452B3"/>
    <w:rsid w:val="00845340"/>
    <w:rsid w:val="00845D50"/>
    <w:rsid w:val="00845ECC"/>
    <w:rsid w:val="00845F82"/>
    <w:rsid w:val="00845FF4"/>
    <w:rsid w:val="00846D93"/>
    <w:rsid w:val="00846DA2"/>
    <w:rsid w:val="00846F39"/>
    <w:rsid w:val="00846FFE"/>
    <w:rsid w:val="00847B02"/>
    <w:rsid w:val="00850309"/>
    <w:rsid w:val="00850ABF"/>
    <w:rsid w:val="00850B6F"/>
    <w:rsid w:val="00851171"/>
    <w:rsid w:val="00851289"/>
    <w:rsid w:val="008515DB"/>
    <w:rsid w:val="0085177A"/>
    <w:rsid w:val="0085219F"/>
    <w:rsid w:val="008528FC"/>
    <w:rsid w:val="00852EC2"/>
    <w:rsid w:val="008536A6"/>
    <w:rsid w:val="00853914"/>
    <w:rsid w:val="00853C6D"/>
    <w:rsid w:val="00853F43"/>
    <w:rsid w:val="0085452E"/>
    <w:rsid w:val="008549E0"/>
    <w:rsid w:val="00854C0B"/>
    <w:rsid w:val="00854D69"/>
    <w:rsid w:val="0085529D"/>
    <w:rsid w:val="008552D2"/>
    <w:rsid w:val="008553BE"/>
    <w:rsid w:val="00855480"/>
    <w:rsid w:val="0085579C"/>
    <w:rsid w:val="00855B93"/>
    <w:rsid w:val="00855C29"/>
    <w:rsid w:val="008561F7"/>
    <w:rsid w:val="008567D4"/>
    <w:rsid w:val="00856BB2"/>
    <w:rsid w:val="00856EAB"/>
    <w:rsid w:val="00856EC2"/>
    <w:rsid w:val="0085714E"/>
    <w:rsid w:val="00857229"/>
    <w:rsid w:val="008573C8"/>
    <w:rsid w:val="008578EE"/>
    <w:rsid w:val="00857ABB"/>
    <w:rsid w:val="008600B2"/>
    <w:rsid w:val="00860980"/>
    <w:rsid w:val="00860EAE"/>
    <w:rsid w:val="00860FF6"/>
    <w:rsid w:val="008617F5"/>
    <w:rsid w:val="00861A64"/>
    <w:rsid w:val="00861AA8"/>
    <w:rsid w:val="00861AC6"/>
    <w:rsid w:val="00861E4C"/>
    <w:rsid w:val="008623D6"/>
    <w:rsid w:val="00862752"/>
    <w:rsid w:val="008629BC"/>
    <w:rsid w:val="008630A1"/>
    <w:rsid w:val="00863142"/>
    <w:rsid w:val="0086324D"/>
    <w:rsid w:val="00863697"/>
    <w:rsid w:val="00863F4C"/>
    <w:rsid w:val="00863FCF"/>
    <w:rsid w:val="008643D1"/>
    <w:rsid w:val="00864610"/>
    <w:rsid w:val="0086528B"/>
    <w:rsid w:val="008653EF"/>
    <w:rsid w:val="0086551D"/>
    <w:rsid w:val="00865550"/>
    <w:rsid w:val="00865779"/>
    <w:rsid w:val="00865ABB"/>
    <w:rsid w:val="0086704B"/>
    <w:rsid w:val="008671E2"/>
    <w:rsid w:val="008675C4"/>
    <w:rsid w:val="0086784A"/>
    <w:rsid w:val="00867B8E"/>
    <w:rsid w:val="008704E7"/>
    <w:rsid w:val="008706BD"/>
    <w:rsid w:val="0087070C"/>
    <w:rsid w:val="00870920"/>
    <w:rsid w:val="00870945"/>
    <w:rsid w:val="00870A52"/>
    <w:rsid w:val="00871241"/>
    <w:rsid w:val="008713AF"/>
    <w:rsid w:val="0087151D"/>
    <w:rsid w:val="00871820"/>
    <w:rsid w:val="00871C71"/>
    <w:rsid w:val="00872550"/>
    <w:rsid w:val="00872A23"/>
    <w:rsid w:val="00872C35"/>
    <w:rsid w:val="00872D4A"/>
    <w:rsid w:val="00873AB3"/>
    <w:rsid w:val="00873E0C"/>
    <w:rsid w:val="008743D5"/>
    <w:rsid w:val="008743F2"/>
    <w:rsid w:val="00874DFF"/>
    <w:rsid w:val="00874ED2"/>
    <w:rsid w:val="0087507F"/>
    <w:rsid w:val="0087517F"/>
    <w:rsid w:val="0087534C"/>
    <w:rsid w:val="008753FF"/>
    <w:rsid w:val="0087541D"/>
    <w:rsid w:val="008758FE"/>
    <w:rsid w:val="008759A6"/>
    <w:rsid w:val="00875ADE"/>
    <w:rsid w:val="00875B44"/>
    <w:rsid w:val="00875C81"/>
    <w:rsid w:val="00875CE1"/>
    <w:rsid w:val="00876360"/>
    <w:rsid w:val="008768FC"/>
    <w:rsid w:val="00876EEF"/>
    <w:rsid w:val="00876FFC"/>
    <w:rsid w:val="00877134"/>
    <w:rsid w:val="008772E6"/>
    <w:rsid w:val="00877336"/>
    <w:rsid w:val="00877889"/>
    <w:rsid w:val="00877CDC"/>
    <w:rsid w:val="008808A7"/>
    <w:rsid w:val="008813BF"/>
    <w:rsid w:val="008816D1"/>
    <w:rsid w:val="00881AB2"/>
    <w:rsid w:val="00881C66"/>
    <w:rsid w:val="00881FC1"/>
    <w:rsid w:val="008821F7"/>
    <w:rsid w:val="00882596"/>
    <w:rsid w:val="008828F7"/>
    <w:rsid w:val="00882EBD"/>
    <w:rsid w:val="00883351"/>
    <w:rsid w:val="008833C2"/>
    <w:rsid w:val="0088379D"/>
    <w:rsid w:val="00883A23"/>
    <w:rsid w:val="00883EB7"/>
    <w:rsid w:val="00884056"/>
    <w:rsid w:val="008844F5"/>
    <w:rsid w:val="008846A2"/>
    <w:rsid w:val="00884841"/>
    <w:rsid w:val="00884D0E"/>
    <w:rsid w:val="00884FDA"/>
    <w:rsid w:val="008853F2"/>
    <w:rsid w:val="00885687"/>
    <w:rsid w:val="0088579E"/>
    <w:rsid w:val="00885CE2"/>
    <w:rsid w:val="00885EA2"/>
    <w:rsid w:val="00886064"/>
    <w:rsid w:val="008860BB"/>
    <w:rsid w:val="00886378"/>
    <w:rsid w:val="008863EA"/>
    <w:rsid w:val="00886677"/>
    <w:rsid w:val="008866FD"/>
    <w:rsid w:val="008868FE"/>
    <w:rsid w:val="008869AE"/>
    <w:rsid w:val="00886EA4"/>
    <w:rsid w:val="00890310"/>
    <w:rsid w:val="008903B7"/>
    <w:rsid w:val="008910BD"/>
    <w:rsid w:val="00891389"/>
    <w:rsid w:val="00891DB1"/>
    <w:rsid w:val="00891EE9"/>
    <w:rsid w:val="00891F9B"/>
    <w:rsid w:val="00892192"/>
    <w:rsid w:val="008922C4"/>
    <w:rsid w:val="008925F6"/>
    <w:rsid w:val="008927AF"/>
    <w:rsid w:val="00892B40"/>
    <w:rsid w:val="00892C37"/>
    <w:rsid w:val="008931FA"/>
    <w:rsid w:val="00893460"/>
    <w:rsid w:val="008937CC"/>
    <w:rsid w:val="00894722"/>
    <w:rsid w:val="0089553A"/>
    <w:rsid w:val="00896689"/>
    <w:rsid w:val="008967E1"/>
    <w:rsid w:val="0089683D"/>
    <w:rsid w:val="00896F15"/>
    <w:rsid w:val="008970D5"/>
    <w:rsid w:val="0089713B"/>
    <w:rsid w:val="008973A4"/>
    <w:rsid w:val="0089763C"/>
    <w:rsid w:val="008977F1"/>
    <w:rsid w:val="008A05E6"/>
    <w:rsid w:val="008A09FA"/>
    <w:rsid w:val="008A0BC9"/>
    <w:rsid w:val="008A12A9"/>
    <w:rsid w:val="008A1684"/>
    <w:rsid w:val="008A19C6"/>
    <w:rsid w:val="008A1B0B"/>
    <w:rsid w:val="008A1DCB"/>
    <w:rsid w:val="008A20C5"/>
    <w:rsid w:val="008A21EC"/>
    <w:rsid w:val="008A220B"/>
    <w:rsid w:val="008A23BE"/>
    <w:rsid w:val="008A25B8"/>
    <w:rsid w:val="008A25C1"/>
    <w:rsid w:val="008A2614"/>
    <w:rsid w:val="008A3149"/>
    <w:rsid w:val="008A3B52"/>
    <w:rsid w:val="008A3E6D"/>
    <w:rsid w:val="008A4610"/>
    <w:rsid w:val="008A4632"/>
    <w:rsid w:val="008A4A7D"/>
    <w:rsid w:val="008A4B3B"/>
    <w:rsid w:val="008A4D12"/>
    <w:rsid w:val="008A50DE"/>
    <w:rsid w:val="008A5783"/>
    <w:rsid w:val="008A5D90"/>
    <w:rsid w:val="008A5FF2"/>
    <w:rsid w:val="008A60B2"/>
    <w:rsid w:val="008A61BA"/>
    <w:rsid w:val="008A72C2"/>
    <w:rsid w:val="008A7569"/>
    <w:rsid w:val="008A7AD1"/>
    <w:rsid w:val="008A7C2E"/>
    <w:rsid w:val="008A7C8F"/>
    <w:rsid w:val="008A7EAD"/>
    <w:rsid w:val="008B0207"/>
    <w:rsid w:val="008B0EDB"/>
    <w:rsid w:val="008B139E"/>
    <w:rsid w:val="008B1845"/>
    <w:rsid w:val="008B192D"/>
    <w:rsid w:val="008B1FD2"/>
    <w:rsid w:val="008B22A9"/>
    <w:rsid w:val="008B23BD"/>
    <w:rsid w:val="008B23D3"/>
    <w:rsid w:val="008B27CF"/>
    <w:rsid w:val="008B2C2C"/>
    <w:rsid w:val="008B301B"/>
    <w:rsid w:val="008B3BD1"/>
    <w:rsid w:val="008B5135"/>
    <w:rsid w:val="008B51F0"/>
    <w:rsid w:val="008B5C96"/>
    <w:rsid w:val="008B5FA2"/>
    <w:rsid w:val="008B66CC"/>
    <w:rsid w:val="008B681C"/>
    <w:rsid w:val="008B6C68"/>
    <w:rsid w:val="008B6DF7"/>
    <w:rsid w:val="008B70BD"/>
    <w:rsid w:val="008B70E8"/>
    <w:rsid w:val="008B7339"/>
    <w:rsid w:val="008B7421"/>
    <w:rsid w:val="008B7549"/>
    <w:rsid w:val="008B7D0F"/>
    <w:rsid w:val="008B7E03"/>
    <w:rsid w:val="008C05B6"/>
    <w:rsid w:val="008C07A3"/>
    <w:rsid w:val="008C0C5F"/>
    <w:rsid w:val="008C1079"/>
    <w:rsid w:val="008C10A7"/>
    <w:rsid w:val="008C148C"/>
    <w:rsid w:val="008C14EB"/>
    <w:rsid w:val="008C1513"/>
    <w:rsid w:val="008C15E4"/>
    <w:rsid w:val="008C170E"/>
    <w:rsid w:val="008C171F"/>
    <w:rsid w:val="008C228B"/>
    <w:rsid w:val="008C22CC"/>
    <w:rsid w:val="008C2857"/>
    <w:rsid w:val="008C2B54"/>
    <w:rsid w:val="008C2B7C"/>
    <w:rsid w:val="008C2FA4"/>
    <w:rsid w:val="008C34E3"/>
    <w:rsid w:val="008C4069"/>
    <w:rsid w:val="008C490C"/>
    <w:rsid w:val="008C4F0E"/>
    <w:rsid w:val="008C50FC"/>
    <w:rsid w:val="008C5289"/>
    <w:rsid w:val="008C5386"/>
    <w:rsid w:val="008C53F2"/>
    <w:rsid w:val="008C562A"/>
    <w:rsid w:val="008C5AD2"/>
    <w:rsid w:val="008C5B3E"/>
    <w:rsid w:val="008C5E9F"/>
    <w:rsid w:val="008C60B6"/>
    <w:rsid w:val="008C646D"/>
    <w:rsid w:val="008C64B3"/>
    <w:rsid w:val="008C65F6"/>
    <w:rsid w:val="008C72CF"/>
    <w:rsid w:val="008C758E"/>
    <w:rsid w:val="008C75DA"/>
    <w:rsid w:val="008C7842"/>
    <w:rsid w:val="008C7CAB"/>
    <w:rsid w:val="008D0324"/>
    <w:rsid w:val="008D0737"/>
    <w:rsid w:val="008D0951"/>
    <w:rsid w:val="008D0F07"/>
    <w:rsid w:val="008D103A"/>
    <w:rsid w:val="008D11B3"/>
    <w:rsid w:val="008D13F2"/>
    <w:rsid w:val="008D1CDF"/>
    <w:rsid w:val="008D2579"/>
    <w:rsid w:val="008D2B90"/>
    <w:rsid w:val="008D3090"/>
    <w:rsid w:val="008D3397"/>
    <w:rsid w:val="008D33A8"/>
    <w:rsid w:val="008D3A14"/>
    <w:rsid w:val="008D3C15"/>
    <w:rsid w:val="008D4475"/>
    <w:rsid w:val="008D46AA"/>
    <w:rsid w:val="008D4E89"/>
    <w:rsid w:val="008D4F24"/>
    <w:rsid w:val="008D4FAE"/>
    <w:rsid w:val="008D518A"/>
    <w:rsid w:val="008D5437"/>
    <w:rsid w:val="008D6615"/>
    <w:rsid w:val="008D6FD2"/>
    <w:rsid w:val="008D7014"/>
    <w:rsid w:val="008D710B"/>
    <w:rsid w:val="008D72FD"/>
    <w:rsid w:val="008D7394"/>
    <w:rsid w:val="008D7DCC"/>
    <w:rsid w:val="008E055D"/>
    <w:rsid w:val="008E0675"/>
    <w:rsid w:val="008E22E9"/>
    <w:rsid w:val="008E2441"/>
    <w:rsid w:val="008E29BA"/>
    <w:rsid w:val="008E29CB"/>
    <w:rsid w:val="008E2C21"/>
    <w:rsid w:val="008E2CAE"/>
    <w:rsid w:val="008E2E57"/>
    <w:rsid w:val="008E31BA"/>
    <w:rsid w:val="008E3278"/>
    <w:rsid w:val="008E32AC"/>
    <w:rsid w:val="008E3688"/>
    <w:rsid w:val="008E4316"/>
    <w:rsid w:val="008E4B04"/>
    <w:rsid w:val="008E4BF8"/>
    <w:rsid w:val="008E4D6C"/>
    <w:rsid w:val="008E5399"/>
    <w:rsid w:val="008E573C"/>
    <w:rsid w:val="008E61BC"/>
    <w:rsid w:val="008E66A0"/>
    <w:rsid w:val="008E7A22"/>
    <w:rsid w:val="008E7A57"/>
    <w:rsid w:val="008E7AC3"/>
    <w:rsid w:val="008E7B9F"/>
    <w:rsid w:val="008E7BB3"/>
    <w:rsid w:val="008F07C2"/>
    <w:rsid w:val="008F091C"/>
    <w:rsid w:val="008F104C"/>
    <w:rsid w:val="008F123B"/>
    <w:rsid w:val="008F1759"/>
    <w:rsid w:val="008F2A36"/>
    <w:rsid w:val="008F2FAD"/>
    <w:rsid w:val="008F3412"/>
    <w:rsid w:val="008F374E"/>
    <w:rsid w:val="008F3E3C"/>
    <w:rsid w:val="008F4427"/>
    <w:rsid w:val="008F4B38"/>
    <w:rsid w:val="008F5572"/>
    <w:rsid w:val="008F5988"/>
    <w:rsid w:val="008F5C76"/>
    <w:rsid w:val="008F5D07"/>
    <w:rsid w:val="008F5E5E"/>
    <w:rsid w:val="008F6687"/>
    <w:rsid w:val="008F6883"/>
    <w:rsid w:val="008F6905"/>
    <w:rsid w:val="008F6FDF"/>
    <w:rsid w:val="008F7D83"/>
    <w:rsid w:val="0090122F"/>
    <w:rsid w:val="00901DFE"/>
    <w:rsid w:val="0090223B"/>
    <w:rsid w:val="009022FB"/>
    <w:rsid w:val="0090283E"/>
    <w:rsid w:val="00902B35"/>
    <w:rsid w:val="00902CBC"/>
    <w:rsid w:val="00902DDB"/>
    <w:rsid w:val="00902DE0"/>
    <w:rsid w:val="00902F14"/>
    <w:rsid w:val="00902FA6"/>
    <w:rsid w:val="00903069"/>
    <w:rsid w:val="00903273"/>
    <w:rsid w:val="009032A4"/>
    <w:rsid w:val="0090466E"/>
    <w:rsid w:val="00904A04"/>
    <w:rsid w:val="00904CA2"/>
    <w:rsid w:val="00905252"/>
    <w:rsid w:val="00905A50"/>
    <w:rsid w:val="00905A75"/>
    <w:rsid w:val="00905D5F"/>
    <w:rsid w:val="00906438"/>
    <w:rsid w:val="00906499"/>
    <w:rsid w:val="009067E8"/>
    <w:rsid w:val="00906DEF"/>
    <w:rsid w:val="00906FE9"/>
    <w:rsid w:val="009073D2"/>
    <w:rsid w:val="009075F0"/>
    <w:rsid w:val="0090791E"/>
    <w:rsid w:val="00910290"/>
    <w:rsid w:val="00910A4F"/>
    <w:rsid w:val="00910B88"/>
    <w:rsid w:val="00910DCC"/>
    <w:rsid w:val="00910DDC"/>
    <w:rsid w:val="00910F0F"/>
    <w:rsid w:val="00910FAE"/>
    <w:rsid w:val="0091102C"/>
    <w:rsid w:val="0091131A"/>
    <w:rsid w:val="009118F7"/>
    <w:rsid w:val="00912097"/>
    <w:rsid w:val="009128BC"/>
    <w:rsid w:val="00912D6C"/>
    <w:rsid w:val="00912E1F"/>
    <w:rsid w:val="0091318F"/>
    <w:rsid w:val="00913458"/>
    <w:rsid w:val="009134A2"/>
    <w:rsid w:val="0091372D"/>
    <w:rsid w:val="00913C6A"/>
    <w:rsid w:val="00914962"/>
    <w:rsid w:val="00914E74"/>
    <w:rsid w:val="009152AE"/>
    <w:rsid w:val="00915658"/>
    <w:rsid w:val="009156A1"/>
    <w:rsid w:val="009157F9"/>
    <w:rsid w:val="00915AFE"/>
    <w:rsid w:val="00915E0E"/>
    <w:rsid w:val="00915EB0"/>
    <w:rsid w:val="0091627B"/>
    <w:rsid w:val="009169D9"/>
    <w:rsid w:val="0091720D"/>
    <w:rsid w:val="00917655"/>
    <w:rsid w:val="0091768D"/>
    <w:rsid w:val="00917A41"/>
    <w:rsid w:val="00917BA4"/>
    <w:rsid w:val="00917EC8"/>
    <w:rsid w:val="00917F1B"/>
    <w:rsid w:val="009202CA"/>
    <w:rsid w:val="009204C1"/>
    <w:rsid w:val="00920AF6"/>
    <w:rsid w:val="0092103D"/>
    <w:rsid w:val="00921220"/>
    <w:rsid w:val="00921301"/>
    <w:rsid w:val="00921378"/>
    <w:rsid w:val="00921698"/>
    <w:rsid w:val="00921A16"/>
    <w:rsid w:val="00921E43"/>
    <w:rsid w:val="009224FF"/>
    <w:rsid w:val="00922703"/>
    <w:rsid w:val="0092334E"/>
    <w:rsid w:val="00923612"/>
    <w:rsid w:val="009239D4"/>
    <w:rsid w:val="00923BAA"/>
    <w:rsid w:val="00924396"/>
    <w:rsid w:val="00924402"/>
    <w:rsid w:val="009244D8"/>
    <w:rsid w:val="00924B33"/>
    <w:rsid w:val="00925DD1"/>
    <w:rsid w:val="00926050"/>
    <w:rsid w:val="009261AF"/>
    <w:rsid w:val="009267D7"/>
    <w:rsid w:val="00926B0D"/>
    <w:rsid w:val="00926B4A"/>
    <w:rsid w:val="00926DF4"/>
    <w:rsid w:val="00927194"/>
    <w:rsid w:val="00927DF1"/>
    <w:rsid w:val="0093041B"/>
    <w:rsid w:val="0093079D"/>
    <w:rsid w:val="0093087A"/>
    <w:rsid w:val="00930B9B"/>
    <w:rsid w:val="00930C31"/>
    <w:rsid w:val="0093145C"/>
    <w:rsid w:val="00932123"/>
    <w:rsid w:val="009322A1"/>
    <w:rsid w:val="00932612"/>
    <w:rsid w:val="00932D77"/>
    <w:rsid w:val="00932DCA"/>
    <w:rsid w:val="009331BE"/>
    <w:rsid w:val="009335DF"/>
    <w:rsid w:val="00933693"/>
    <w:rsid w:val="00933CDC"/>
    <w:rsid w:val="00933F5C"/>
    <w:rsid w:val="00933FA6"/>
    <w:rsid w:val="00934610"/>
    <w:rsid w:val="00934773"/>
    <w:rsid w:val="00934CC6"/>
    <w:rsid w:val="00935385"/>
    <w:rsid w:val="0093593D"/>
    <w:rsid w:val="00935AAD"/>
    <w:rsid w:val="00935D55"/>
    <w:rsid w:val="00935FF8"/>
    <w:rsid w:val="0093604A"/>
    <w:rsid w:val="00936091"/>
    <w:rsid w:val="00936DF5"/>
    <w:rsid w:val="009371C8"/>
    <w:rsid w:val="009374B6"/>
    <w:rsid w:val="009374FC"/>
    <w:rsid w:val="00937710"/>
    <w:rsid w:val="00937736"/>
    <w:rsid w:val="00937AF8"/>
    <w:rsid w:val="00937CFC"/>
    <w:rsid w:val="00937D8B"/>
    <w:rsid w:val="00940028"/>
    <w:rsid w:val="00940699"/>
    <w:rsid w:val="009408A9"/>
    <w:rsid w:val="009408E9"/>
    <w:rsid w:val="00940EEB"/>
    <w:rsid w:val="0094126C"/>
    <w:rsid w:val="00941A4F"/>
    <w:rsid w:val="00941C90"/>
    <w:rsid w:val="00941E9A"/>
    <w:rsid w:val="00942B02"/>
    <w:rsid w:val="00942C19"/>
    <w:rsid w:val="00943269"/>
    <w:rsid w:val="00943876"/>
    <w:rsid w:val="00943D92"/>
    <w:rsid w:val="0094436C"/>
    <w:rsid w:val="00944547"/>
    <w:rsid w:val="00944C12"/>
    <w:rsid w:val="009452F1"/>
    <w:rsid w:val="009454A6"/>
    <w:rsid w:val="009454DB"/>
    <w:rsid w:val="009466DF"/>
    <w:rsid w:val="009466F1"/>
    <w:rsid w:val="0094677A"/>
    <w:rsid w:val="00946840"/>
    <w:rsid w:val="00946964"/>
    <w:rsid w:val="009470A1"/>
    <w:rsid w:val="00947264"/>
    <w:rsid w:val="009473F1"/>
    <w:rsid w:val="00947C36"/>
    <w:rsid w:val="009500CC"/>
    <w:rsid w:val="00950447"/>
    <w:rsid w:val="0095057B"/>
    <w:rsid w:val="009507C1"/>
    <w:rsid w:val="009508A4"/>
    <w:rsid w:val="0095095A"/>
    <w:rsid w:val="00950C90"/>
    <w:rsid w:val="00951242"/>
    <w:rsid w:val="009513B2"/>
    <w:rsid w:val="009520AE"/>
    <w:rsid w:val="009524DF"/>
    <w:rsid w:val="0095275F"/>
    <w:rsid w:val="009528F4"/>
    <w:rsid w:val="00952DA0"/>
    <w:rsid w:val="00952E59"/>
    <w:rsid w:val="0095352F"/>
    <w:rsid w:val="009535D0"/>
    <w:rsid w:val="0095376B"/>
    <w:rsid w:val="009538CE"/>
    <w:rsid w:val="009544E1"/>
    <w:rsid w:val="0095541B"/>
    <w:rsid w:val="00955E49"/>
    <w:rsid w:val="009562A1"/>
    <w:rsid w:val="0095661D"/>
    <w:rsid w:val="009568A4"/>
    <w:rsid w:val="00956AF3"/>
    <w:rsid w:val="00956E22"/>
    <w:rsid w:val="00956E64"/>
    <w:rsid w:val="0095790E"/>
    <w:rsid w:val="00957C96"/>
    <w:rsid w:val="0096007E"/>
    <w:rsid w:val="009607C4"/>
    <w:rsid w:val="009611CF"/>
    <w:rsid w:val="009615ED"/>
    <w:rsid w:val="0096167A"/>
    <w:rsid w:val="00961703"/>
    <w:rsid w:val="00961848"/>
    <w:rsid w:val="0096186B"/>
    <w:rsid w:val="009619B7"/>
    <w:rsid w:val="009622DE"/>
    <w:rsid w:val="009626AD"/>
    <w:rsid w:val="00962A09"/>
    <w:rsid w:val="00962A2B"/>
    <w:rsid w:val="00962BBF"/>
    <w:rsid w:val="00962EEF"/>
    <w:rsid w:val="00963386"/>
    <w:rsid w:val="0096398B"/>
    <w:rsid w:val="00963BFB"/>
    <w:rsid w:val="009640F7"/>
    <w:rsid w:val="0096464B"/>
    <w:rsid w:val="009646B4"/>
    <w:rsid w:val="00964ED5"/>
    <w:rsid w:val="00965002"/>
    <w:rsid w:val="009659A0"/>
    <w:rsid w:val="009677C8"/>
    <w:rsid w:val="009677D4"/>
    <w:rsid w:val="00967AA1"/>
    <w:rsid w:val="009707E8"/>
    <w:rsid w:val="00970B10"/>
    <w:rsid w:val="00970C86"/>
    <w:rsid w:val="00970F86"/>
    <w:rsid w:val="0097108A"/>
    <w:rsid w:val="009713CC"/>
    <w:rsid w:val="00971859"/>
    <w:rsid w:val="00971DE1"/>
    <w:rsid w:val="00971F7B"/>
    <w:rsid w:val="00971FA2"/>
    <w:rsid w:val="009722E9"/>
    <w:rsid w:val="0097289C"/>
    <w:rsid w:val="00972B20"/>
    <w:rsid w:val="00972D46"/>
    <w:rsid w:val="00972F07"/>
    <w:rsid w:val="0097317A"/>
    <w:rsid w:val="0097352C"/>
    <w:rsid w:val="009735F5"/>
    <w:rsid w:val="00973AB0"/>
    <w:rsid w:val="00973B37"/>
    <w:rsid w:val="00973BFB"/>
    <w:rsid w:val="00973D40"/>
    <w:rsid w:val="00973E4C"/>
    <w:rsid w:val="00974124"/>
    <w:rsid w:val="00974604"/>
    <w:rsid w:val="00974A58"/>
    <w:rsid w:val="00974C06"/>
    <w:rsid w:val="00974D6E"/>
    <w:rsid w:val="0097504D"/>
    <w:rsid w:val="009753C9"/>
    <w:rsid w:val="00975446"/>
    <w:rsid w:val="00975560"/>
    <w:rsid w:val="00975C40"/>
    <w:rsid w:val="00976A29"/>
    <w:rsid w:val="00977DEC"/>
    <w:rsid w:val="00980019"/>
    <w:rsid w:val="009801AB"/>
    <w:rsid w:val="009802F2"/>
    <w:rsid w:val="00980478"/>
    <w:rsid w:val="009805C1"/>
    <w:rsid w:val="009809FD"/>
    <w:rsid w:val="00980A48"/>
    <w:rsid w:val="0098233B"/>
    <w:rsid w:val="00982779"/>
    <w:rsid w:val="00982984"/>
    <w:rsid w:val="0098319C"/>
    <w:rsid w:val="00983497"/>
    <w:rsid w:val="00983533"/>
    <w:rsid w:val="009835DF"/>
    <w:rsid w:val="009837A0"/>
    <w:rsid w:val="00984133"/>
    <w:rsid w:val="00984139"/>
    <w:rsid w:val="009841E4"/>
    <w:rsid w:val="00984281"/>
    <w:rsid w:val="00984851"/>
    <w:rsid w:val="0098519C"/>
    <w:rsid w:val="00986564"/>
    <w:rsid w:val="00986853"/>
    <w:rsid w:val="009868B5"/>
    <w:rsid w:val="00986A47"/>
    <w:rsid w:val="00987315"/>
    <w:rsid w:val="0098745C"/>
    <w:rsid w:val="009874FA"/>
    <w:rsid w:val="0098754F"/>
    <w:rsid w:val="0098756C"/>
    <w:rsid w:val="0098766A"/>
    <w:rsid w:val="009877E5"/>
    <w:rsid w:val="0099080F"/>
    <w:rsid w:val="0099090B"/>
    <w:rsid w:val="00990C78"/>
    <w:rsid w:val="00990DF0"/>
    <w:rsid w:val="00990F7E"/>
    <w:rsid w:val="00991662"/>
    <w:rsid w:val="00992712"/>
    <w:rsid w:val="00992871"/>
    <w:rsid w:val="009932EA"/>
    <w:rsid w:val="00994755"/>
    <w:rsid w:val="0099496D"/>
    <w:rsid w:val="00995121"/>
    <w:rsid w:val="00995581"/>
    <w:rsid w:val="00995F4C"/>
    <w:rsid w:val="00996192"/>
    <w:rsid w:val="009964C0"/>
    <w:rsid w:val="00997347"/>
    <w:rsid w:val="0099766E"/>
    <w:rsid w:val="009978BB"/>
    <w:rsid w:val="00997E95"/>
    <w:rsid w:val="00997F38"/>
    <w:rsid w:val="00997FDB"/>
    <w:rsid w:val="009A0089"/>
    <w:rsid w:val="009A083F"/>
    <w:rsid w:val="009A1669"/>
    <w:rsid w:val="009A1BA7"/>
    <w:rsid w:val="009A2824"/>
    <w:rsid w:val="009A2EF3"/>
    <w:rsid w:val="009A3242"/>
    <w:rsid w:val="009A3276"/>
    <w:rsid w:val="009A3611"/>
    <w:rsid w:val="009A367E"/>
    <w:rsid w:val="009A3C25"/>
    <w:rsid w:val="009A4336"/>
    <w:rsid w:val="009A48F8"/>
    <w:rsid w:val="009A50BC"/>
    <w:rsid w:val="009A50F4"/>
    <w:rsid w:val="009A51B9"/>
    <w:rsid w:val="009A5220"/>
    <w:rsid w:val="009A5770"/>
    <w:rsid w:val="009A5D6E"/>
    <w:rsid w:val="009A5E9F"/>
    <w:rsid w:val="009A713E"/>
    <w:rsid w:val="009A7264"/>
    <w:rsid w:val="009A72CE"/>
    <w:rsid w:val="009A79BD"/>
    <w:rsid w:val="009A7BCC"/>
    <w:rsid w:val="009B1FFC"/>
    <w:rsid w:val="009B26AB"/>
    <w:rsid w:val="009B28D7"/>
    <w:rsid w:val="009B2AD0"/>
    <w:rsid w:val="009B2C7A"/>
    <w:rsid w:val="009B2DD5"/>
    <w:rsid w:val="009B2FD3"/>
    <w:rsid w:val="009B3234"/>
    <w:rsid w:val="009B3367"/>
    <w:rsid w:val="009B3540"/>
    <w:rsid w:val="009B3759"/>
    <w:rsid w:val="009B3C79"/>
    <w:rsid w:val="009B40E2"/>
    <w:rsid w:val="009B4922"/>
    <w:rsid w:val="009B4C83"/>
    <w:rsid w:val="009B5139"/>
    <w:rsid w:val="009B5291"/>
    <w:rsid w:val="009B56EF"/>
    <w:rsid w:val="009B5B17"/>
    <w:rsid w:val="009B609C"/>
    <w:rsid w:val="009B6ECB"/>
    <w:rsid w:val="009B6FF0"/>
    <w:rsid w:val="009B7159"/>
    <w:rsid w:val="009B72F3"/>
    <w:rsid w:val="009B78EE"/>
    <w:rsid w:val="009B7A82"/>
    <w:rsid w:val="009B7E35"/>
    <w:rsid w:val="009C01DD"/>
    <w:rsid w:val="009C0363"/>
    <w:rsid w:val="009C075E"/>
    <w:rsid w:val="009C0B59"/>
    <w:rsid w:val="009C1010"/>
    <w:rsid w:val="009C15E3"/>
    <w:rsid w:val="009C1645"/>
    <w:rsid w:val="009C1C82"/>
    <w:rsid w:val="009C2029"/>
    <w:rsid w:val="009C20C7"/>
    <w:rsid w:val="009C2397"/>
    <w:rsid w:val="009C29E0"/>
    <w:rsid w:val="009C2C53"/>
    <w:rsid w:val="009C342C"/>
    <w:rsid w:val="009C3882"/>
    <w:rsid w:val="009C3BF8"/>
    <w:rsid w:val="009C40D3"/>
    <w:rsid w:val="009C457A"/>
    <w:rsid w:val="009C4650"/>
    <w:rsid w:val="009C4C01"/>
    <w:rsid w:val="009C4C7E"/>
    <w:rsid w:val="009C57AB"/>
    <w:rsid w:val="009C5A85"/>
    <w:rsid w:val="009C5ABC"/>
    <w:rsid w:val="009C64DB"/>
    <w:rsid w:val="009C6663"/>
    <w:rsid w:val="009C66AB"/>
    <w:rsid w:val="009C6831"/>
    <w:rsid w:val="009C6889"/>
    <w:rsid w:val="009C696A"/>
    <w:rsid w:val="009C697E"/>
    <w:rsid w:val="009C6AF1"/>
    <w:rsid w:val="009C6D96"/>
    <w:rsid w:val="009C7073"/>
    <w:rsid w:val="009C72F6"/>
    <w:rsid w:val="009C7513"/>
    <w:rsid w:val="009C760F"/>
    <w:rsid w:val="009C7C26"/>
    <w:rsid w:val="009C7CCA"/>
    <w:rsid w:val="009C7F25"/>
    <w:rsid w:val="009D0491"/>
    <w:rsid w:val="009D09FC"/>
    <w:rsid w:val="009D0CC0"/>
    <w:rsid w:val="009D0D72"/>
    <w:rsid w:val="009D0D7F"/>
    <w:rsid w:val="009D0EDF"/>
    <w:rsid w:val="009D0F0B"/>
    <w:rsid w:val="009D1468"/>
    <w:rsid w:val="009D14EB"/>
    <w:rsid w:val="009D2082"/>
    <w:rsid w:val="009D2671"/>
    <w:rsid w:val="009D2AEA"/>
    <w:rsid w:val="009D2B93"/>
    <w:rsid w:val="009D3316"/>
    <w:rsid w:val="009D3618"/>
    <w:rsid w:val="009D3ADF"/>
    <w:rsid w:val="009D3D70"/>
    <w:rsid w:val="009D3D8E"/>
    <w:rsid w:val="009D3F46"/>
    <w:rsid w:val="009D4F34"/>
    <w:rsid w:val="009D503B"/>
    <w:rsid w:val="009D60BA"/>
    <w:rsid w:val="009D64FA"/>
    <w:rsid w:val="009D6633"/>
    <w:rsid w:val="009D6ABA"/>
    <w:rsid w:val="009D6B15"/>
    <w:rsid w:val="009D7574"/>
    <w:rsid w:val="009D7686"/>
    <w:rsid w:val="009D7E16"/>
    <w:rsid w:val="009E012A"/>
    <w:rsid w:val="009E0788"/>
    <w:rsid w:val="009E0A4F"/>
    <w:rsid w:val="009E0B43"/>
    <w:rsid w:val="009E0FFC"/>
    <w:rsid w:val="009E118B"/>
    <w:rsid w:val="009E1584"/>
    <w:rsid w:val="009E15CB"/>
    <w:rsid w:val="009E1C6C"/>
    <w:rsid w:val="009E1FB1"/>
    <w:rsid w:val="009E2B85"/>
    <w:rsid w:val="009E2F87"/>
    <w:rsid w:val="009E3BD2"/>
    <w:rsid w:val="009E3D8D"/>
    <w:rsid w:val="009E3F2B"/>
    <w:rsid w:val="009E413E"/>
    <w:rsid w:val="009E426A"/>
    <w:rsid w:val="009E43B8"/>
    <w:rsid w:val="009E50A3"/>
    <w:rsid w:val="009E5466"/>
    <w:rsid w:val="009E5DA1"/>
    <w:rsid w:val="009E6234"/>
    <w:rsid w:val="009E62A8"/>
    <w:rsid w:val="009E6558"/>
    <w:rsid w:val="009E6784"/>
    <w:rsid w:val="009E6816"/>
    <w:rsid w:val="009E69D0"/>
    <w:rsid w:val="009E6AB6"/>
    <w:rsid w:val="009E6C00"/>
    <w:rsid w:val="009E7A89"/>
    <w:rsid w:val="009F002E"/>
    <w:rsid w:val="009F01E0"/>
    <w:rsid w:val="009F07FD"/>
    <w:rsid w:val="009F0D50"/>
    <w:rsid w:val="009F19CF"/>
    <w:rsid w:val="009F1B99"/>
    <w:rsid w:val="009F1C17"/>
    <w:rsid w:val="009F1D96"/>
    <w:rsid w:val="009F201F"/>
    <w:rsid w:val="009F25EC"/>
    <w:rsid w:val="009F26D1"/>
    <w:rsid w:val="009F290D"/>
    <w:rsid w:val="009F29A9"/>
    <w:rsid w:val="009F2E9B"/>
    <w:rsid w:val="009F35C9"/>
    <w:rsid w:val="009F3A07"/>
    <w:rsid w:val="009F3C1A"/>
    <w:rsid w:val="009F3CB8"/>
    <w:rsid w:val="009F3FAD"/>
    <w:rsid w:val="009F454A"/>
    <w:rsid w:val="009F499A"/>
    <w:rsid w:val="009F4BBD"/>
    <w:rsid w:val="009F4D7B"/>
    <w:rsid w:val="009F50C8"/>
    <w:rsid w:val="009F630B"/>
    <w:rsid w:val="009F6520"/>
    <w:rsid w:val="009F6541"/>
    <w:rsid w:val="009F66DA"/>
    <w:rsid w:val="009F66EB"/>
    <w:rsid w:val="009F6DAA"/>
    <w:rsid w:val="009F707B"/>
    <w:rsid w:val="009F73BE"/>
    <w:rsid w:val="009F75CF"/>
    <w:rsid w:val="00A000A3"/>
    <w:rsid w:val="00A000C7"/>
    <w:rsid w:val="00A00322"/>
    <w:rsid w:val="00A00455"/>
    <w:rsid w:val="00A00558"/>
    <w:rsid w:val="00A00660"/>
    <w:rsid w:val="00A006B1"/>
    <w:rsid w:val="00A009ED"/>
    <w:rsid w:val="00A00D84"/>
    <w:rsid w:val="00A00F17"/>
    <w:rsid w:val="00A0129F"/>
    <w:rsid w:val="00A01453"/>
    <w:rsid w:val="00A01514"/>
    <w:rsid w:val="00A01599"/>
    <w:rsid w:val="00A01695"/>
    <w:rsid w:val="00A01DB8"/>
    <w:rsid w:val="00A024C4"/>
    <w:rsid w:val="00A025C0"/>
    <w:rsid w:val="00A026AB"/>
    <w:rsid w:val="00A02B71"/>
    <w:rsid w:val="00A02DF4"/>
    <w:rsid w:val="00A02E1E"/>
    <w:rsid w:val="00A03E9C"/>
    <w:rsid w:val="00A0426E"/>
    <w:rsid w:val="00A05934"/>
    <w:rsid w:val="00A05B51"/>
    <w:rsid w:val="00A05E01"/>
    <w:rsid w:val="00A062DF"/>
    <w:rsid w:val="00A062E5"/>
    <w:rsid w:val="00A064DF"/>
    <w:rsid w:val="00A069F7"/>
    <w:rsid w:val="00A06B58"/>
    <w:rsid w:val="00A06C15"/>
    <w:rsid w:val="00A06D4A"/>
    <w:rsid w:val="00A072C3"/>
    <w:rsid w:val="00A07626"/>
    <w:rsid w:val="00A07D2C"/>
    <w:rsid w:val="00A10193"/>
    <w:rsid w:val="00A10A53"/>
    <w:rsid w:val="00A10D95"/>
    <w:rsid w:val="00A11503"/>
    <w:rsid w:val="00A118E6"/>
    <w:rsid w:val="00A11C08"/>
    <w:rsid w:val="00A12354"/>
    <w:rsid w:val="00A1265A"/>
    <w:rsid w:val="00A129D1"/>
    <w:rsid w:val="00A13B3D"/>
    <w:rsid w:val="00A13E23"/>
    <w:rsid w:val="00A13E95"/>
    <w:rsid w:val="00A14030"/>
    <w:rsid w:val="00A14440"/>
    <w:rsid w:val="00A14D90"/>
    <w:rsid w:val="00A15718"/>
    <w:rsid w:val="00A15BA2"/>
    <w:rsid w:val="00A15C8E"/>
    <w:rsid w:val="00A15F02"/>
    <w:rsid w:val="00A160A1"/>
    <w:rsid w:val="00A16252"/>
    <w:rsid w:val="00A16C30"/>
    <w:rsid w:val="00A16FF0"/>
    <w:rsid w:val="00A17805"/>
    <w:rsid w:val="00A17BD3"/>
    <w:rsid w:val="00A20208"/>
    <w:rsid w:val="00A20B95"/>
    <w:rsid w:val="00A20DE5"/>
    <w:rsid w:val="00A212A6"/>
    <w:rsid w:val="00A213B3"/>
    <w:rsid w:val="00A21572"/>
    <w:rsid w:val="00A215C4"/>
    <w:rsid w:val="00A21801"/>
    <w:rsid w:val="00A21D86"/>
    <w:rsid w:val="00A21E29"/>
    <w:rsid w:val="00A2219C"/>
    <w:rsid w:val="00A225C0"/>
    <w:rsid w:val="00A22650"/>
    <w:rsid w:val="00A22796"/>
    <w:rsid w:val="00A227AE"/>
    <w:rsid w:val="00A229D2"/>
    <w:rsid w:val="00A22BB5"/>
    <w:rsid w:val="00A22D31"/>
    <w:rsid w:val="00A22E0C"/>
    <w:rsid w:val="00A22FE8"/>
    <w:rsid w:val="00A2324B"/>
    <w:rsid w:val="00A236C9"/>
    <w:rsid w:val="00A237F0"/>
    <w:rsid w:val="00A23B09"/>
    <w:rsid w:val="00A23D5D"/>
    <w:rsid w:val="00A23E41"/>
    <w:rsid w:val="00A244CB"/>
    <w:rsid w:val="00A245B1"/>
    <w:rsid w:val="00A24723"/>
    <w:rsid w:val="00A2473E"/>
    <w:rsid w:val="00A2491D"/>
    <w:rsid w:val="00A24A18"/>
    <w:rsid w:val="00A24CFE"/>
    <w:rsid w:val="00A24D1D"/>
    <w:rsid w:val="00A25496"/>
    <w:rsid w:val="00A25B6A"/>
    <w:rsid w:val="00A2700C"/>
    <w:rsid w:val="00A274D4"/>
    <w:rsid w:val="00A27524"/>
    <w:rsid w:val="00A27B81"/>
    <w:rsid w:val="00A30300"/>
    <w:rsid w:val="00A30445"/>
    <w:rsid w:val="00A32750"/>
    <w:rsid w:val="00A32A50"/>
    <w:rsid w:val="00A32BEE"/>
    <w:rsid w:val="00A331AA"/>
    <w:rsid w:val="00A345C5"/>
    <w:rsid w:val="00A34643"/>
    <w:rsid w:val="00A34784"/>
    <w:rsid w:val="00A35334"/>
    <w:rsid w:val="00A35437"/>
    <w:rsid w:val="00A3573C"/>
    <w:rsid w:val="00A36445"/>
    <w:rsid w:val="00A367CA"/>
    <w:rsid w:val="00A36937"/>
    <w:rsid w:val="00A37557"/>
    <w:rsid w:val="00A375CD"/>
    <w:rsid w:val="00A37659"/>
    <w:rsid w:val="00A37816"/>
    <w:rsid w:val="00A37D15"/>
    <w:rsid w:val="00A40502"/>
    <w:rsid w:val="00A40906"/>
    <w:rsid w:val="00A41DC7"/>
    <w:rsid w:val="00A41F18"/>
    <w:rsid w:val="00A4228F"/>
    <w:rsid w:val="00A42C1E"/>
    <w:rsid w:val="00A42C95"/>
    <w:rsid w:val="00A431B3"/>
    <w:rsid w:val="00A433B6"/>
    <w:rsid w:val="00A43EAB"/>
    <w:rsid w:val="00A442EF"/>
    <w:rsid w:val="00A44305"/>
    <w:rsid w:val="00A443A5"/>
    <w:rsid w:val="00A444E5"/>
    <w:rsid w:val="00A445DD"/>
    <w:rsid w:val="00A44615"/>
    <w:rsid w:val="00A4467A"/>
    <w:rsid w:val="00A44B8B"/>
    <w:rsid w:val="00A44C61"/>
    <w:rsid w:val="00A44D83"/>
    <w:rsid w:val="00A44F5D"/>
    <w:rsid w:val="00A44F70"/>
    <w:rsid w:val="00A45093"/>
    <w:rsid w:val="00A456D0"/>
    <w:rsid w:val="00A45A44"/>
    <w:rsid w:val="00A467B2"/>
    <w:rsid w:val="00A471B1"/>
    <w:rsid w:val="00A473C6"/>
    <w:rsid w:val="00A474D0"/>
    <w:rsid w:val="00A47A79"/>
    <w:rsid w:val="00A505C2"/>
    <w:rsid w:val="00A50D4B"/>
    <w:rsid w:val="00A52C48"/>
    <w:rsid w:val="00A52CDC"/>
    <w:rsid w:val="00A53017"/>
    <w:rsid w:val="00A533EA"/>
    <w:rsid w:val="00A5366C"/>
    <w:rsid w:val="00A53BDB"/>
    <w:rsid w:val="00A53DCC"/>
    <w:rsid w:val="00A54203"/>
    <w:rsid w:val="00A543EF"/>
    <w:rsid w:val="00A546E7"/>
    <w:rsid w:val="00A5505D"/>
    <w:rsid w:val="00A5522E"/>
    <w:rsid w:val="00A553D0"/>
    <w:rsid w:val="00A55568"/>
    <w:rsid w:val="00A55855"/>
    <w:rsid w:val="00A55B33"/>
    <w:rsid w:val="00A55FF1"/>
    <w:rsid w:val="00A56118"/>
    <w:rsid w:val="00A563B1"/>
    <w:rsid w:val="00A56D37"/>
    <w:rsid w:val="00A56F29"/>
    <w:rsid w:val="00A570AF"/>
    <w:rsid w:val="00A571F5"/>
    <w:rsid w:val="00A575B0"/>
    <w:rsid w:val="00A578C1"/>
    <w:rsid w:val="00A57C55"/>
    <w:rsid w:val="00A57CBB"/>
    <w:rsid w:val="00A57D18"/>
    <w:rsid w:val="00A6014D"/>
    <w:rsid w:val="00A609D3"/>
    <w:rsid w:val="00A61953"/>
    <w:rsid w:val="00A61D6A"/>
    <w:rsid w:val="00A62507"/>
    <w:rsid w:val="00A626A3"/>
    <w:rsid w:val="00A62853"/>
    <w:rsid w:val="00A63626"/>
    <w:rsid w:val="00A6383E"/>
    <w:rsid w:val="00A63B08"/>
    <w:rsid w:val="00A63C3A"/>
    <w:rsid w:val="00A6493D"/>
    <w:rsid w:val="00A64AAA"/>
    <w:rsid w:val="00A6523E"/>
    <w:rsid w:val="00A65286"/>
    <w:rsid w:val="00A653B2"/>
    <w:rsid w:val="00A6645F"/>
    <w:rsid w:val="00A66B38"/>
    <w:rsid w:val="00A66CFF"/>
    <w:rsid w:val="00A66FD1"/>
    <w:rsid w:val="00A67A68"/>
    <w:rsid w:val="00A67D79"/>
    <w:rsid w:val="00A70159"/>
    <w:rsid w:val="00A701CF"/>
    <w:rsid w:val="00A70341"/>
    <w:rsid w:val="00A70384"/>
    <w:rsid w:val="00A70C09"/>
    <w:rsid w:val="00A70C7E"/>
    <w:rsid w:val="00A71A69"/>
    <w:rsid w:val="00A71CBE"/>
    <w:rsid w:val="00A72285"/>
    <w:rsid w:val="00A72BBC"/>
    <w:rsid w:val="00A730B1"/>
    <w:rsid w:val="00A734EA"/>
    <w:rsid w:val="00A739B4"/>
    <w:rsid w:val="00A74117"/>
    <w:rsid w:val="00A74B6E"/>
    <w:rsid w:val="00A752FE"/>
    <w:rsid w:val="00A7593B"/>
    <w:rsid w:val="00A760FF"/>
    <w:rsid w:val="00A761B6"/>
    <w:rsid w:val="00A762BA"/>
    <w:rsid w:val="00A764C7"/>
    <w:rsid w:val="00A766CC"/>
    <w:rsid w:val="00A7671D"/>
    <w:rsid w:val="00A768BC"/>
    <w:rsid w:val="00A76ADD"/>
    <w:rsid w:val="00A77332"/>
    <w:rsid w:val="00A77616"/>
    <w:rsid w:val="00A77AF9"/>
    <w:rsid w:val="00A800B6"/>
    <w:rsid w:val="00A801E7"/>
    <w:rsid w:val="00A8069F"/>
    <w:rsid w:val="00A80784"/>
    <w:rsid w:val="00A808A1"/>
    <w:rsid w:val="00A808C4"/>
    <w:rsid w:val="00A809EF"/>
    <w:rsid w:val="00A80BD5"/>
    <w:rsid w:val="00A80C58"/>
    <w:rsid w:val="00A81104"/>
    <w:rsid w:val="00A8117B"/>
    <w:rsid w:val="00A811CC"/>
    <w:rsid w:val="00A81658"/>
    <w:rsid w:val="00A817D1"/>
    <w:rsid w:val="00A81BE0"/>
    <w:rsid w:val="00A81FB5"/>
    <w:rsid w:val="00A82679"/>
    <w:rsid w:val="00A82699"/>
    <w:rsid w:val="00A826A4"/>
    <w:rsid w:val="00A826F3"/>
    <w:rsid w:val="00A83076"/>
    <w:rsid w:val="00A83D85"/>
    <w:rsid w:val="00A83FD6"/>
    <w:rsid w:val="00A8415A"/>
    <w:rsid w:val="00A843CE"/>
    <w:rsid w:val="00A850E2"/>
    <w:rsid w:val="00A8532C"/>
    <w:rsid w:val="00A85655"/>
    <w:rsid w:val="00A85A42"/>
    <w:rsid w:val="00A85A85"/>
    <w:rsid w:val="00A85DF5"/>
    <w:rsid w:val="00A8641D"/>
    <w:rsid w:val="00A866AB"/>
    <w:rsid w:val="00A8677B"/>
    <w:rsid w:val="00A8679E"/>
    <w:rsid w:val="00A86C5C"/>
    <w:rsid w:val="00A86FA1"/>
    <w:rsid w:val="00A87026"/>
    <w:rsid w:val="00A87A3A"/>
    <w:rsid w:val="00A87C4F"/>
    <w:rsid w:val="00A87D69"/>
    <w:rsid w:val="00A87D70"/>
    <w:rsid w:val="00A87EB6"/>
    <w:rsid w:val="00A90039"/>
    <w:rsid w:val="00A90958"/>
    <w:rsid w:val="00A90C36"/>
    <w:rsid w:val="00A90D5F"/>
    <w:rsid w:val="00A91295"/>
    <w:rsid w:val="00A9162E"/>
    <w:rsid w:val="00A929B0"/>
    <w:rsid w:val="00A92B30"/>
    <w:rsid w:val="00A92CFD"/>
    <w:rsid w:val="00A93035"/>
    <w:rsid w:val="00A930DB"/>
    <w:rsid w:val="00A931EE"/>
    <w:rsid w:val="00A93BF7"/>
    <w:rsid w:val="00A947C4"/>
    <w:rsid w:val="00A949EB"/>
    <w:rsid w:val="00A94A03"/>
    <w:rsid w:val="00A94E27"/>
    <w:rsid w:val="00A94ED3"/>
    <w:rsid w:val="00A94F2B"/>
    <w:rsid w:val="00A95A35"/>
    <w:rsid w:val="00A95F6C"/>
    <w:rsid w:val="00A961F3"/>
    <w:rsid w:val="00A9620E"/>
    <w:rsid w:val="00A964A5"/>
    <w:rsid w:val="00A965E2"/>
    <w:rsid w:val="00A967F2"/>
    <w:rsid w:val="00A96AE6"/>
    <w:rsid w:val="00A97656"/>
    <w:rsid w:val="00A9765C"/>
    <w:rsid w:val="00A97670"/>
    <w:rsid w:val="00A97C32"/>
    <w:rsid w:val="00A97DCB"/>
    <w:rsid w:val="00A97FE9"/>
    <w:rsid w:val="00AA0147"/>
    <w:rsid w:val="00AA033F"/>
    <w:rsid w:val="00AA03BA"/>
    <w:rsid w:val="00AA04FB"/>
    <w:rsid w:val="00AA050C"/>
    <w:rsid w:val="00AA06E3"/>
    <w:rsid w:val="00AA0ECA"/>
    <w:rsid w:val="00AA120E"/>
    <w:rsid w:val="00AA1679"/>
    <w:rsid w:val="00AA1767"/>
    <w:rsid w:val="00AA1D2E"/>
    <w:rsid w:val="00AA1F11"/>
    <w:rsid w:val="00AA2134"/>
    <w:rsid w:val="00AA2467"/>
    <w:rsid w:val="00AA2539"/>
    <w:rsid w:val="00AA25AE"/>
    <w:rsid w:val="00AA2724"/>
    <w:rsid w:val="00AA2ADD"/>
    <w:rsid w:val="00AA2BA7"/>
    <w:rsid w:val="00AA3052"/>
    <w:rsid w:val="00AA31B8"/>
    <w:rsid w:val="00AA34B2"/>
    <w:rsid w:val="00AA374E"/>
    <w:rsid w:val="00AA3E54"/>
    <w:rsid w:val="00AA442C"/>
    <w:rsid w:val="00AA5332"/>
    <w:rsid w:val="00AA539E"/>
    <w:rsid w:val="00AA5C7B"/>
    <w:rsid w:val="00AA61F2"/>
    <w:rsid w:val="00AA64E2"/>
    <w:rsid w:val="00AA6CA5"/>
    <w:rsid w:val="00AA7979"/>
    <w:rsid w:val="00AA7999"/>
    <w:rsid w:val="00AA7A79"/>
    <w:rsid w:val="00AA7A9F"/>
    <w:rsid w:val="00AB0191"/>
    <w:rsid w:val="00AB0958"/>
    <w:rsid w:val="00AB1500"/>
    <w:rsid w:val="00AB1528"/>
    <w:rsid w:val="00AB17B6"/>
    <w:rsid w:val="00AB1A1B"/>
    <w:rsid w:val="00AB1D32"/>
    <w:rsid w:val="00AB23BE"/>
    <w:rsid w:val="00AB2974"/>
    <w:rsid w:val="00AB2FDE"/>
    <w:rsid w:val="00AB30F1"/>
    <w:rsid w:val="00AB3263"/>
    <w:rsid w:val="00AB3301"/>
    <w:rsid w:val="00AB358F"/>
    <w:rsid w:val="00AB395D"/>
    <w:rsid w:val="00AB401F"/>
    <w:rsid w:val="00AB4E10"/>
    <w:rsid w:val="00AB5111"/>
    <w:rsid w:val="00AB5874"/>
    <w:rsid w:val="00AB5A8E"/>
    <w:rsid w:val="00AB6188"/>
    <w:rsid w:val="00AB6253"/>
    <w:rsid w:val="00AB63C0"/>
    <w:rsid w:val="00AB6701"/>
    <w:rsid w:val="00AB68D7"/>
    <w:rsid w:val="00AB6970"/>
    <w:rsid w:val="00AB6977"/>
    <w:rsid w:val="00AB6BFC"/>
    <w:rsid w:val="00AB6F2E"/>
    <w:rsid w:val="00AB6FD7"/>
    <w:rsid w:val="00AB75E9"/>
    <w:rsid w:val="00AB7912"/>
    <w:rsid w:val="00AB7A96"/>
    <w:rsid w:val="00AC05F6"/>
    <w:rsid w:val="00AC16B8"/>
    <w:rsid w:val="00AC1F4D"/>
    <w:rsid w:val="00AC215A"/>
    <w:rsid w:val="00AC2D70"/>
    <w:rsid w:val="00AC3C73"/>
    <w:rsid w:val="00AC3CA0"/>
    <w:rsid w:val="00AC3FC2"/>
    <w:rsid w:val="00AC44C3"/>
    <w:rsid w:val="00AC4765"/>
    <w:rsid w:val="00AC4AD5"/>
    <w:rsid w:val="00AC4CA7"/>
    <w:rsid w:val="00AC5731"/>
    <w:rsid w:val="00AC5CD2"/>
    <w:rsid w:val="00AC64DE"/>
    <w:rsid w:val="00AC6F5C"/>
    <w:rsid w:val="00AC7DB8"/>
    <w:rsid w:val="00AC7E42"/>
    <w:rsid w:val="00AC7EA2"/>
    <w:rsid w:val="00AD0377"/>
    <w:rsid w:val="00AD073C"/>
    <w:rsid w:val="00AD07AF"/>
    <w:rsid w:val="00AD0821"/>
    <w:rsid w:val="00AD0961"/>
    <w:rsid w:val="00AD1051"/>
    <w:rsid w:val="00AD109C"/>
    <w:rsid w:val="00AD12C3"/>
    <w:rsid w:val="00AD19E3"/>
    <w:rsid w:val="00AD1AE8"/>
    <w:rsid w:val="00AD1D09"/>
    <w:rsid w:val="00AD262E"/>
    <w:rsid w:val="00AD27AC"/>
    <w:rsid w:val="00AD2890"/>
    <w:rsid w:val="00AD28FA"/>
    <w:rsid w:val="00AD2AEB"/>
    <w:rsid w:val="00AD36F2"/>
    <w:rsid w:val="00AD3B34"/>
    <w:rsid w:val="00AD3B64"/>
    <w:rsid w:val="00AD4CC8"/>
    <w:rsid w:val="00AD5002"/>
    <w:rsid w:val="00AD50B1"/>
    <w:rsid w:val="00AD5342"/>
    <w:rsid w:val="00AD5909"/>
    <w:rsid w:val="00AD664E"/>
    <w:rsid w:val="00AD6A25"/>
    <w:rsid w:val="00AD6E85"/>
    <w:rsid w:val="00AD7215"/>
    <w:rsid w:val="00AD72D1"/>
    <w:rsid w:val="00AD7E61"/>
    <w:rsid w:val="00AE03DF"/>
    <w:rsid w:val="00AE0E2B"/>
    <w:rsid w:val="00AE119A"/>
    <w:rsid w:val="00AE18B9"/>
    <w:rsid w:val="00AE1B11"/>
    <w:rsid w:val="00AE25A0"/>
    <w:rsid w:val="00AE2AC8"/>
    <w:rsid w:val="00AE2EAB"/>
    <w:rsid w:val="00AE2EE1"/>
    <w:rsid w:val="00AE366D"/>
    <w:rsid w:val="00AE36D0"/>
    <w:rsid w:val="00AE4146"/>
    <w:rsid w:val="00AE4AD9"/>
    <w:rsid w:val="00AE56EB"/>
    <w:rsid w:val="00AE5AB8"/>
    <w:rsid w:val="00AE5D60"/>
    <w:rsid w:val="00AE5F59"/>
    <w:rsid w:val="00AE60F8"/>
    <w:rsid w:val="00AE61B5"/>
    <w:rsid w:val="00AE62C8"/>
    <w:rsid w:val="00AE62CA"/>
    <w:rsid w:val="00AE63D0"/>
    <w:rsid w:val="00AE640E"/>
    <w:rsid w:val="00AE6540"/>
    <w:rsid w:val="00AE689B"/>
    <w:rsid w:val="00AE6B3B"/>
    <w:rsid w:val="00AE719D"/>
    <w:rsid w:val="00AE73C3"/>
    <w:rsid w:val="00AE745F"/>
    <w:rsid w:val="00AE7B33"/>
    <w:rsid w:val="00AF034F"/>
    <w:rsid w:val="00AF0388"/>
    <w:rsid w:val="00AF049A"/>
    <w:rsid w:val="00AF04D5"/>
    <w:rsid w:val="00AF068F"/>
    <w:rsid w:val="00AF0A9B"/>
    <w:rsid w:val="00AF0EC5"/>
    <w:rsid w:val="00AF10F7"/>
    <w:rsid w:val="00AF1308"/>
    <w:rsid w:val="00AF132C"/>
    <w:rsid w:val="00AF13CC"/>
    <w:rsid w:val="00AF1628"/>
    <w:rsid w:val="00AF2416"/>
    <w:rsid w:val="00AF2690"/>
    <w:rsid w:val="00AF277A"/>
    <w:rsid w:val="00AF2B12"/>
    <w:rsid w:val="00AF2E25"/>
    <w:rsid w:val="00AF2EB3"/>
    <w:rsid w:val="00AF2F0E"/>
    <w:rsid w:val="00AF327E"/>
    <w:rsid w:val="00AF36F8"/>
    <w:rsid w:val="00AF404F"/>
    <w:rsid w:val="00AF463D"/>
    <w:rsid w:val="00AF4868"/>
    <w:rsid w:val="00AF48F8"/>
    <w:rsid w:val="00AF4B43"/>
    <w:rsid w:val="00AF4B46"/>
    <w:rsid w:val="00AF55DF"/>
    <w:rsid w:val="00AF58F8"/>
    <w:rsid w:val="00AF5A38"/>
    <w:rsid w:val="00AF5B0A"/>
    <w:rsid w:val="00AF6FED"/>
    <w:rsid w:val="00AF7389"/>
    <w:rsid w:val="00AF73B3"/>
    <w:rsid w:val="00AF7AE0"/>
    <w:rsid w:val="00AF7E24"/>
    <w:rsid w:val="00B00DC4"/>
    <w:rsid w:val="00B01248"/>
    <w:rsid w:val="00B01979"/>
    <w:rsid w:val="00B01CE7"/>
    <w:rsid w:val="00B02A2A"/>
    <w:rsid w:val="00B03591"/>
    <w:rsid w:val="00B037DB"/>
    <w:rsid w:val="00B03B07"/>
    <w:rsid w:val="00B042BC"/>
    <w:rsid w:val="00B04497"/>
    <w:rsid w:val="00B04DC9"/>
    <w:rsid w:val="00B05440"/>
    <w:rsid w:val="00B05E76"/>
    <w:rsid w:val="00B05F17"/>
    <w:rsid w:val="00B05FD2"/>
    <w:rsid w:val="00B05FFF"/>
    <w:rsid w:val="00B061EE"/>
    <w:rsid w:val="00B062ED"/>
    <w:rsid w:val="00B06DAF"/>
    <w:rsid w:val="00B0771E"/>
    <w:rsid w:val="00B07A12"/>
    <w:rsid w:val="00B07C35"/>
    <w:rsid w:val="00B10028"/>
    <w:rsid w:val="00B10964"/>
    <w:rsid w:val="00B109F9"/>
    <w:rsid w:val="00B11262"/>
    <w:rsid w:val="00B1273B"/>
    <w:rsid w:val="00B12D37"/>
    <w:rsid w:val="00B12E03"/>
    <w:rsid w:val="00B13024"/>
    <w:rsid w:val="00B130AE"/>
    <w:rsid w:val="00B13342"/>
    <w:rsid w:val="00B13980"/>
    <w:rsid w:val="00B13C87"/>
    <w:rsid w:val="00B13F4C"/>
    <w:rsid w:val="00B141D0"/>
    <w:rsid w:val="00B142B0"/>
    <w:rsid w:val="00B1475B"/>
    <w:rsid w:val="00B15591"/>
    <w:rsid w:val="00B158B8"/>
    <w:rsid w:val="00B15A1F"/>
    <w:rsid w:val="00B15A43"/>
    <w:rsid w:val="00B16428"/>
    <w:rsid w:val="00B16570"/>
    <w:rsid w:val="00B167AA"/>
    <w:rsid w:val="00B1690A"/>
    <w:rsid w:val="00B16C99"/>
    <w:rsid w:val="00B17505"/>
    <w:rsid w:val="00B17710"/>
    <w:rsid w:val="00B1799A"/>
    <w:rsid w:val="00B2003A"/>
    <w:rsid w:val="00B20393"/>
    <w:rsid w:val="00B20D50"/>
    <w:rsid w:val="00B2169C"/>
    <w:rsid w:val="00B216AB"/>
    <w:rsid w:val="00B21878"/>
    <w:rsid w:val="00B21F90"/>
    <w:rsid w:val="00B22725"/>
    <w:rsid w:val="00B23388"/>
    <w:rsid w:val="00B2357A"/>
    <w:rsid w:val="00B236B5"/>
    <w:rsid w:val="00B239D9"/>
    <w:rsid w:val="00B23E75"/>
    <w:rsid w:val="00B23E8B"/>
    <w:rsid w:val="00B2400F"/>
    <w:rsid w:val="00B241F9"/>
    <w:rsid w:val="00B242A7"/>
    <w:rsid w:val="00B246B9"/>
    <w:rsid w:val="00B2483C"/>
    <w:rsid w:val="00B2483E"/>
    <w:rsid w:val="00B24C65"/>
    <w:rsid w:val="00B24DC0"/>
    <w:rsid w:val="00B2522A"/>
    <w:rsid w:val="00B2543D"/>
    <w:rsid w:val="00B259F8"/>
    <w:rsid w:val="00B25CC9"/>
    <w:rsid w:val="00B25E13"/>
    <w:rsid w:val="00B25FF0"/>
    <w:rsid w:val="00B26239"/>
    <w:rsid w:val="00B263A0"/>
    <w:rsid w:val="00B27348"/>
    <w:rsid w:val="00B27CC5"/>
    <w:rsid w:val="00B27F9B"/>
    <w:rsid w:val="00B31971"/>
    <w:rsid w:val="00B31BDD"/>
    <w:rsid w:val="00B31D04"/>
    <w:rsid w:val="00B31F38"/>
    <w:rsid w:val="00B321DB"/>
    <w:rsid w:val="00B3232B"/>
    <w:rsid w:val="00B32649"/>
    <w:rsid w:val="00B32C4C"/>
    <w:rsid w:val="00B32C86"/>
    <w:rsid w:val="00B32D6D"/>
    <w:rsid w:val="00B32DB2"/>
    <w:rsid w:val="00B33682"/>
    <w:rsid w:val="00B33DE8"/>
    <w:rsid w:val="00B3433D"/>
    <w:rsid w:val="00B34432"/>
    <w:rsid w:val="00B34640"/>
    <w:rsid w:val="00B34CA5"/>
    <w:rsid w:val="00B34DC4"/>
    <w:rsid w:val="00B35DB5"/>
    <w:rsid w:val="00B35F70"/>
    <w:rsid w:val="00B362E8"/>
    <w:rsid w:val="00B364E1"/>
    <w:rsid w:val="00B373A5"/>
    <w:rsid w:val="00B373FA"/>
    <w:rsid w:val="00B37422"/>
    <w:rsid w:val="00B3783C"/>
    <w:rsid w:val="00B37AFD"/>
    <w:rsid w:val="00B37CD9"/>
    <w:rsid w:val="00B37E76"/>
    <w:rsid w:val="00B37E87"/>
    <w:rsid w:val="00B37FD7"/>
    <w:rsid w:val="00B400FE"/>
    <w:rsid w:val="00B4076E"/>
    <w:rsid w:val="00B4086E"/>
    <w:rsid w:val="00B40CA6"/>
    <w:rsid w:val="00B40D5A"/>
    <w:rsid w:val="00B40E93"/>
    <w:rsid w:val="00B41125"/>
    <w:rsid w:val="00B4124E"/>
    <w:rsid w:val="00B4124F"/>
    <w:rsid w:val="00B418E6"/>
    <w:rsid w:val="00B4195A"/>
    <w:rsid w:val="00B41B63"/>
    <w:rsid w:val="00B41C36"/>
    <w:rsid w:val="00B41EE3"/>
    <w:rsid w:val="00B41F9D"/>
    <w:rsid w:val="00B42439"/>
    <w:rsid w:val="00B42487"/>
    <w:rsid w:val="00B425EA"/>
    <w:rsid w:val="00B42B91"/>
    <w:rsid w:val="00B42BA1"/>
    <w:rsid w:val="00B42D53"/>
    <w:rsid w:val="00B42D6F"/>
    <w:rsid w:val="00B43182"/>
    <w:rsid w:val="00B43455"/>
    <w:rsid w:val="00B439D9"/>
    <w:rsid w:val="00B4405F"/>
    <w:rsid w:val="00B441DA"/>
    <w:rsid w:val="00B44364"/>
    <w:rsid w:val="00B4467B"/>
    <w:rsid w:val="00B44B93"/>
    <w:rsid w:val="00B455D6"/>
    <w:rsid w:val="00B45729"/>
    <w:rsid w:val="00B45992"/>
    <w:rsid w:val="00B4619F"/>
    <w:rsid w:val="00B46239"/>
    <w:rsid w:val="00B465A8"/>
    <w:rsid w:val="00B46BD3"/>
    <w:rsid w:val="00B46BD6"/>
    <w:rsid w:val="00B46E04"/>
    <w:rsid w:val="00B46EAC"/>
    <w:rsid w:val="00B46F8D"/>
    <w:rsid w:val="00B46F95"/>
    <w:rsid w:val="00B47882"/>
    <w:rsid w:val="00B47BF6"/>
    <w:rsid w:val="00B47CD0"/>
    <w:rsid w:val="00B47D3E"/>
    <w:rsid w:val="00B5014A"/>
    <w:rsid w:val="00B50E20"/>
    <w:rsid w:val="00B511DC"/>
    <w:rsid w:val="00B5134A"/>
    <w:rsid w:val="00B5183B"/>
    <w:rsid w:val="00B51DB2"/>
    <w:rsid w:val="00B522F5"/>
    <w:rsid w:val="00B523D8"/>
    <w:rsid w:val="00B5264A"/>
    <w:rsid w:val="00B52831"/>
    <w:rsid w:val="00B52A44"/>
    <w:rsid w:val="00B52BB4"/>
    <w:rsid w:val="00B5368D"/>
    <w:rsid w:val="00B53AD4"/>
    <w:rsid w:val="00B53AE3"/>
    <w:rsid w:val="00B53B42"/>
    <w:rsid w:val="00B53E5D"/>
    <w:rsid w:val="00B54476"/>
    <w:rsid w:val="00B54838"/>
    <w:rsid w:val="00B54961"/>
    <w:rsid w:val="00B54B32"/>
    <w:rsid w:val="00B5541C"/>
    <w:rsid w:val="00B5569F"/>
    <w:rsid w:val="00B557A1"/>
    <w:rsid w:val="00B55AA1"/>
    <w:rsid w:val="00B561BA"/>
    <w:rsid w:val="00B563FF"/>
    <w:rsid w:val="00B56634"/>
    <w:rsid w:val="00B56698"/>
    <w:rsid w:val="00B569B0"/>
    <w:rsid w:val="00B56AF5"/>
    <w:rsid w:val="00B56C33"/>
    <w:rsid w:val="00B56E6C"/>
    <w:rsid w:val="00B57484"/>
    <w:rsid w:val="00B574E2"/>
    <w:rsid w:val="00B5794B"/>
    <w:rsid w:val="00B579B1"/>
    <w:rsid w:val="00B57C58"/>
    <w:rsid w:val="00B57D91"/>
    <w:rsid w:val="00B57E62"/>
    <w:rsid w:val="00B57FCF"/>
    <w:rsid w:val="00B6005E"/>
    <w:rsid w:val="00B60103"/>
    <w:rsid w:val="00B60207"/>
    <w:rsid w:val="00B603B3"/>
    <w:rsid w:val="00B60D66"/>
    <w:rsid w:val="00B61119"/>
    <w:rsid w:val="00B614A4"/>
    <w:rsid w:val="00B6175B"/>
    <w:rsid w:val="00B618FA"/>
    <w:rsid w:val="00B61994"/>
    <w:rsid w:val="00B61D8E"/>
    <w:rsid w:val="00B61FA6"/>
    <w:rsid w:val="00B620E4"/>
    <w:rsid w:val="00B62230"/>
    <w:rsid w:val="00B6236A"/>
    <w:rsid w:val="00B626F5"/>
    <w:rsid w:val="00B62CE3"/>
    <w:rsid w:val="00B62F81"/>
    <w:rsid w:val="00B6323E"/>
    <w:rsid w:val="00B634D6"/>
    <w:rsid w:val="00B63696"/>
    <w:rsid w:val="00B6417C"/>
    <w:rsid w:val="00B644CB"/>
    <w:rsid w:val="00B64587"/>
    <w:rsid w:val="00B6477C"/>
    <w:rsid w:val="00B65F8F"/>
    <w:rsid w:val="00B66529"/>
    <w:rsid w:val="00B66EF1"/>
    <w:rsid w:val="00B673B8"/>
    <w:rsid w:val="00B6744E"/>
    <w:rsid w:val="00B67906"/>
    <w:rsid w:val="00B706B5"/>
    <w:rsid w:val="00B7085A"/>
    <w:rsid w:val="00B70A6D"/>
    <w:rsid w:val="00B710D6"/>
    <w:rsid w:val="00B71261"/>
    <w:rsid w:val="00B718A5"/>
    <w:rsid w:val="00B718E3"/>
    <w:rsid w:val="00B71C09"/>
    <w:rsid w:val="00B71D61"/>
    <w:rsid w:val="00B72079"/>
    <w:rsid w:val="00B7231E"/>
    <w:rsid w:val="00B724A6"/>
    <w:rsid w:val="00B72DF2"/>
    <w:rsid w:val="00B7340B"/>
    <w:rsid w:val="00B735DF"/>
    <w:rsid w:val="00B73DC3"/>
    <w:rsid w:val="00B73ECD"/>
    <w:rsid w:val="00B73F18"/>
    <w:rsid w:val="00B749EA"/>
    <w:rsid w:val="00B74DEC"/>
    <w:rsid w:val="00B74F93"/>
    <w:rsid w:val="00B74FD8"/>
    <w:rsid w:val="00B7535B"/>
    <w:rsid w:val="00B75AC8"/>
    <w:rsid w:val="00B75D0A"/>
    <w:rsid w:val="00B7606B"/>
    <w:rsid w:val="00B7644D"/>
    <w:rsid w:val="00B76CC9"/>
    <w:rsid w:val="00B76F70"/>
    <w:rsid w:val="00B77022"/>
    <w:rsid w:val="00B773DD"/>
    <w:rsid w:val="00B77500"/>
    <w:rsid w:val="00B80280"/>
    <w:rsid w:val="00B8042A"/>
    <w:rsid w:val="00B81140"/>
    <w:rsid w:val="00B8129D"/>
    <w:rsid w:val="00B81A29"/>
    <w:rsid w:val="00B81BD8"/>
    <w:rsid w:val="00B8227B"/>
    <w:rsid w:val="00B823E6"/>
    <w:rsid w:val="00B823EF"/>
    <w:rsid w:val="00B8286A"/>
    <w:rsid w:val="00B82EB9"/>
    <w:rsid w:val="00B830A9"/>
    <w:rsid w:val="00B83459"/>
    <w:rsid w:val="00B836A1"/>
    <w:rsid w:val="00B83D67"/>
    <w:rsid w:val="00B83E9F"/>
    <w:rsid w:val="00B84829"/>
    <w:rsid w:val="00B852EA"/>
    <w:rsid w:val="00B853B7"/>
    <w:rsid w:val="00B854F1"/>
    <w:rsid w:val="00B85542"/>
    <w:rsid w:val="00B8555D"/>
    <w:rsid w:val="00B85690"/>
    <w:rsid w:val="00B85965"/>
    <w:rsid w:val="00B85FFE"/>
    <w:rsid w:val="00B86217"/>
    <w:rsid w:val="00B86281"/>
    <w:rsid w:val="00B86757"/>
    <w:rsid w:val="00B86847"/>
    <w:rsid w:val="00B86CDD"/>
    <w:rsid w:val="00B86FBD"/>
    <w:rsid w:val="00B872A6"/>
    <w:rsid w:val="00B873F1"/>
    <w:rsid w:val="00B87580"/>
    <w:rsid w:val="00B8785D"/>
    <w:rsid w:val="00B907B2"/>
    <w:rsid w:val="00B90F4A"/>
    <w:rsid w:val="00B91101"/>
    <w:rsid w:val="00B91345"/>
    <w:rsid w:val="00B9135D"/>
    <w:rsid w:val="00B91616"/>
    <w:rsid w:val="00B91CFB"/>
    <w:rsid w:val="00B922A5"/>
    <w:rsid w:val="00B9272A"/>
    <w:rsid w:val="00B92937"/>
    <w:rsid w:val="00B929EC"/>
    <w:rsid w:val="00B92AB7"/>
    <w:rsid w:val="00B934EC"/>
    <w:rsid w:val="00B939A0"/>
    <w:rsid w:val="00B93CCE"/>
    <w:rsid w:val="00B946F1"/>
    <w:rsid w:val="00B94A87"/>
    <w:rsid w:val="00B94BF3"/>
    <w:rsid w:val="00B94CEF"/>
    <w:rsid w:val="00B9611A"/>
    <w:rsid w:val="00B9627A"/>
    <w:rsid w:val="00B9664D"/>
    <w:rsid w:val="00B9680C"/>
    <w:rsid w:val="00B96DB0"/>
    <w:rsid w:val="00B96FF0"/>
    <w:rsid w:val="00B971DB"/>
    <w:rsid w:val="00B97270"/>
    <w:rsid w:val="00B97843"/>
    <w:rsid w:val="00B97FD2"/>
    <w:rsid w:val="00BA0B3D"/>
    <w:rsid w:val="00BA0D36"/>
    <w:rsid w:val="00BA0F3E"/>
    <w:rsid w:val="00BA1244"/>
    <w:rsid w:val="00BA1629"/>
    <w:rsid w:val="00BA1712"/>
    <w:rsid w:val="00BA18B0"/>
    <w:rsid w:val="00BA2155"/>
    <w:rsid w:val="00BA29B0"/>
    <w:rsid w:val="00BA2EC9"/>
    <w:rsid w:val="00BA33F4"/>
    <w:rsid w:val="00BA363E"/>
    <w:rsid w:val="00BA3A5F"/>
    <w:rsid w:val="00BA3B3A"/>
    <w:rsid w:val="00BA41C2"/>
    <w:rsid w:val="00BA4629"/>
    <w:rsid w:val="00BA46D2"/>
    <w:rsid w:val="00BA4C4B"/>
    <w:rsid w:val="00BA5AC1"/>
    <w:rsid w:val="00BA6D3B"/>
    <w:rsid w:val="00BA7146"/>
    <w:rsid w:val="00BA771B"/>
    <w:rsid w:val="00BA77B4"/>
    <w:rsid w:val="00BB00E5"/>
    <w:rsid w:val="00BB0276"/>
    <w:rsid w:val="00BB035B"/>
    <w:rsid w:val="00BB05F3"/>
    <w:rsid w:val="00BB0E0A"/>
    <w:rsid w:val="00BB1271"/>
    <w:rsid w:val="00BB1661"/>
    <w:rsid w:val="00BB1964"/>
    <w:rsid w:val="00BB21E9"/>
    <w:rsid w:val="00BB22B7"/>
    <w:rsid w:val="00BB2386"/>
    <w:rsid w:val="00BB2480"/>
    <w:rsid w:val="00BB2F78"/>
    <w:rsid w:val="00BB3241"/>
    <w:rsid w:val="00BB33D6"/>
    <w:rsid w:val="00BB40F3"/>
    <w:rsid w:val="00BB4C8F"/>
    <w:rsid w:val="00BB5350"/>
    <w:rsid w:val="00BB5941"/>
    <w:rsid w:val="00BB5AFE"/>
    <w:rsid w:val="00BB5F75"/>
    <w:rsid w:val="00BB61AC"/>
    <w:rsid w:val="00BB6626"/>
    <w:rsid w:val="00BB687F"/>
    <w:rsid w:val="00BB6D49"/>
    <w:rsid w:val="00BB6FB5"/>
    <w:rsid w:val="00BB7019"/>
    <w:rsid w:val="00BB720E"/>
    <w:rsid w:val="00BB72A2"/>
    <w:rsid w:val="00BC0606"/>
    <w:rsid w:val="00BC091E"/>
    <w:rsid w:val="00BC0A7F"/>
    <w:rsid w:val="00BC170C"/>
    <w:rsid w:val="00BC177D"/>
    <w:rsid w:val="00BC1B0A"/>
    <w:rsid w:val="00BC1C2E"/>
    <w:rsid w:val="00BC2A53"/>
    <w:rsid w:val="00BC2D82"/>
    <w:rsid w:val="00BC3452"/>
    <w:rsid w:val="00BC34ED"/>
    <w:rsid w:val="00BC39C3"/>
    <w:rsid w:val="00BC3D88"/>
    <w:rsid w:val="00BC457E"/>
    <w:rsid w:val="00BC45BA"/>
    <w:rsid w:val="00BC4B7F"/>
    <w:rsid w:val="00BC4D01"/>
    <w:rsid w:val="00BC50DC"/>
    <w:rsid w:val="00BC5ABA"/>
    <w:rsid w:val="00BC5BB0"/>
    <w:rsid w:val="00BC5C33"/>
    <w:rsid w:val="00BC5F01"/>
    <w:rsid w:val="00BC6043"/>
    <w:rsid w:val="00BC6647"/>
    <w:rsid w:val="00BC6BDC"/>
    <w:rsid w:val="00BC6E71"/>
    <w:rsid w:val="00BC7236"/>
    <w:rsid w:val="00BC734E"/>
    <w:rsid w:val="00BC75EE"/>
    <w:rsid w:val="00BC7B95"/>
    <w:rsid w:val="00BD0417"/>
    <w:rsid w:val="00BD059E"/>
    <w:rsid w:val="00BD0724"/>
    <w:rsid w:val="00BD0B56"/>
    <w:rsid w:val="00BD0B8D"/>
    <w:rsid w:val="00BD13E3"/>
    <w:rsid w:val="00BD157E"/>
    <w:rsid w:val="00BD15FC"/>
    <w:rsid w:val="00BD1A7D"/>
    <w:rsid w:val="00BD1C29"/>
    <w:rsid w:val="00BD1D69"/>
    <w:rsid w:val="00BD2A9B"/>
    <w:rsid w:val="00BD376E"/>
    <w:rsid w:val="00BD37D5"/>
    <w:rsid w:val="00BD38B1"/>
    <w:rsid w:val="00BD3AC9"/>
    <w:rsid w:val="00BD3D2B"/>
    <w:rsid w:val="00BD41A4"/>
    <w:rsid w:val="00BD485C"/>
    <w:rsid w:val="00BD49D5"/>
    <w:rsid w:val="00BD4B74"/>
    <w:rsid w:val="00BD5361"/>
    <w:rsid w:val="00BD538D"/>
    <w:rsid w:val="00BD5481"/>
    <w:rsid w:val="00BD571A"/>
    <w:rsid w:val="00BD59C2"/>
    <w:rsid w:val="00BD612F"/>
    <w:rsid w:val="00BD6982"/>
    <w:rsid w:val="00BD6E57"/>
    <w:rsid w:val="00BD7BC8"/>
    <w:rsid w:val="00BD7D87"/>
    <w:rsid w:val="00BE0353"/>
    <w:rsid w:val="00BE03E9"/>
    <w:rsid w:val="00BE04A6"/>
    <w:rsid w:val="00BE0546"/>
    <w:rsid w:val="00BE0895"/>
    <w:rsid w:val="00BE0E41"/>
    <w:rsid w:val="00BE10C9"/>
    <w:rsid w:val="00BE11D2"/>
    <w:rsid w:val="00BE122F"/>
    <w:rsid w:val="00BE1441"/>
    <w:rsid w:val="00BE1BB1"/>
    <w:rsid w:val="00BE1BCE"/>
    <w:rsid w:val="00BE2BF8"/>
    <w:rsid w:val="00BE33B5"/>
    <w:rsid w:val="00BE3739"/>
    <w:rsid w:val="00BE38C6"/>
    <w:rsid w:val="00BE485F"/>
    <w:rsid w:val="00BE497D"/>
    <w:rsid w:val="00BE4A04"/>
    <w:rsid w:val="00BE4CF4"/>
    <w:rsid w:val="00BE5568"/>
    <w:rsid w:val="00BE5613"/>
    <w:rsid w:val="00BE5CCF"/>
    <w:rsid w:val="00BE6283"/>
    <w:rsid w:val="00BE6CDB"/>
    <w:rsid w:val="00BE6D31"/>
    <w:rsid w:val="00BE6E4C"/>
    <w:rsid w:val="00BE79B4"/>
    <w:rsid w:val="00BE7E72"/>
    <w:rsid w:val="00BE7FC0"/>
    <w:rsid w:val="00BE7FDF"/>
    <w:rsid w:val="00BF0125"/>
    <w:rsid w:val="00BF0A5E"/>
    <w:rsid w:val="00BF0B1C"/>
    <w:rsid w:val="00BF1235"/>
    <w:rsid w:val="00BF16AC"/>
    <w:rsid w:val="00BF1884"/>
    <w:rsid w:val="00BF1990"/>
    <w:rsid w:val="00BF1D36"/>
    <w:rsid w:val="00BF2002"/>
    <w:rsid w:val="00BF201E"/>
    <w:rsid w:val="00BF21C7"/>
    <w:rsid w:val="00BF2FD7"/>
    <w:rsid w:val="00BF3257"/>
    <w:rsid w:val="00BF345B"/>
    <w:rsid w:val="00BF3549"/>
    <w:rsid w:val="00BF3644"/>
    <w:rsid w:val="00BF3756"/>
    <w:rsid w:val="00BF3C15"/>
    <w:rsid w:val="00BF3F4A"/>
    <w:rsid w:val="00BF479E"/>
    <w:rsid w:val="00BF481D"/>
    <w:rsid w:val="00BF4BD9"/>
    <w:rsid w:val="00BF4F27"/>
    <w:rsid w:val="00BF5135"/>
    <w:rsid w:val="00BF53D5"/>
    <w:rsid w:val="00BF53E7"/>
    <w:rsid w:val="00BF5C5B"/>
    <w:rsid w:val="00BF5CA0"/>
    <w:rsid w:val="00BF612D"/>
    <w:rsid w:val="00BF63E8"/>
    <w:rsid w:val="00BF6678"/>
    <w:rsid w:val="00BF6CEF"/>
    <w:rsid w:val="00BF6FDE"/>
    <w:rsid w:val="00BF7728"/>
    <w:rsid w:val="00BF7A7D"/>
    <w:rsid w:val="00C0039B"/>
    <w:rsid w:val="00C0059C"/>
    <w:rsid w:val="00C005E4"/>
    <w:rsid w:val="00C0076D"/>
    <w:rsid w:val="00C012FE"/>
    <w:rsid w:val="00C0143C"/>
    <w:rsid w:val="00C0166C"/>
    <w:rsid w:val="00C01699"/>
    <w:rsid w:val="00C01C6C"/>
    <w:rsid w:val="00C01DE0"/>
    <w:rsid w:val="00C02193"/>
    <w:rsid w:val="00C02B3B"/>
    <w:rsid w:val="00C02F36"/>
    <w:rsid w:val="00C031CC"/>
    <w:rsid w:val="00C0329E"/>
    <w:rsid w:val="00C03470"/>
    <w:rsid w:val="00C0388A"/>
    <w:rsid w:val="00C03C3F"/>
    <w:rsid w:val="00C04252"/>
    <w:rsid w:val="00C058C7"/>
    <w:rsid w:val="00C0595E"/>
    <w:rsid w:val="00C05A8A"/>
    <w:rsid w:val="00C05C01"/>
    <w:rsid w:val="00C05E23"/>
    <w:rsid w:val="00C06036"/>
    <w:rsid w:val="00C063D1"/>
    <w:rsid w:val="00C0645E"/>
    <w:rsid w:val="00C06526"/>
    <w:rsid w:val="00C0673B"/>
    <w:rsid w:val="00C07058"/>
    <w:rsid w:val="00C0747A"/>
    <w:rsid w:val="00C074E4"/>
    <w:rsid w:val="00C077FD"/>
    <w:rsid w:val="00C104D7"/>
    <w:rsid w:val="00C1060E"/>
    <w:rsid w:val="00C1090C"/>
    <w:rsid w:val="00C10A6F"/>
    <w:rsid w:val="00C10ADC"/>
    <w:rsid w:val="00C10BC5"/>
    <w:rsid w:val="00C11030"/>
    <w:rsid w:val="00C112A8"/>
    <w:rsid w:val="00C11321"/>
    <w:rsid w:val="00C11504"/>
    <w:rsid w:val="00C115BC"/>
    <w:rsid w:val="00C11CC5"/>
    <w:rsid w:val="00C11E37"/>
    <w:rsid w:val="00C120B3"/>
    <w:rsid w:val="00C12258"/>
    <w:rsid w:val="00C12ABB"/>
    <w:rsid w:val="00C12D34"/>
    <w:rsid w:val="00C12F90"/>
    <w:rsid w:val="00C13E14"/>
    <w:rsid w:val="00C1439E"/>
    <w:rsid w:val="00C1444F"/>
    <w:rsid w:val="00C1561B"/>
    <w:rsid w:val="00C15C49"/>
    <w:rsid w:val="00C16643"/>
    <w:rsid w:val="00C166CA"/>
    <w:rsid w:val="00C17271"/>
    <w:rsid w:val="00C172D0"/>
    <w:rsid w:val="00C174F9"/>
    <w:rsid w:val="00C1753A"/>
    <w:rsid w:val="00C175D9"/>
    <w:rsid w:val="00C17E3C"/>
    <w:rsid w:val="00C20ABE"/>
    <w:rsid w:val="00C2108D"/>
    <w:rsid w:val="00C2114E"/>
    <w:rsid w:val="00C21220"/>
    <w:rsid w:val="00C2150E"/>
    <w:rsid w:val="00C2162D"/>
    <w:rsid w:val="00C21858"/>
    <w:rsid w:val="00C22153"/>
    <w:rsid w:val="00C223B1"/>
    <w:rsid w:val="00C22781"/>
    <w:rsid w:val="00C228C5"/>
    <w:rsid w:val="00C22BEF"/>
    <w:rsid w:val="00C23BDA"/>
    <w:rsid w:val="00C23C75"/>
    <w:rsid w:val="00C243D6"/>
    <w:rsid w:val="00C24469"/>
    <w:rsid w:val="00C24821"/>
    <w:rsid w:val="00C24B5A"/>
    <w:rsid w:val="00C24EC1"/>
    <w:rsid w:val="00C257D4"/>
    <w:rsid w:val="00C25908"/>
    <w:rsid w:val="00C259A2"/>
    <w:rsid w:val="00C25A80"/>
    <w:rsid w:val="00C260DD"/>
    <w:rsid w:val="00C261EC"/>
    <w:rsid w:val="00C2660C"/>
    <w:rsid w:val="00C26619"/>
    <w:rsid w:val="00C26D93"/>
    <w:rsid w:val="00C27131"/>
    <w:rsid w:val="00C27179"/>
    <w:rsid w:val="00C2779C"/>
    <w:rsid w:val="00C279DF"/>
    <w:rsid w:val="00C27E99"/>
    <w:rsid w:val="00C30104"/>
    <w:rsid w:val="00C30300"/>
    <w:rsid w:val="00C30B5B"/>
    <w:rsid w:val="00C30BB0"/>
    <w:rsid w:val="00C31E6C"/>
    <w:rsid w:val="00C3236D"/>
    <w:rsid w:val="00C3256C"/>
    <w:rsid w:val="00C32A91"/>
    <w:rsid w:val="00C33661"/>
    <w:rsid w:val="00C33977"/>
    <w:rsid w:val="00C33EBF"/>
    <w:rsid w:val="00C34008"/>
    <w:rsid w:val="00C341BC"/>
    <w:rsid w:val="00C34277"/>
    <w:rsid w:val="00C343FD"/>
    <w:rsid w:val="00C348A4"/>
    <w:rsid w:val="00C349ED"/>
    <w:rsid w:val="00C34D75"/>
    <w:rsid w:val="00C34EB3"/>
    <w:rsid w:val="00C352DF"/>
    <w:rsid w:val="00C355A7"/>
    <w:rsid w:val="00C359BE"/>
    <w:rsid w:val="00C360EE"/>
    <w:rsid w:val="00C365FF"/>
    <w:rsid w:val="00C3691A"/>
    <w:rsid w:val="00C36C0B"/>
    <w:rsid w:val="00C376D0"/>
    <w:rsid w:val="00C376F7"/>
    <w:rsid w:val="00C37AE3"/>
    <w:rsid w:val="00C37BCB"/>
    <w:rsid w:val="00C4013E"/>
    <w:rsid w:val="00C4083D"/>
    <w:rsid w:val="00C40BE9"/>
    <w:rsid w:val="00C40E25"/>
    <w:rsid w:val="00C41619"/>
    <w:rsid w:val="00C41A6A"/>
    <w:rsid w:val="00C41AAA"/>
    <w:rsid w:val="00C41B72"/>
    <w:rsid w:val="00C41C4E"/>
    <w:rsid w:val="00C41F8B"/>
    <w:rsid w:val="00C420EC"/>
    <w:rsid w:val="00C4248B"/>
    <w:rsid w:val="00C425E1"/>
    <w:rsid w:val="00C42A7E"/>
    <w:rsid w:val="00C43340"/>
    <w:rsid w:val="00C43691"/>
    <w:rsid w:val="00C43B7B"/>
    <w:rsid w:val="00C43BCB"/>
    <w:rsid w:val="00C44232"/>
    <w:rsid w:val="00C44559"/>
    <w:rsid w:val="00C44FAE"/>
    <w:rsid w:val="00C45028"/>
    <w:rsid w:val="00C4527B"/>
    <w:rsid w:val="00C45337"/>
    <w:rsid w:val="00C45686"/>
    <w:rsid w:val="00C458A6"/>
    <w:rsid w:val="00C460C8"/>
    <w:rsid w:val="00C4698F"/>
    <w:rsid w:val="00C46E89"/>
    <w:rsid w:val="00C47B8F"/>
    <w:rsid w:val="00C47C95"/>
    <w:rsid w:val="00C50452"/>
    <w:rsid w:val="00C50B8A"/>
    <w:rsid w:val="00C51035"/>
    <w:rsid w:val="00C5113A"/>
    <w:rsid w:val="00C5122D"/>
    <w:rsid w:val="00C512D7"/>
    <w:rsid w:val="00C514A2"/>
    <w:rsid w:val="00C5168F"/>
    <w:rsid w:val="00C517D5"/>
    <w:rsid w:val="00C518F6"/>
    <w:rsid w:val="00C51BB9"/>
    <w:rsid w:val="00C51D9F"/>
    <w:rsid w:val="00C51F3E"/>
    <w:rsid w:val="00C522AE"/>
    <w:rsid w:val="00C525EC"/>
    <w:rsid w:val="00C52A2C"/>
    <w:rsid w:val="00C52AF3"/>
    <w:rsid w:val="00C52E52"/>
    <w:rsid w:val="00C532DC"/>
    <w:rsid w:val="00C5393F"/>
    <w:rsid w:val="00C53B2C"/>
    <w:rsid w:val="00C53E01"/>
    <w:rsid w:val="00C54022"/>
    <w:rsid w:val="00C5411B"/>
    <w:rsid w:val="00C5439C"/>
    <w:rsid w:val="00C54556"/>
    <w:rsid w:val="00C5455E"/>
    <w:rsid w:val="00C5471D"/>
    <w:rsid w:val="00C54AD3"/>
    <w:rsid w:val="00C54BE7"/>
    <w:rsid w:val="00C54CC1"/>
    <w:rsid w:val="00C55223"/>
    <w:rsid w:val="00C56572"/>
    <w:rsid w:val="00C566EE"/>
    <w:rsid w:val="00C57986"/>
    <w:rsid w:val="00C57C82"/>
    <w:rsid w:val="00C6009E"/>
    <w:rsid w:val="00C601A7"/>
    <w:rsid w:val="00C608E0"/>
    <w:rsid w:val="00C609DF"/>
    <w:rsid w:val="00C60DA9"/>
    <w:rsid w:val="00C60EEA"/>
    <w:rsid w:val="00C621A5"/>
    <w:rsid w:val="00C62354"/>
    <w:rsid w:val="00C6259D"/>
    <w:rsid w:val="00C62C3E"/>
    <w:rsid w:val="00C62C98"/>
    <w:rsid w:val="00C6325A"/>
    <w:rsid w:val="00C6335A"/>
    <w:rsid w:val="00C633B9"/>
    <w:rsid w:val="00C63678"/>
    <w:rsid w:val="00C63F6A"/>
    <w:rsid w:val="00C63FF8"/>
    <w:rsid w:val="00C645B8"/>
    <w:rsid w:val="00C657CA"/>
    <w:rsid w:val="00C6599D"/>
    <w:rsid w:val="00C65A4A"/>
    <w:rsid w:val="00C65B60"/>
    <w:rsid w:val="00C65FDC"/>
    <w:rsid w:val="00C6617A"/>
    <w:rsid w:val="00C6647E"/>
    <w:rsid w:val="00C665F6"/>
    <w:rsid w:val="00C672BF"/>
    <w:rsid w:val="00C67DE3"/>
    <w:rsid w:val="00C70454"/>
    <w:rsid w:val="00C70518"/>
    <w:rsid w:val="00C70FE2"/>
    <w:rsid w:val="00C715CF"/>
    <w:rsid w:val="00C71E42"/>
    <w:rsid w:val="00C71E63"/>
    <w:rsid w:val="00C736CE"/>
    <w:rsid w:val="00C73CEA"/>
    <w:rsid w:val="00C73E01"/>
    <w:rsid w:val="00C74063"/>
    <w:rsid w:val="00C7444D"/>
    <w:rsid w:val="00C74489"/>
    <w:rsid w:val="00C7474F"/>
    <w:rsid w:val="00C7489E"/>
    <w:rsid w:val="00C74E68"/>
    <w:rsid w:val="00C74F50"/>
    <w:rsid w:val="00C75313"/>
    <w:rsid w:val="00C75480"/>
    <w:rsid w:val="00C7554F"/>
    <w:rsid w:val="00C755EE"/>
    <w:rsid w:val="00C7597F"/>
    <w:rsid w:val="00C75C33"/>
    <w:rsid w:val="00C75D29"/>
    <w:rsid w:val="00C76A24"/>
    <w:rsid w:val="00C77331"/>
    <w:rsid w:val="00C80228"/>
    <w:rsid w:val="00C80782"/>
    <w:rsid w:val="00C80B71"/>
    <w:rsid w:val="00C80E2F"/>
    <w:rsid w:val="00C80E55"/>
    <w:rsid w:val="00C815B4"/>
    <w:rsid w:val="00C82014"/>
    <w:rsid w:val="00C823D1"/>
    <w:rsid w:val="00C823DB"/>
    <w:rsid w:val="00C82B34"/>
    <w:rsid w:val="00C834E8"/>
    <w:rsid w:val="00C83585"/>
    <w:rsid w:val="00C83B62"/>
    <w:rsid w:val="00C83B95"/>
    <w:rsid w:val="00C83C6A"/>
    <w:rsid w:val="00C83C7C"/>
    <w:rsid w:val="00C851FA"/>
    <w:rsid w:val="00C85250"/>
    <w:rsid w:val="00C8537F"/>
    <w:rsid w:val="00C85BAE"/>
    <w:rsid w:val="00C85D6A"/>
    <w:rsid w:val="00C86849"/>
    <w:rsid w:val="00C86D16"/>
    <w:rsid w:val="00C87172"/>
    <w:rsid w:val="00C8729F"/>
    <w:rsid w:val="00C872B7"/>
    <w:rsid w:val="00C87750"/>
    <w:rsid w:val="00C87ADF"/>
    <w:rsid w:val="00C87E9F"/>
    <w:rsid w:val="00C900F3"/>
    <w:rsid w:val="00C9051E"/>
    <w:rsid w:val="00C907B0"/>
    <w:rsid w:val="00C90890"/>
    <w:rsid w:val="00C90A54"/>
    <w:rsid w:val="00C91BEC"/>
    <w:rsid w:val="00C91F4B"/>
    <w:rsid w:val="00C9228C"/>
    <w:rsid w:val="00C924C6"/>
    <w:rsid w:val="00C928DB"/>
    <w:rsid w:val="00C92B49"/>
    <w:rsid w:val="00C92C51"/>
    <w:rsid w:val="00C92E22"/>
    <w:rsid w:val="00C930E8"/>
    <w:rsid w:val="00C93A55"/>
    <w:rsid w:val="00C93A5E"/>
    <w:rsid w:val="00C93D3F"/>
    <w:rsid w:val="00C93DE7"/>
    <w:rsid w:val="00C946E7"/>
    <w:rsid w:val="00C950DC"/>
    <w:rsid w:val="00C953F5"/>
    <w:rsid w:val="00C95A23"/>
    <w:rsid w:val="00C961D5"/>
    <w:rsid w:val="00C9628B"/>
    <w:rsid w:val="00C9640A"/>
    <w:rsid w:val="00C96749"/>
    <w:rsid w:val="00C976FA"/>
    <w:rsid w:val="00C97803"/>
    <w:rsid w:val="00C9786E"/>
    <w:rsid w:val="00C97CA2"/>
    <w:rsid w:val="00C97E82"/>
    <w:rsid w:val="00CA0090"/>
    <w:rsid w:val="00CA0122"/>
    <w:rsid w:val="00CA027F"/>
    <w:rsid w:val="00CA034A"/>
    <w:rsid w:val="00CA0759"/>
    <w:rsid w:val="00CA0801"/>
    <w:rsid w:val="00CA12B6"/>
    <w:rsid w:val="00CA1607"/>
    <w:rsid w:val="00CA1A31"/>
    <w:rsid w:val="00CA1B01"/>
    <w:rsid w:val="00CA2332"/>
    <w:rsid w:val="00CA27FB"/>
    <w:rsid w:val="00CA2DED"/>
    <w:rsid w:val="00CA46D8"/>
    <w:rsid w:val="00CA48DE"/>
    <w:rsid w:val="00CA4A17"/>
    <w:rsid w:val="00CA4A7D"/>
    <w:rsid w:val="00CA4B4C"/>
    <w:rsid w:val="00CA4D7F"/>
    <w:rsid w:val="00CA4D95"/>
    <w:rsid w:val="00CA5200"/>
    <w:rsid w:val="00CA54D7"/>
    <w:rsid w:val="00CA5728"/>
    <w:rsid w:val="00CA6F75"/>
    <w:rsid w:val="00CA72BC"/>
    <w:rsid w:val="00CA7D8A"/>
    <w:rsid w:val="00CB005B"/>
    <w:rsid w:val="00CB0615"/>
    <w:rsid w:val="00CB064B"/>
    <w:rsid w:val="00CB0AC5"/>
    <w:rsid w:val="00CB0C23"/>
    <w:rsid w:val="00CB13CB"/>
    <w:rsid w:val="00CB1E3C"/>
    <w:rsid w:val="00CB1F11"/>
    <w:rsid w:val="00CB21A2"/>
    <w:rsid w:val="00CB2531"/>
    <w:rsid w:val="00CB2C78"/>
    <w:rsid w:val="00CB2D63"/>
    <w:rsid w:val="00CB2FC9"/>
    <w:rsid w:val="00CB3564"/>
    <w:rsid w:val="00CB374D"/>
    <w:rsid w:val="00CB3754"/>
    <w:rsid w:val="00CB3ABD"/>
    <w:rsid w:val="00CB3FCB"/>
    <w:rsid w:val="00CB41C4"/>
    <w:rsid w:val="00CB4603"/>
    <w:rsid w:val="00CB48A3"/>
    <w:rsid w:val="00CB4F43"/>
    <w:rsid w:val="00CB4F5D"/>
    <w:rsid w:val="00CB5241"/>
    <w:rsid w:val="00CB52A5"/>
    <w:rsid w:val="00CB52B4"/>
    <w:rsid w:val="00CB56F1"/>
    <w:rsid w:val="00CB5E52"/>
    <w:rsid w:val="00CB6860"/>
    <w:rsid w:val="00CB6B34"/>
    <w:rsid w:val="00CB6B7A"/>
    <w:rsid w:val="00CB7401"/>
    <w:rsid w:val="00CB7437"/>
    <w:rsid w:val="00CB756D"/>
    <w:rsid w:val="00CB7A3A"/>
    <w:rsid w:val="00CB7CF4"/>
    <w:rsid w:val="00CB7D98"/>
    <w:rsid w:val="00CB7F9F"/>
    <w:rsid w:val="00CC0245"/>
    <w:rsid w:val="00CC0660"/>
    <w:rsid w:val="00CC091F"/>
    <w:rsid w:val="00CC094A"/>
    <w:rsid w:val="00CC09DB"/>
    <w:rsid w:val="00CC12FB"/>
    <w:rsid w:val="00CC13A2"/>
    <w:rsid w:val="00CC1752"/>
    <w:rsid w:val="00CC1896"/>
    <w:rsid w:val="00CC1B96"/>
    <w:rsid w:val="00CC1EF7"/>
    <w:rsid w:val="00CC1FDA"/>
    <w:rsid w:val="00CC2E94"/>
    <w:rsid w:val="00CC3255"/>
    <w:rsid w:val="00CC3341"/>
    <w:rsid w:val="00CC3565"/>
    <w:rsid w:val="00CC3833"/>
    <w:rsid w:val="00CC3910"/>
    <w:rsid w:val="00CC3F12"/>
    <w:rsid w:val="00CC3FC6"/>
    <w:rsid w:val="00CC4C9F"/>
    <w:rsid w:val="00CC4EBA"/>
    <w:rsid w:val="00CC5A51"/>
    <w:rsid w:val="00CC5D24"/>
    <w:rsid w:val="00CC621F"/>
    <w:rsid w:val="00CC63B7"/>
    <w:rsid w:val="00CC703E"/>
    <w:rsid w:val="00CC7C71"/>
    <w:rsid w:val="00CD0080"/>
    <w:rsid w:val="00CD0A9A"/>
    <w:rsid w:val="00CD1055"/>
    <w:rsid w:val="00CD1182"/>
    <w:rsid w:val="00CD1217"/>
    <w:rsid w:val="00CD14E9"/>
    <w:rsid w:val="00CD15A0"/>
    <w:rsid w:val="00CD178F"/>
    <w:rsid w:val="00CD278C"/>
    <w:rsid w:val="00CD2946"/>
    <w:rsid w:val="00CD29C2"/>
    <w:rsid w:val="00CD2C86"/>
    <w:rsid w:val="00CD2FBE"/>
    <w:rsid w:val="00CD3284"/>
    <w:rsid w:val="00CD33FC"/>
    <w:rsid w:val="00CD3710"/>
    <w:rsid w:val="00CD37AA"/>
    <w:rsid w:val="00CD385A"/>
    <w:rsid w:val="00CD3A0A"/>
    <w:rsid w:val="00CD3C76"/>
    <w:rsid w:val="00CD3E4B"/>
    <w:rsid w:val="00CD4420"/>
    <w:rsid w:val="00CD45F1"/>
    <w:rsid w:val="00CD551A"/>
    <w:rsid w:val="00CD556B"/>
    <w:rsid w:val="00CD58A3"/>
    <w:rsid w:val="00CD5F26"/>
    <w:rsid w:val="00CD63B2"/>
    <w:rsid w:val="00CD6456"/>
    <w:rsid w:val="00CD6AD8"/>
    <w:rsid w:val="00CD7C64"/>
    <w:rsid w:val="00CE00AF"/>
    <w:rsid w:val="00CE04DA"/>
    <w:rsid w:val="00CE0577"/>
    <w:rsid w:val="00CE0EB4"/>
    <w:rsid w:val="00CE100F"/>
    <w:rsid w:val="00CE15DE"/>
    <w:rsid w:val="00CE1AD3"/>
    <w:rsid w:val="00CE1AE9"/>
    <w:rsid w:val="00CE1E72"/>
    <w:rsid w:val="00CE1E78"/>
    <w:rsid w:val="00CE24B6"/>
    <w:rsid w:val="00CE29B4"/>
    <w:rsid w:val="00CE304E"/>
    <w:rsid w:val="00CE30C9"/>
    <w:rsid w:val="00CE326A"/>
    <w:rsid w:val="00CE4151"/>
    <w:rsid w:val="00CE48B7"/>
    <w:rsid w:val="00CE4A2F"/>
    <w:rsid w:val="00CE4B9B"/>
    <w:rsid w:val="00CE4D79"/>
    <w:rsid w:val="00CE4E32"/>
    <w:rsid w:val="00CE56EB"/>
    <w:rsid w:val="00CE5D7B"/>
    <w:rsid w:val="00CE66ED"/>
    <w:rsid w:val="00CE6876"/>
    <w:rsid w:val="00CE6FAE"/>
    <w:rsid w:val="00CE7124"/>
    <w:rsid w:val="00CE7446"/>
    <w:rsid w:val="00CE75D6"/>
    <w:rsid w:val="00CE766E"/>
    <w:rsid w:val="00CE7DE4"/>
    <w:rsid w:val="00CE7EC0"/>
    <w:rsid w:val="00CF01C0"/>
    <w:rsid w:val="00CF04AE"/>
    <w:rsid w:val="00CF066E"/>
    <w:rsid w:val="00CF0CF9"/>
    <w:rsid w:val="00CF0D40"/>
    <w:rsid w:val="00CF0D74"/>
    <w:rsid w:val="00CF118C"/>
    <w:rsid w:val="00CF155E"/>
    <w:rsid w:val="00CF156B"/>
    <w:rsid w:val="00CF172B"/>
    <w:rsid w:val="00CF1890"/>
    <w:rsid w:val="00CF1B00"/>
    <w:rsid w:val="00CF1CFA"/>
    <w:rsid w:val="00CF1CFE"/>
    <w:rsid w:val="00CF2444"/>
    <w:rsid w:val="00CF2575"/>
    <w:rsid w:val="00CF30C4"/>
    <w:rsid w:val="00CF3CB4"/>
    <w:rsid w:val="00CF476D"/>
    <w:rsid w:val="00CF4EBE"/>
    <w:rsid w:val="00CF510D"/>
    <w:rsid w:val="00CF5148"/>
    <w:rsid w:val="00CF51C8"/>
    <w:rsid w:val="00CF5426"/>
    <w:rsid w:val="00CF54B7"/>
    <w:rsid w:val="00CF5801"/>
    <w:rsid w:val="00CF5945"/>
    <w:rsid w:val="00CF5B42"/>
    <w:rsid w:val="00CF5B46"/>
    <w:rsid w:val="00CF6927"/>
    <w:rsid w:val="00CF6948"/>
    <w:rsid w:val="00CF6B9E"/>
    <w:rsid w:val="00CF724C"/>
    <w:rsid w:val="00CF7600"/>
    <w:rsid w:val="00CF7AB5"/>
    <w:rsid w:val="00CF7DB3"/>
    <w:rsid w:val="00CF7FD1"/>
    <w:rsid w:val="00D00E15"/>
    <w:rsid w:val="00D0101F"/>
    <w:rsid w:val="00D011BC"/>
    <w:rsid w:val="00D01206"/>
    <w:rsid w:val="00D015E5"/>
    <w:rsid w:val="00D0168B"/>
    <w:rsid w:val="00D01745"/>
    <w:rsid w:val="00D01830"/>
    <w:rsid w:val="00D01AB6"/>
    <w:rsid w:val="00D01AF2"/>
    <w:rsid w:val="00D01CC0"/>
    <w:rsid w:val="00D02207"/>
    <w:rsid w:val="00D02424"/>
    <w:rsid w:val="00D02AC9"/>
    <w:rsid w:val="00D02C06"/>
    <w:rsid w:val="00D02DCD"/>
    <w:rsid w:val="00D0307D"/>
    <w:rsid w:val="00D04018"/>
    <w:rsid w:val="00D04530"/>
    <w:rsid w:val="00D04574"/>
    <w:rsid w:val="00D047F1"/>
    <w:rsid w:val="00D048E2"/>
    <w:rsid w:val="00D048FF"/>
    <w:rsid w:val="00D04CF4"/>
    <w:rsid w:val="00D05338"/>
    <w:rsid w:val="00D0548A"/>
    <w:rsid w:val="00D060D9"/>
    <w:rsid w:val="00D06258"/>
    <w:rsid w:val="00D06F92"/>
    <w:rsid w:val="00D0743C"/>
    <w:rsid w:val="00D076FB"/>
    <w:rsid w:val="00D077CC"/>
    <w:rsid w:val="00D078F4"/>
    <w:rsid w:val="00D079E2"/>
    <w:rsid w:val="00D07C36"/>
    <w:rsid w:val="00D07D11"/>
    <w:rsid w:val="00D07E97"/>
    <w:rsid w:val="00D10064"/>
    <w:rsid w:val="00D10263"/>
    <w:rsid w:val="00D10403"/>
    <w:rsid w:val="00D10627"/>
    <w:rsid w:val="00D10F05"/>
    <w:rsid w:val="00D10FFA"/>
    <w:rsid w:val="00D11738"/>
    <w:rsid w:val="00D11BD5"/>
    <w:rsid w:val="00D12821"/>
    <w:rsid w:val="00D128CA"/>
    <w:rsid w:val="00D12CBE"/>
    <w:rsid w:val="00D12D25"/>
    <w:rsid w:val="00D12F70"/>
    <w:rsid w:val="00D132E7"/>
    <w:rsid w:val="00D138E7"/>
    <w:rsid w:val="00D13E24"/>
    <w:rsid w:val="00D1409C"/>
    <w:rsid w:val="00D14829"/>
    <w:rsid w:val="00D14FB1"/>
    <w:rsid w:val="00D15330"/>
    <w:rsid w:val="00D158CB"/>
    <w:rsid w:val="00D15A76"/>
    <w:rsid w:val="00D15AAA"/>
    <w:rsid w:val="00D15BC2"/>
    <w:rsid w:val="00D15E1C"/>
    <w:rsid w:val="00D15FEC"/>
    <w:rsid w:val="00D162B0"/>
    <w:rsid w:val="00D162BE"/>
    <w:rsid w:val="00D16B57"/>
    <w:rsid w:val="00D16EB1"/>
    <w:rsid w:val="00D1712A"/>
    <w:rsid w:val="00D174BF"/>
    <w:rsid w:val="00D17926"/>
    <w:rsid w:val="00D17C8B"/>
    <w:rsid w:val="00D17DFB"/>
    <w:rsid w:val="00D17EAB"/>
    <w:rsid w:val="00D205DE"/>
    <w:rsid w:val="00D20AFB"/>
    <w:rsid w:val="00D20B50"/>
    <w:rsid w:val="00D20D5A"/>
    <w:rsid w:val="00D210E4"/>
    <w:rsid w:val="00D2117F"/>
    <w:rsid w:val="00D21E24"/>
    <w:rsid w:val="00D220C4"/>
    <w:rsid w:val="00D225CD"/>
    <w:rsid w:val="00D2264B"/>
    <w:rsid w:val="00D22C6C"/>
    <w:rsid w:val="00D22F8A"/>
    <w:rsid w:val="00D23531"/>
    <w:rsid w:val="00D23651"/>
    <w:rsid w:val="00D23CD7"/>
    <w:rsid w:val="00D2406F"/>
    <w:rsid w:val="00D24177"/>
    <w:rsid w:val="00D24259"/>
    <w:rsid w:val="00D2467C"/>
    <w:rsid w:val="00D24A3E"/>
    <w:rsid w:val="00D24C2A"/>
    <w:rsid w:val="00D24FBB"/>
    <w:rsid w:val="00D250F4"/>
    <w:rsid w:val="00D251C5"/>
    <w:rsid w:val="00D252CF"/>
    <w:rsid w:val="00D25800"/>
    <w:rsid w:val="00D260A8"/>
    <w:rsid w:val="00D26851"/>
    <w:rsid w:val="00D26FB2"/>
    <w:rsid w:val="00D27281"/>
    <w:rsid w:val="00D27741"/>
    <w:rsid w:val="00D27D23"/>
    <w:rsid w:val="00D302B0"/>
    <w:rsid w:val="00D30D79"/>
    <w:rsid w:val="00D30FEF"/>
    <w:rsid w:val="00D310EF"/>
    <w:rsid w:val="00D31A10"/>
    <w:rsid w:val="00D31E8F"/>
    <w:rsid w:val="00D32372"/>
    <w:rsid w:val="00D323DF"/>
    <w:rsid w:val="00D32649"/>
    <w:rsid w:val="00D326A2"/>
    <w:rsid w:val="00D332FF"/>
    <w:rsid w:val="00D333CA"/>
    <w:rsid w:val="00D3359D"/>
    <w:rsid w:val="00D336F2"/>
    <w:rsid w:val="00D338B6"/>
    <w:rsid w:val="00D341F4"/>
    <w:rsid w:val="00D34643"/>
    <w:rsid w:val="00D34A3A"/>
    <w:rsid w:val="00D34B5F"/>
    <w:rsid w:val="00D34CBF"/>
    <w:rsid w:val="00D35850"/>
    <w:rsid w:val="00D35EAF"/>
    <w:rsid w:val="00D362D6"/>
    <w:rsid w:val="00D3702B"/>
    <w:rsid w:val="00D3761E"/>
    <w:rsid w:val="00D401BC"/>
    <w:rsid w:val="00D40329"/>
    <w:rsid w:val="00D403C6"/>
    <w:rsid w:val="00D404B2"/>
    <w:rsid w:val="00D40645"/>
    <w:rsid w:val="00D406FF"/>
    <w:rsid w:val="00D409F6"/>
    <w:rsid w:val="00D40C50"/>
    <w:rsid w:val="00D40ECF"/>
    <w:rsid w:val="00D4116F"/>
    <w:rsid w:val="00D41644"/>
    <w:rsid w:val="00D41B58"/>
    <w:rsid w:val="00D423CD"/>
    <w:rsid w:val="00D4268A"/>
    <w:rsid w:val="00D427B9"/>
    <w:rsid w:val="00D42942"/>
    <w:rsid w:val="00D42BC0"/>
    <w:rsid w:val="00D42DFB"/>
    <w:rsid w:val="00D43293"/>
    <w:rsid w:val="00D4356E"/>
    <w:rsid w:val="00D43811"/>
    <w:rsid w:val="00D43AD9"/>
    <w:rsid w:val="00D43FD9"/>
    <w:rsid w:val="00D440F4"/>
    <w:rsid w:val="00D444DA"/>
    <w:rsid w:val="00D44DD2"/>
    <w:rsid w:val="00D45205"/>
    <w:rsid w:val="00D457FD"/>
    <w:rsid w:val="00D45845"/>
    <w:rsid w:val="00D46058"/>
    <w:rsid w:val="00D462E8"/>
    <w:rsid w:val="00D4681E"/>
    <w:rsid w:val="00D4682D"/>
    <w:rsid w:val="00D46EDC"/>
    <w:rsid w:val="00D46F32"/>
    <w:rsid w:val="00D470DE"/>
    <w:rsid w:val="00D4737F"/>
    <w:rsid w:val="00D47389"/>
    <w:rsid w:val="00D47809"/>
    <w:rsid w:val="00D47841"/>
    <w:rsid w:val="00D4788C"/>
    <w:rsid w:val="00D47FFA"/>
    <w:rsid w:val="00D503EA"/>
    <w:rsid w:val="00D505A4"/>
    <w:rsid w:val="00D50646"/>
    <w:rsid w:val="00D50BEB"/>
    <w:rsid w:val="00D50E5E"/>
    <w:rsid w:val="00D5183E"/>
    <w:rsid w:val="00D51848"/>
    <w:rsid w:val="00D51CB9"/>
    <w:rsid w:val="00D51DD4"/>
    <w:rsid w:val="00D52315"/>
    <w:rsid w:val="00D52B20"/>
    <w:rsid w:val="00D52CDE"/>
    <w:rsid w:val="00D52F72"/>
    <w:rsid w:val="00D5345B"/>
    <w:rsid w:val="00D53960"/>
    <w:rsid w:val="00D53A37"/>
    <w:rsid w:val="00D53EDB"/>
    <w:rsid w:val="00D54121"/>
    <w:rsid w:val="00D54B32"/>
    <w:rsid w:val="00D55555"/>
    <w:rsid w:val="00D5574C"/>
    <w:rsid w:val="00D56049"/>
    <w:rsid w:val="00D56356"/>
    <w:rsid w:val="00D5660F"/>
    <w:rsid w:val="00D57221"/>
    <w:rsid w:val="00D57910"/>
    <w:rsid w:val="00D57945"/>
    <w:rsid w:val="00D57B1F"/>
    <w:rsid w:val="00D57D93"/>
    <w:rsid w:val="00D60537"/>
    <w:rsid w:val="00D605BA"/>
    <w:rsid w:val="00D6068F"/>
    <w:rsid w:val="00D60A4A"/>
    <w:rsid w:val="00D60E5E"/>
    <w:rsid w:val="00D617ED"/>
    <w:rsid w:val="00D61E08"/>
    <w:rsid w:val="00D631C2"/>
    <w:rsid w:val="00D632D5"/>
    <w:rsid w:val="00D63B2A"/>
    <w:rsid w:val="00D63B6A"/>
    <w:rsid w:val="00D63D32"/>
    <w:rsid w:val="00D63E2A"/>
    <w:rsid w:val="00D6403E"/>
    <w:rsid w:val="00D64347"/>
    <w:rsid w:val="00D6442D"/>
    <w:rsid w:val="00D64F90"/>
    <w:rsid w:val="00D65CC3"/>
    <w:rsid w:val="00D66871"/>
    <w:rsid w:val="00D66BB9"/>
    <w:rsid w:val="00D670B0"/>
    <w:rsid w:val="00D67359"/>
    <w:rsid w:val="00D673C0"/>
    <w:rsid w:val="00D67A50"/>
    <w:rsid w:val="00D67B9B"/>
    <w:rsid w:val="00D70FE5"/>
    <w:rsid w:val="00D712D8"/>
    <w:rsid w:val="00D71A42"/>
    <w:rsid w:val="00D71E0F"/>
    <w:rsid w:val="00D72DF8"/>
    <w:rsid w:val="00D733A4"/>
    <w:rsid w:val="00D73491"/>
    <w:rsid w:val="00D73494"/>
    <w:rsid w:val="00D73F65"/>
    <w:rsid w:val="00D7474F"/>
    <w:rsid w:val="00D74A43"/>
    <w:rsid w:val="00D74B8A"/>
    <w:rsid w:val="00D74DD7"/>
    <w:rsid w:val="00D75171"/>
    <w:rsid w:val="00D754F2"/>
    <w:rsid w:val="00D75661"/>
    <w:rsid w:val="00D75710"/>
    <w:rsid w:val="00D75D62"/>
    <w:rsid w:val="00D76658"/>
    <w:rsid w:val="00D76765"/>
    <w:rsid w:val="00D7690B"/>
    <w:rsid w:val="00D76B62"/>
    <w:rsid w:val="00D7733D"/>
    <w:rsid w:val="00D77372"/>
    <w:rsid w:val="00D77F08"/>
    <w:rsid w:val="00D80058"/>
    <w:rsid w:val="00D801CA"/>
    <w:rsid w:val="00D802AE"/>
    <w:rsid w:val="00D80308"/>
    <w:rsid w:val="00D804A6"/>
    <w:rsid w:val="00D80885"/>
    <w:rsid w:val="00D80980"/>
    <w:rsid w:val="00D81CA9"/>
    <w:rsid w:val="00D81E81"/>
    <w:rsid w:val="00D82BED"/>
    <w:rsid w:val="00D82D13"/>
    <w:rsid w:val="00D82D42"/>
    <w:rsid w:val="00D82E14"/>
    <w:rsid w:val="00D83DA8"/>
    <w:rsid w:val="00D83DF9"/>
    <w:rsid w:val="00D840E4"/>
    <w:rsid w:val="00D84A7E"/>
    <w:rsid w:val="00D84C0F"/>
    <w:rsid w:val="00D84E1E"/>
    <w:rsid w:val="00D84EFA"/>
    <w:rsid w:val="00D84F93"/>
    <w:rsid w:val="00D8507D"/>
    <w:rsid w:val="00D852DE"/>
    <w:rsid w:val="00D8564C"/>
    <w:rsid w:val="00D857B7"/>
    <w:rsid w:val="00D85ECC"/>
    <w:rsid w:val="00D86156"/>
    <w:rsid w:val="00D865D5"/>
    <w:rsid w:val="00D86696"/>
    <w:rsid w:val="00D8671B"/>
    <w:rsid w:val="00D86D26"/>
    <w:rsid w:val="00D87235"/>
    <w:rsid w:val="00D87297"/>
    <w:rsid w:val="00D87350"/>
    <w:rsid w:val="00D874DC"/>
    <w:rsid w:val="00D877B2"/>
    <w:rsid w:val="00D87B9C"/>
    <w:rsid w:val="00D87F1A"/>
    <w:rsid w:val="00D87F42"/>
    <w:rsid w:val="00D907D0"/>
    <w:rsid w:val="00D90D8F"/>
    <w:rsid w:val="00D9106A"/>
    <w:rsid w:val="00D91717"/>
    <w:rsid w:val="00D91BC4"/>
    <w:rsid w:val="00D91F04"/>
    <w:rsid w:val="00D92EB5"/>
    <w:rsid w:val="00D92F96"/>
    <w:rsid w:val="00D92F97"/>
    <w:rsid w:val="00D934A7"/>
    <w:rsid w:val="00D934F8"/>
    <w:rsid w:val="00D93646"/>
    <w:rsid w:val="00D93B88"/>
    <w:rsid w:val="00D9415B"/>
    <w:rsid w:val="00D94BC9"/>
    <w:rsid w:val="00D95248"/>
    <w:rsid w:val="00D954AF"/>
    <w:rsid w:val="00D95E03"/>
    <w:rsid w:val="00D95E07"/>
    <w:rsid w:val="00D95FDF"/>
    <w:rsid w:val="00D9623A"/>
    <w:rsid w:val="00D965D1"/>
    <w:rsid w:val="00D96A87"/>
    <w:rsid w:val="00D96B3B"/>
    <w:rsid w:val="00D96B98"/>
    <w:rsid w:val="00D96DAA"/>
    <w:rsid w:val="00D97620"/>
    <w:rsid w:val="00D979BD"/>
    <w:rsid w:val="00D97D5F"/>
    <w:rsid w:val="00DA05CA"/>
    <w:rsid w:val="00DA0630"/>
    <w:rsid w:val="00DA0E7D"/>
    <w:rsid w:val="00DA0F26"/>
    <w:rsid w:val="00DA14FF"/>
    <w:rsid w:val="00DA1994"/>
    <w:rsid w:val="00DA218E"/>
    <w:rsid w:val="00DA2593"/>
    <w:rsid w:val="00DA2596"/>
    <w:rsid w:val="00DA2C40"/>
    <w:rsid w:val="00DA314D"/>
    <w:rsid w:val="00DA3D1A"/>
    <w:rsid w:val="00DA3E2D"/>
    <w:rsid w:val="00DA3F39"/>
    <w:rsid w:val="00DA410B"/>
    <w:rsid w:val="00DA4213"/>
    <w:rsid w:val="00DA4255"/>
    <w:rsid w:val="00DA4AEB"/>
    <w:rsid w:val="00DA4CB6"/>
    <w:rsid w:val="00DA51FE"/>
    <w:rsid w:val="00DA5634"/>
    <w:rsid w:val="00DA5954"/>
    <w:rsid w:val="00DA5D7C"/>
    <w:rsid w:val="00DA5E8E"/>
    <w:rsid w:val="00DA6EFA"/>
    <w:rsid w:val="00DA75A7"/>
    <w:rsid w:val="00DA7B53"/>
    <w:rsid w:val="00DB0591"/>
    <w:rsid w:val="00DB092D"/>
    <w:rsid w:val="00DB0DBD"/>
    <w:rsid w:val="00DB0FA8"/>
    <w:rsid w:val="00DB1057"/>
    <w:rsid w:val="00DB12A0"/>
    <w:rsid w:val="00DB1866"/>
    <w:rsid w:val="00DB1946"/>
    <w:rsid w:val="00DB1D1F"/>
    <w:rsid w:val="00DB1EEA"/>
    <w:rsid w:val="00DB217A"/>
    <w:rsid w:val="00DB238F"/>
    <w:rsid w:val="00DB2426"/>
    <w:rsid w:val="00DB25DD"/>
    <w:rsid w:val="00DB27F0"/>
    <w:rsid w:val="00DB29F1"/>
    <w:rsid w:val="00DB2BDD"/>
    <w:rsid w:val="00DB2C3D"/>
    <w:rsid w:val="00DB2EBA"/>
    <w:rsid w:val="00DB2F81"/>
    <w:rsid w:val="00DB3289"/>
    <w:rsid w:val="00DB3535"/>
    <w:rsid w:val="00DB36B3"/>
    <w:rsid w:val="00DB3727"/>
    <w:rsid w:val="00DB3753"/>
    <w:rsid w:val="00DB3B39"/>
    <w:rsid w:val="00DB3F74"/>
    <w:rsid w:val="00DB4114"/>
    <w:rsid w:val="00DB4927"/>
    <w:rsid w:val="00DB4B1A"/>
    <w:rsid w:val="00DB4D2B"/>
    <w:rsid w:val="00DB501C"/>
    <w:rsid w:val="00DB51F2"/>
    <w:rsid w:val="00DB5668"/>
    <w:rsid w:val="00DB589F"/>
    <w:rsid w:val="00DB5BE6"/>
    <w:rsid w:val="00DB5D1B"/>
    <w:rsid w:val="00DB6310"/>
    <w:rsid w:val="00DB643B"/>
    <w:rsid w:val="00DB6922"/>
    <w:rsid w:val="00DB6EA8"/>
    <w:rsid w:val="00DB70E2"/>
    <w:rsid w:val="00DB741A"/>
    <w:rsid w:val="00DB7803"/>
    <w:rsid w:val="00DB79AF"/>
    <w:rsid w:val="00DB7D97"/>
    <w:rsid w:val="00DB7ED9"/>
    <w:rsid w:val="00DC0315"/>
    <w:rsid w:val="00DC0637"/>
    <w:rsid w:val="00DC0FDF"/>
    <w:rsid w:val="00DC1038"/>
    <w:rsid w:val="00DC1533"/>
    <w:rsid w:val="00DC192E"/>
    <w:rsid w:val="00DC1C96"/>
    <w:rsid w:val="00DC1F80"/>
    <w:rsid w:val="00DC2141"/>
    <w:rsid w:val="00DC2758"/>
    <w:rsid w:val="00DC2930"/>
    <w:rsid w:val="00DC2CF3"/>
    <w:rsid w:val="00DC30A9"/>
    <w:rsid w:val="00DC32BD"/>
    <w:rsid w:val="00DC338A"/>
    <w:rsid w:val="00DC37E5"/>
    <w:rsid w:val="00DC3A1B"/>
    <w:rsid w:val="00DC43CB"/>
    <w:rsid w:val="00DC4824"/>
    <w:rsid w:val="00DC4989"/>
    <w:rsid w:val="00DC5902"/>
    <w:rsid w:val="00DC59AC"/>
    <w:rsid w:val="00DC59DA"/>
    <w:rsid w:val="00DC688B"/>
    <w:rsid w:val="00DC6B77"/>
    <w:rsid w:val="00DC6D65"/>
    <w:rsid w:val="00DC6F12"/>
    <w:rsid w:val="00DC7275"/>
    <w:rsid w:val="00DC735C"/>
    <w:rsid w:val="00DC7453"/>
    <w:rsid w:val="00DC7506"/>
    <w:rsid w:val="00DC7B2B"/>
    <w:rsid w:val="00DC7BC8"/>
    <w:rsid w:val="00DC7CB2"/>
    <w:rsid w:val="00DC7CC8"/>
    <w:rsid w:val="00DD01D8"/>
    <w:rsid w:val="00DD0340"/>
    <w:rsid w:val="00DD07A9"/>
    <w:rsid w:val="00DD08FD"/>
    <w:rsid w:val="00DD0A66"/>
    <w:rsid w:val="00DD0AAF"/>
    <w:rsid w:val="00DD0E17"/>
    <w:rsid w:val="00DD0EDF"/>
    <w:rsid w:val="00DD13DE"/>
    <w:rsid w:val="00DD154E"/>
    <w:rsid w:val="00DD193C"/>
    <w:rsid w:val="00DD1B29"/>
    <w:rsid w:val="00DD1E12"/>
    <w:rsid w:val="00DD2B17"/>
    <w:rsid w:val="00DD2B4D"/>
    <w:rsid w:val="00DD3025"/>
    <w:rsid w:val="00DD387F"/>
    <w:rsid w:val="00DD3963"/>
    <w:rsid w:val="00DD3A10"/>
    <w:rsid w:val="00DD3C40"/>
    <w:rsid w:val="00DD3EDE"/>
    <w:rsid w:val="00DD47F5"/>
    <w:rsid w:val="00DD4C2A"/>
    <w:rsid w:val="00DD4C50"/>
    <w:rsid w:val="00DD4D17"/>
    <w:rsid w:val="00DD511D"/>
    <w:rsid w:val="00DD5696"/>
    <w:rsid w:val="00DD5AA3"/>
    <w:rsid w:val="00DD5BD2"/>
    <w:rsid w:val="00DD5CF7"/>
    <w:rsid w:val="00DD5DA2"/>
    <w:rsid w:val="00DD6460"/>
    <w:rsid w:val="00DD6E41"/>
    <w:rsid w:val="00DD7AFD"/>
    <w:rsid w:val="00DD7DC4"/>
    <w:rsid w:val="00DE0037"/>
    <w:rsid w:val="00DE00B1"/>
    <w:rsid w:val="00DE026B"/>
    <w:rsid w:val="00DE0431"/>
    <w:rsid w:val="00DE06B9"/>
    <w:rsid w:val="00DE1604"/>
    <w:rsid w:val="00DE193D"/>
    <w:rsid w:val="00DE1C3C"/>
    <w:rsid w:val="00DE1CD7"/>
    <w:rsid w:val="00DE202F"/>
    <w:rsid w:val="00DE215B"/>
    <w:rsid w:val="00DE246C"/>
    <w:rsid w:val="00DE248A"/>
    <w:rsid w:val="00DE2998"/>
    <w:rsid w:val="00DE2D25"/>
    <w:rsid w:val="00DE2F75"/>
    <w:rsid w:val="00DE30EC"/>
    <w:rsid w:val="00DE37C4"/>
    <w:rsid w:val="00DE39E6"/>
    <w:rsid w:val="00DE3EE3"/>
    <w:rsid w:val="00DE3FA5"/>
    <w:rsid w:val="00DE40F4"/>
    <w:rsid w:val="00DE439E"/>
    <w:rsid w:val="00DE45A1"/>
    <w:rsid w:val="00DE4740"/>
    <w:rsid w:val="00DE484F"/>
    <w:rsid w:val="00DE4E3A"/>
    <w:rsid w:val="00DE4F9F"/>
    <w:rsid w:val="00DE4FFA"/>
    <w:rsid w:val="00DE5097"/>
    <w:rsid w:val="00DE518D"/>
    <w:rsid w:val="00DE55CF"/>
    <w:rsid w:val="00DE57BC"/>
    <w:rsid w:val="00DE5A5F"/>
    <w:rsid w:val="00DE5CF7"/>
    <w:rsid w:val="00DE5ED0"/>
    <w:rsid w:val="00DE5F4F"/>
    <w:rsid w:val="00DE60A5"/>
    <w:rsid w:val="00DE6290"/>
    <w:rsid w:val="00DE649A"/>
    <w:rsid w:val="00DE66F0"/>
    <w:rsid w:val="00DE7ECB"/>
    <w:rsid w:val="00DF0362"/>
    <w:rsid w:val="00DF0D86"/>
    <w:rsid w:val="00DF1299"/>
    <w:rsid w:val="00DF1DD9"/>
    <w:rsid w:val="00DF217D"/>
    <w:rsid w:val="00DF287E"/>
    <w:rsid w:val="00DF2A28"/>
    <w:rsid w:val="00DF2E6D"/>
    <w:rsid w:val="00DF2F0E"/>
    <w:rsid w:val="00DF307C"/>
    <w:rsid w:val="00DF3592"/>
    <w:rsid w:val="00DF370E"/>
    <w:rsid w:val="00DF3834"/>
    <w:rsid w:val="00DF38FB"/>
    <w:rsid w:val="00DF3B5F"/>
    <w:rsid w:val="00DF3B76"/>
    <w:rsid w:val="00DF3D16"/>
    <w:rsid w:val="00DF4569"/>
    <w:rsid w:val="00DF4A5B"/>
    <w:rsid w:val="00DF4BBE"/>
    <w:rsid w:val="00DF4F31"/>
    <w:rsid w:val="00DF4F74"/>
    <w:rsid w:val="00DF55E2"/>
    <w:rsid w:val="00DF567B"/>
    <w:rsid w:val="00DF5CAE"/>
    <w:rsid w:val="00DF5FF3"/>
    <w:rsid w:val="00DF616C"/>
    <w:rsid w:val="00DF627B"/>
    <w:rsid w:val="00DF6B6F"/>
    <w:rsid w:val="00DF6CD8"/>
    <w:rsid w:val="00DF6F23"/>
    <w:rsid w:val="00DF7637"/>
    <w:rsid w:val="00DF7C5A"/>
    <w:rsid w:val="00DF7CBD"/>
    <w:rsid w:val="00DF7D9A"/>
    <w:rsid w:val="00E0008D"/>
    <w:rsid w:val="00E00173"/>
    <w:rsid w:val="00E002D0"/>
    <w:rsid w:val="00E002E6"/>
    <w:rsid w:val="00E00372"/>
    <w:rsid w:val="00E008F6"/>
    <w:rsid w:val="00E00BEF"/>
    <w:rsid w:val="00E01071"/>
    <w:rsid w:val="00E01244"/>
    <w:rsid w:val="00E012F0"/>
    <w:rsid w:val="00E016A3"/>
    <w:rsid w:val="00E017AC"/>
    <w:rsid w:val="00E0188F"/>
    <w:rsid w:val="00E02349"/>
    <w:rsid w:val="00E0245D"/>
    <w:rsid w:val="00E024E6"/>
    <w:rsid w:val="00E028AB"/>
    <w:rsid w:val="00E037C7"/>
    <w:rsid w:val="00E03CCC"/>
    <w:rsid w:val="00E03DEB"/>
    <w:rsid w:val="00E0405F"/>
    <w:rsid w:val="00E0408E"/>
    <w:rsid w:val="00E0423D"/>
    <w:rsid w:val="00E044C6"/>
    <w:rsid w:val="00E04767"/>
    <w:rsid w:val="00E049D0"/>
    <w:rsid w:val="00E04BCB"/>
    <w:rsid w:val="00E0527A"/>
    <w:rsid w:val="00E05849"/>
    <w:rsid w:val="00E05A89"/>
    <w:rsid w:val="00E05B4A"/>
    <w:rsid w:val="00E05B6D"/>
    <w:rsid w:val="00E060E0"/>
    <w:rsid w:val="00E07058"/>
    <w:rsid w:val="00E072A2"/>
    <w:rsid w:val="00E073E0"/>
    <w:rsid w:val="00E0744D"/>
    <w:rsid w:val="00E07557"/>
    <w:rsid w:val="00E076B8"/>
    <w:rsid w:val="00E07CE3"/>
    <w:rsid w:val="00E1015B"/>
    <w:rsid w:val="00E107A8"/>
    <w:rsid w:val="00E10DD7"/>
    <w:rsid w:val="00E10E89"/>
    <w:rsid w:val="00E10EB5"/>
    <w:rsid w:val="00E1137B"/>
    <w:rsid w:val="00E1190E"/>
    <w:rsid w:val="00E12D19"/>
    <w:rsid w:val="00E12E36"/>
    <w:rsid w:val="00E13050"/>
    <w:rsid w:val="00E13342"/>
    <w:rsid w:val="00E1377C"/>
    <w:rsid w:val="00E1405B"/>
    <w:rsid w:val="00E1406E"/>
    <w:rsid w:val="00E141AB"/>
    <w:rsid w:val="00E142CA"/>
    <w:rsid w:val="00E143F0"/>
    <w:rsid w:val="00E146AD"/>
    <w:rsid w:val="00E14B00"/>
    <w:rsid w:val="00E15033"/>
    <w:rsid w:val="00E15083"/>
    <w:rsid w:val="00E152CD"/>
    <w:rsid w:val="00E15A93"/>
    <w:rsid w:val="00E15F63"/>
    <w:rsid w:val="00E15F96"/>
    <w:rsid w:val="00E16307"/>
    <w:rsid w:val="00E1686E"/>
    <w:rsid w:val="00E1688A"/>
    <w:rsid w:val="00E16AFA"/>
    <w:rsid w:val="00E16B03"/>
    <w:rsid w:val="00E16E5E"/>
    <w:rsid w:val="00E16FE1"/>
    <w:rsid w:val="00E17547"/>
    <w:rsid w:val="00E177A5"/>
    <w:rsid w:val="00E178EC"/>
    <w:rsid w:val="00E179F6"/>
    <w:rsid w:val="00E17BBE"/>
    <w:rsid w:val="00E204D9"/>
    <w:rsid w:val="00E20942"/>
    <w:rsid w:val="00E20C12"/>
    <w:rsid w:val="00E20E30"/>
    <w:rsid w:val="00E20F11"/>
    <w:rsid w:val="00E2120D"/>
    <w:rsid w:val="00E21450"/>
    <w:rsid w:val="00E217B8"/>
    <w:rsid w:val="00E2185F"/>
    <w:rsid w:val="00E218FE"/>
    <w:rsid w:val="00E21F01"/>
    <w:rsid w:val="00E22498"/>
    <w:rsid w:val="00E2250F"/>
    <w:rsid w:val="00E22616"/>
    <w:rsid w:val="00E22BFE"/>
    <w:rsid w:val="00E22F08"/>
    <w:rsid w:val="00E2319B"/>
    <w:rsid w:val="00E23543"/>
    <w:rsid w:val="00E23712"/>
    <w:rsid w:val="00E2382D"/>
    <w:rsid w:val="00E2390D"/>
    <w:rsid w:val="00E23D54"/>
    <w:rsid w:val="00E23FEA"/>
    <w:rsid w:val="00E24956"/>
    <w:rsid w:val="00E24B4E"/>
    <w:rsid w:val="00E24E18"/>
    <w:rsid w:val="00E252EB"/>
    <w:rsid w:val="00E25CED"/>
    <w:rsid w:val="00E2620D"/>
    <w:rsid w:val="00E26231"/>
    <w:rsid w:val="00E26CAD"/>
    <w:rsid w:val="00E26F40"/>
    <w:rsid w:val="00E273E4"/>
    <w:rsid w:val="00E276AA"/>
    <w:rsid w:val="00E27752"/>
    <w:rsid w:val="00E27CDA"/>
    <w:rsid w:val="00E27CFA"/>
    <w:rsid w:val="00E3045F"/>
    <w:rsid w:val="00E30CA1"/>
    <w:rsid w:val="00E31634"/>
    <w:rsid w:val="00E32225"/>
    <w:rsid w:val="00E3226C"/>
    <w:rsid w:val="00E325C7"/>
    <w:rsid w:val="00E325D6"/>
    <w:rsid w:val="00E32B97"/>
    <w:rsid w:val="00E32FB5"/>
    <w:rsid w:val="00E332CA"/>
    <w:rsid w:val="00E33DC4"/>
    <w:rsid w:val="00E33E95"/>
    <w:rsid w:val="00E34185"/>
    <w:rsid w:val="00E34256"/>
    <w:rsid w:val="00E343DB"/>
    <w:rsid w:val="00E346E2"/>
    <w:rsid w:val="00E3491F"/>
    <w:rsid w:val="00E35268"/>
    <w:rsid w:val="00E352AA"/>
    <w:rsid w:val="00E36747"/>
    <w:rsid w:val="00E36B36"/>
    <w:rsid w:val="00E3742D"/>
    <w:rsid w:val="00E37498"/>
    <w:rsid w:val="00E3788A"/>
    <w:rsid w:val="00E40195"/>
    <w:rsid w:val="00E4020C"/>
    <w:rsid w:val="00E4024C"/>
    <w:rsid w:val="00E40492"/>
    <w:rsid w:val="00E405CA"/>
    <w:rsid w:val="00E407B2"/>
    <w:rsid w:val="00E407F5"/>
    <w:rsid w:val="00E41386"/>
    <w:rsid w:val="00E4198E"/>
    <w:rsid w:val="00E42A11"/>
    <w:rsid w:val="00E43581"/>
    <w:rsid w:val="00E43D48"/>
    <w:rsid w:val="00E445EB"/>
    <w:rsid w:val="00E44D3C"/>
    <w:rsid w:val="00E45366"/>
    <w:rsid w:val="00E45569"/>
    <w:rsid w:val="00E45C20"/>
    <w:rsid w:val="00E462A4"/>
    <w:rsid w:val="00E462F9"/>
    <w:rsid w:val="00E463ED"/>
    <w:rsid w:val="00E465CF"/>
    <w:rsid w:val="00E4672D"/>
    <w:rsid w:val="00E46A51"/>
    <w:rsid w:val="00E471AA"/>
    <w:rsid w:val="00E474E7"/>
    <w:rsid w:val="00E47654"/>
    <w:rsid w:val="00E47DCB"/>
    <w:rsid w:val="00E47F16"/>
    <w:rsid w:val="00E502B3"/>
    <w:rsid w:val="00E5057F"/>
    <w:rsid w:val="00E50A6B"/>
    <w:rsid w:val="00E50B64"/>
    <w:rsid w:val="00E50DB0"/>
    <w:rsid w:val="00E50F73"/>
    <w:rsid w:val="00E51789"/>
    <w:rsid w:val="00E518E3"/>
    <w:rsid w:val="00E51EBB"/>
    <w:rsid w:val="00E51F85"/>
    <w:rsid w:val="00E521BD"/>
    <w:rsid w:val="00E523B9"/>
    <w:rsid w:val="00E53079"/>
    <w:rsid w:val="00E5308B"/>
    <w:rsid w:val="00E5355D"/>
    <w:rsid w:val="00E541E3"/>
    <w:rsid w:val="00E54258"/>
    <w:rsid w:val="00E542EE"/>
    <w:rsid w:val="00E545E6"/>
    <w:rsid w:val="00E547AD"/>
    <w:rsid w:val="00E54FBE"/>
    <w:rsid w:val="00E560B5"/>
    <w:rsid w:val="00E560DC"/>
    <w:rsid w:val="00E561ED"/>
    <w:rsid w:val="00E565D6"/>
    <w:rsid w:val="00E567A1"/>
    <w:rsid w:val="00E567F9"/>
    <w:rsid w:val="00E56957"/>
    <w:rsid w:val="00E56A65"/>
    <w:rsid w:val="00E56AA8"/>
    <w:rsid w:val="00E56D98"/>
    <w:rsid w:val="00E56DB5"/>
    <w:rsid w:val="00E57B8F"/>
    <w:rsid w:val="00E605BC"/>
    <w:rsid w:val="00E60857"/>
    <w:rsid w:val="00E6087E"/>
    <w:rsid w:val="00E60ABF"/>
    <w:rsid w:val="00E61242"/>
    <w:rsid w:val="00E612FA"/>
    <w:rsid w:val="00E61668"/>
    <w:rsid w:val="00E616CA"/>
    <w:rsid w:val="00E62135"/>
    <w:rsid w:val="00E624A0"/>
    <w:rsid w:val="00E628E1"/>
    <w:rsid w:val="00E62C0E"/>
    <w:rsid w:val="00E62ED1"/>
    <w:rsid w:val="00E631E8"/>
    <w:rsid w:val="00E63434"/>
    <w:rsid w:val="00E63676"/>
    <w:rsid w:val="00E637FA"/>
    <w:rsid w:val="00E64BA0"/>
    <w:rsid w:val="00E64E2C"/>
    <w:rsid w:val="00E64E77"/>
    <w:rsid w:val="00E65404"/>
    <w:rsid w:val="00E65436"/>
    <w:rsid w:val="00E6554C"/>
    <w:rsid w:val="00E655B9"/>
    <w:rsid w:val="00E656F2"/>
    <w:rsid w:val="00E66044"/>
    <w:rsid w:val="00E66179"/>
    <w:rsid w:val="00E66667"/>
    <w:rsid w:val="00E66961"/>
    <w:rsid w:val="00E66A2C"/>
    <w:rsid w:val="00E66B26"/>
    <w:rsid w:val="00E67228"/>
    <w:rsid w:val="00E7020A"/>
    <w:rsid w:val="00E703A4"/>
    <w:rsid w:val="00E70616"/>
    <w:rsid w:val="00E70AF6"/>
    <w:rsid w:val="00E70F17"/>
    <w:rsid w:val="00E7175C"/>
    <w:rsid w:val="00E7177E"/>
    <w:rsid w:val="00E717F4"/>
    <w:rsid w:val="00E7211B"/>
    <w:rsid w:val="00E72254"/>
    <w:rsid w:val="00E724CF"/>
    <w:rsid w:val="00E725C7"/>
    <w:rsid w:val="00E725E9"/>
    <w:rsid w:val="00E7261F"/>
    <w:rsid w:val="00E72710"/>
    <w:rsid w:val="00E73426"/>
    <w:rsid w:val="00E73435"/>
    <w:rsid w:val="00E73C2F"/>
    <w:rsid w:val="00E74561"/>
    <w:rsid w:val="00E745E4"/>
    <w:rsid w:val="00E74B68"/>
    <w:rsid w:val="00E74C5B"/>
    <w:rsid w:val="00E7583C"/>
    <w:rsid w:val="00E75C10"/>
    <w:rsid w:val="00E76068"/>
    <w:rsid w:val="00E7613F"/>
    <w:rsid w:val="00E76530"/>
    <w:rsid w:val="00E76A4B"/>
    <w:rsid w:val="00E76B3E"/>
    <w:rsid w:val="00E76CBF"/>
    <w:rsid w:val="00E76D13"/>
    <w:rsid w:val="00E770DD"/>
    <w:rsid w:val="00E770F4"/>
    <w:rsid w:val="00E77C60"/>
    <w:rsid w:val="00E802B9"/>
    <w:rsid w:val="00E80B1C"/>
    <w:rsid w:val="00E818B9"/>
    <w:rsid w:val="00E8199A"/>
    <w:rsid w:val="00E81B40"/>
    <w:rsid w:val="00E81CB1"/>
    <w:rsid w:val="00E8264C"/>
    <w:rsid w:val="00E82BA9"/>
    <w:rsid w:val="00E83938"/>
    <w:rsid w:val="00E83CB7"/>
    <w:rsid w:val="00E84359"/>
    <w:rsid w:val="00E84B18"/>
    <w:rsid w:val="00E8512D"/>
    <w:rsid w:val="00E85141"/>
    <w:rsid w:val="00E851AE"/>
    <w:rsid w:val="00E851EA"/>
    <w:rsid w:val="00E855C4"/>
    <w:rsid w:val="00E85840"/>
    <w:rsid w:val="00E86697"/>
    <w:rsid w:val="00E868B2"/>
    <w:rsid w:val="00E86B5C"/>
    <w:rsid w:val="00E87556"/>
    <w:rsid w:val="00E87E80"/>
    <w:rsid w:val="00E906B4"/>
    <w:rsid w:val="00E90796"/>
    <w:rsid w:val="00E90CEB"/>
    <w:rsid w:val="00E91032"/>
    <w:rsid w:val="00E914A9"/>
    <w:rsid w:val="00E920C7"/>
    <w:rsid w:val="00E9257D"/>
    <w:rsid w:val="00E92EF0"/>
    <w:rsid w:val="00E93449"/>
    <w:rsid w:val="00E9379F"/>
    <w:rsid w:val="00E93B1C"/>
    <w:rsid w:val="00E93ECF"/>
    <w:rsid w:val="00E93FC2"/>
    <w:rsid w:val="00E941F2"/>
    <w:rsid w:val="00E943D6"/>
    <w:rsid w:val="00E946EB"/>
    <w:rsid w:val="00E94A4E"/>
    <w:rsid w:val="00E94C74"/>
    <w:rsid w:val="00E94E3B"/>
    <w:rsid w:val="00E95230"/>
    <w:rsid w:val="00E953EB"/>
    <w:rsid w:val="00E954D9"/>
    <w:rsid w:val="00E9563E"/>
    <w:rsid w:val="00E95690"/>
    <w:rsid w:val="00E956F2"/>
    <w:rsid w:val="00E95897"/>
    <w:rsid w:val="00E95D4C"/>
    <w:rsid w:val="00E95D6D"/>
    <w:rsid w:val="00E970AC"/>
    <w:rsid w:val="00E972AD"/>
    <w:rsid w:val="00E97400"/>
    <w:rsid w:val="00E97890"/>
    <w:rsid w:val="00E97AE7"/>
    <w:rsid w:val="00E97F06"/>
    <w:rsid w:val="00EA01FC"/>
    <w:rsid w:val="00EA05DD"/>
    <w:rsid w:val="00EA0825"/>
    <w:rsid w:val="00EA0FA5"/>
    <w:rsid w:val="00EA11E3"/>
    <w:rsid w:val="00EA11F6"/>
    <w:rsid w:val="00EA14D0"/>
    <w:rsid w:val="00EA14F6"/>
    <w:rsid w:val="00EA1962"/>
    <w:rsid w:val="00EA1B60"/>
    <w:rsid w:val="00EA1CD5"/>
    <w:rsid w:val="00EA21BB"/>
    <w:rsid w:val="00EA2650"/>
    <w:rsid w:val="00EA270C"/>
    <w:rsid w:val="00EA2ECA"/>
    <w:rsid w:val="00EA2F53"/>
    <w:rsid w:val="00EA307D"/>
    <w:rsid w:val="00EA313D"/>
    <w:rsid w:val="00EA3169"/>
    <w:rsid w:val="00EA3317"/>
    <w:rsid w:val="00EA3B59"/>
    <w:rsid w:val="00EA3DE2"/>
    <w:rsid w:val="00EA3E8D"/>
    <w:rsid w:val="00EA41D2"/>
    <w:rsid w:val="00EA42A7"/>
    <w:rsid w:val="00EA48E5"/>
    <w:rsid w:val="00EA4ACA"/>
    <w:rsid w:val="00EA5ED9"/>
    <w:rsid w:val="00EA5FDB"/>
    <w:rsid w:val="00EA6221"/>
    <w:rsid w:val="00EA6279"/>
    <w:rsid w:val="00EA65EA"/>
    <w:rsid w:val="00EA72D1"/>
    <w:rsid w:val="00EA75D4"/>
    <w:rsid w:val="00EA7F34"/>
    <w:rsid w:val="00EB038E"/>
    <w:rsid w:val="00EB0420"/>
    <w:rsid w:val="00EB175F"/>
    <w:rsid w:val="00EB1A93"/>
    <w:rsid w:val="00EB21DA"/>
    <w:rsid w:val="00EB32E5"/>
    <w:rsid w:val="00EB37E8"/>
    <w:rsid w:val="00EB3CBE"/>
    <w:rsid w:val="00EB3D27"/>
    <w:rsid w:val="00EB40D0"/>
    <w:rsid w:val="00EB456F"/>
    <w:rsid w:val="00EB4728"/>
    <w:rsid w:val="00EB4829"/>
    <w:rsid w:val="00EB4D3C"/>
    <w:rsid w:val="00EB5487"/>
    <w:rsid w:val="00EB56F5"/>
    <w:rsid w:val="00EB5A7E"/>
    <w:rsid w:val="00EB75E2"/>
    <w:rsid w:val="00EB7668"/>
    <w:rsid w:val="00EB7B44"/>
    <w:rsid w:val="00EC00FE"/>
    <w:rsid w:val="00EC021A"/>
    <w:rsid w:val="00EC08F0"/>
    <w:rsid w:val="00EC099E"/>
    <w:rsid w:val="00EC0A29"/>
    <w:rsid w:val="00EC0D2F"/>
    <w:rsid w:val="00EC10CB"/>
    <w:rsid w:val="00EC120F"/>
    <w:rsid w:val="00EC178D"/>
    <w:rsid w:val="00EC2C1F"/>
    <w:rsid w:val="00EC2E3C"/>
    <w:rsid w:val="00EC31C7"/>
    <w:rsid w:val="00EC3654"/>
    <w:rsid w:val="00EC3C49"/>
    <w:rsid w:val="00EC401C"/>
    <w:rsid w:val="00EC43EE"/>
    <w:rsid w:val="00EC4587"/>
    <w:rsid w:val="00EC4AFD"/>
    <w:rsid w:val="00EC4D25"/>
    <w:rsid w:val="00EC5057"/>
    <w:rsid w:val="00EC52C7"/>
    <w:rsid w:val="00EC54ED"/>
    <w:rsid w:val="00EC57D4"/>
    <w:rsid w:val="00EC5D4B"/>
    <w:rsid w:val="00EC5D7F"/>
    <w:rsid w:val="00EC68B1"/>
    <w:rsid w:val="00EC6B70"/>
    <w:rsid w:val="00EC707A"/>
    <w:rsid w:val="00EC72FA"/>
    <w:rsid w:val="00EC74B3"/>
    <w:rsid w:val="00EC76BA"/>
    <w:rsid w:val="00EC76C3"/>
    <w:rsid w:val="00EC7822"/>
    <w:rsid w:val="00EC7962"/>
    <w:rsid w:val="00EC7EC8"/>
    <w:rsid w:val="00ED055C"/>
    <w:rsid w:val="00ED0AA5"/>
    <w:rsid w:val="00ED15EA"/>
    <w:rsid w:val="00ED1A62"/>
    <w:rsid w:val="00ED1EF5"/>
    <w:rsid w:val="00ED2354"/>
    <w:rsid w:val="00ED260C"/>
    <w:rsid w:val="00ED27F0"/>
    <w:rsid w:val="00ED299D"/>
    <w:rsid w:val="00ED2F94"/>
    <w:rsid w:val="00ED3069"/>
    <w:rsid w:val="00ED394A"/>
    <w:rsid w:val="00ED3A59"/>
    <w:rsid w:val="00ED3C4D"/>
    <w:rsid w:val="00ED3FD7"/>
    <w:rsid w:val="00ED41FC"/>
    <w:rsid w:val="00ED4899"/>
    <w:rsid w:val="00ED4B0B"/>
    <w:rsid w:val="00ED5239"/>
    <w:rsid w:val="00ED5643"/>
    <w:rsid w:val="00ED5654"/>
    <w:rsid w:val="00ED5670"/>
    <w:rsid w:val="00ED5968"/>
    <w:rsid w:val="00ED5E9F"/>
    <w:rsid w:val="00ED5F4D"/>
    <w:rsid w:val="00ED5FAB"/>
    <w:rsid w:val="00ED5FF6"/>
    <w:rsid w:val="00ED60D9"/>
    <w:rsid w:val="00ED611E"/>
    <w:rsid w:val="00ED761D"/>
    <w:rsid w:val="00ED76C3"/>
    <w:rsid w:val="00EE04AE"/>
    <w:rsid w:val="00EE0BA2"/>
    <w:rsid w:val="00EE0BF6"/>
    <w:rsid w:val="00EE0EE0"/>
    <w:rsid w:val="00EE0F47"/>
    <w:rsid w:val="00EE1205"/>
    <w:rsid w:val="00EE1434"/>
    <w:rsid w:val="00EE146C"/>
    <w:rsid w:val="00EE1497"/>
    <w:rsid w:val="00EE2610"/>
    <w:rsid w:val="00EE288B"/>
    <w:rsid w:val="00EE2CCF"/>
    <w:rsid w:val="00EE2EDE"/>
    <w:rsid w:val="00EE3B58"/>
    <w:rsid w:val="00EE3FA2"/>
    <w:rsid w:val="00EE4254"/>
    <w:rsid w:val="00EE4667"/>
    <w:rsid w:val="00EE4BFD"/>
    <w:rsid w:val="00EE520C"/>
    <w:rsid w:val="00EE5285"/>
    <w:rsid w:val="00EE538C"/>
    <w:rsid w:val="00EE5506"/>
    <w:rsid w:val="00EE5ABF"/>
    <w:rsid w:val="00EE5E0E"/>
    <w:rsid w:val="00EE5FE8"/>
    <w:rsid w:val="00EE69D4"/>
    <w:rsid w:val="00EE73FB"/>
    <w:rsid w:val="00EE7899"/>
    <w:rsid w:val="00EE7A78"/>
    <w:rsid w:val="00EE7C0B"/>
    <w:rsid w:val="00EE7E7F"/>
    <w:rsid w:val="00EF02A1"/>
    <w:rsid w:val="00EF0570"/>
    <w:rsid w:val="00EF1F47"/>
    <w:rsid w:val="00EF203F"/>
    <w:rsid w:val="00EF2123"/>
    <w:rsid w:val="00EF23CF"/>
    <w:rsid w:val="00EF2655"/>
    <w:rsid w:val="00EF2839"/>
    <w:rsid w:val="00EF2E22"/>
    <w:rsid w:val="00EF312D"/>
    <w:rsid w:val="00EF31E2"/>
    <w:rsid w:val="00EF332F"/>
    <w:rsid w:val="00EF3623"/>
    <w:rsid w:val="00EF3DFB"/>
    <w:rsid w:val="00EF5593"/>
    <w:rsid w:val="00EF5697"/>
    <w:rsid w:val="00EF5730"/>
    <w:rsid w:val="00EF57CC"/>
    <w:rsid w:val="00EF587F"/>
    <w:rsid w:val="00EF5CE1"/>
    <w:rsid w:val="00EF6933"/>
    <w:rsid w:val="00EF6E75"/>
    <w:rsid w:val="00EF6F3D"/>
    <w:rsid w:val="00EF715D"/>
    <w:rsid w:val="00EF7768"/>
    <w:rsid w:val="00F00000"/>
    <w:rsid w:val="00F00A26"/>
    <w:rsid w:val="00F00B17"/>
    <w:rsid w:val="00F01187"/>
    <w:rsid w:val="00F014F3"/>
    <w:rsid w:val="00F01677"/>
    <w:rsid w:val="00F01AA8"/>
    <w:rsid w:val="00F01DCF"/>
    <w:rsid w:val="00F01FF6"/>
    <w:rsid w:val="00F02092"/>
    <w:rsid w:val="00F024B6"/>
    <w:rsid w:val="00F0276C"/>
    <w:rsid w:val="00F02C6B"/>
    <w:rsid w:val="00F0305C"/>
    <w:rsid w:val="00F031D3"/>
    <w:rsid w:val="00F037EA"/>
    <w:rsid w:val="00F03947"/>
    <w:rsid w:val="00F043DA"/>
    <w:rsid w:val="00F04426"/>
    <w:rsid w:val="00F04498"/>
    <w:rsid w:val="00F04757"/>
    <w:rsid w:val="00F04A5B"/>
    <w:rsid w:val="00F04B64"/>
    <w:rsid w:val="00F06115"/>
    <w:rsid w:val="00F0675E"/>
    <w:rsid w:val="00F067A5"/>
    <w:rsid w:val="00F06D07"/>
    <w:rsid w:val="00F06E77"/>
    <w:rsid w:val="00F06F64"/>
    <w:rsid w:val="00F075DD"/>
    <w:rsid w:val="00F07A9B"/>
    <w:rsid w:val="00F07AF3"/>
    <w:rsid w:val="00F07ECA"/>
    <w:rsid w:val="00F102C4"/>
    <w:rsid w:val="00F10A7B"/>
    <w:rsid w:val="00F1149B"/>
    <w:rsid w:val="00F11A43"/>
    <w:rsid w:val="00F11BC8"/>
    <w:rsid w:val="00F11D14"/>
    <w:rsid w:val="00F11F42"/>
    <w:rsid w:val="00F1219E"/>
    <w:rsid w:val="00F136DC"/>
    <w:rsid w:val="00F13773"/>
    <w:rsid w:val="00F142CC"/>
    <w:rsid w:val="00F14764"/>
    <w:rsid w:val="00F14C6A"/>
    <w:rsid w:val="00F14D2A"/>
    <w:rsid w:val="00F14F6D"/>
    <w:rsid w:val="00F14F9F"/>
    <w:rsid w:val="00F151AB"/>
    <w:rsid w:val="00F154DD"/>
    <w:rsid w:val="00F15611"/>
    <w:rsid w:val="00F15816"/>
    <w:rsid w:val="00F1585A"/>
    <w:rsid w:val="00F158B2"/>
    <w:rsid w:val="00F15B9B"/>
    <w:rsid w:val="00F1638C"/>
    <w:rsid w:val="00F16A0E"/>
    <w:rsid w:val="00F16AE4"/>
    <w:rsid w:val="00F1707B"/>
    <w:rsid w:val="00F1768F"/>
    <w:rsid w:val="00F17843"/>
    <w:rsid w:val="00F17890"/>
    <w:rsid w:val="00F17D83"/>
    <w:rsid w:val="00F17E76"/>
    <w:rsid w:val="00F2056B"/>
    <w:rsid w:val="00F209AD"/>
    <w:rsid w:val="00F20DA7"/>
    <w:rsid w:val="00F2101C"/>
    <w:rsid w:val="00F2120F"/>
    <w:rsid w:val="00F2121C"/>
    <w:rsid w:val="00F2184B"/>
    <w:rsid w:val="00F21C36"/>
    <w:rsid w:val="00F21D91"/>
    <w:rsid w:val="00F21DA4"/>
    <w:rsid w:val="00F21FE1"/>
    <w:rsid w:val="00F22185"/>
    <w:rsid w:val="00F2284B"/>
    <w:rsid w:val="00F22D24"/>
    <w:rsid w:val="00F230C2"/>
    <w:rsid w:val="00F2330F"/>
    <w:rsid w:val="00F237A2"/>
    <w:rsid w:val="00F23A48"/>
    <w:rsid w:val="00F23AA9"/>
    <w:rsid w:val="00F23CDA"/>
    <w:rsid w:val="00F23F78"/>
    <w:rsid w:val="00F247D4"/>
    <w:rsid w:val="00F24D7F"/>
    <w:rsid w:val="00F2559C"/>
    <w:rsid w:val="00F258AB"/>
    <w:rsid w:val="00F25CB4"/>
    <w:rsid w:val="00F262AF"/>
    <w:rsid w:val="00F26629"/>
    <w:rsid w:val="00F26770"/>
    <w:rsid w:val="00F27403"/>
    <w:rsid w:val="00F2750A"/>
    <w:rsid w:val="00F27A33"/>
    <w:rsid w:val="00F27CC2"/>
    <w:rsid w:val="00F300A5"/>
    <w:rsid w:val="00F304F3"/>
    <w:rsid w:val="00F3059F"/>
    <w:rsid w:val="00F305F4"/>
    <w:rsid w:val="00F308EA"/>
    <w:rsid w:val="00F30AE4"/>
    <w:rsid w:val="00F30F9B"/>
    <w:rsid w:val="00F3126E"/>
    <w:rsid w:val="00F31410"/>
    <w:rsid w:val="00F31415"/>
    <w:rsid w:val="00F3167A"/>
    <w:rsid w:val="00F32796"/>
    <w:rsid w:val="00F328D0"/>
    <w:rsid w:val="00F32BBD"/>
    <w:rsid w:val="00F3306E"/>
    <w:rsid w:val="00F33378"/>
    <w:rsid w:val="00F335EE"/>
    <w:rsid w:val="00F33970"/>
    <w:rsid w:val="00F33E5A"/>
    <w:rsid w:val="00F33FC4"/>
    <w:rsid w:val="00F34608"/>
    <w:rsid w:val="00F3537A"/>
    <w:rsid w:val="00F3539B"/>
    <w:rsid w:val="00F35408"/>
    <w:rsid w:val="00F3584F"/>
    <w:rsid w:val="00F35941"/>
    <w:rsid w:val="00F361AF"/>
    <w:rsid w:val="00F3624A"/>
    <w:rsid w:val="00F36269"/>
    <w:rsid w:val="00F36C1C"/>
    <w:rsid w:val="00F36C60"/>
    <w:rsid w:val="00F37054"/>
    <w:rsid w:val="00F37879"/>
    <w:rsid w:val="00F37C7E"/>
    <w:rsid w:val="00F40060"/>
    <w:rsid w:val="00F40194"/>
    <w:rsid w:val="00F401E4"/>
    <w:rsid w:val="00F40279"/>
    <w:rsid w:val="00F40819"/>
    <w:rsid w:val="00F41A19"/>
    <w:rsid w:val="00F41C1E"/>
    <w:rsid w:val="00F41F46"/>
    <w:rsid w:val="00F42032"/>
    <w:rsid w:val="00F4210B"/>
    <w:rsid w:val="00F421EE"/>
    <w:rsid w:val="00F42735"/>
    <w:rsid w:val="00F427C1"/>
    <w:rsid w:val="00F4288E"/>
    <w:rsid w:val="00F429B2"/>
    <w:rsid w:val="00F42B47"/>
    <w:rsid w:val="00F431F0"/>
    <w:rsid w:val="00F43C56"/>
    <w:rsid w:val="00F43D8B"/>
    <w:rsid w:val="00F441C6"/>
    <w:rsid w:val="00F44357"/>
    <w:rsid w:val="00F449CF"/>
    <w:rsid w:val="00F44B0D"/>
    <w:rsid w:val="00F44F90"/>
    <w:rsid w:val="00F456F5"/>
    <w:rsid w:val="00F458C6"/>
    <w:rsid w:val="00F46583"/>
    <w:rsid w:val="00F46584"/>
    <w:rsid w:val="00F4668C"/>
    <w:rsid w:val="00F47956"/>
    <w:rsid w:val="00F47A60"/>
    <w:rsid w:val="00F50347"/>
    <w:rsid w:val="00F504B0"/>
    <w:rsid w:val="00F51594"/>
    <w:rsid w:val="00F5165B"/>
    <w:rsid w:val="00F516AB"/>
    <w:rsid w:val="00F51AF3"/>
    <w:rsid w:val="00F51C32"/>
    <w:rsid w:val="00F51D20"/>
    <w:rsid w:val="00F5216E"/>
    <w:rsid w:val="00F522BB"/>
    <w:rsid w:val="00F52818"/>
    <w:rsid w:val="00F53004"/>
    <w:rsid w:val="00F53A07"/>
    <w:rsid w:val="00F53C6D"/>
    <w:rsid w:val="00F53EF7"/>
    <w:rsid w:val="00F550EF"/>
    <w:rsid w:val="00F55523"/>
    <w:rsid w:val="00F5568D"/>
    <w:rsid w:val="00F559F7"/>
    <w:rsid w:val="00F561D7"/>
    <w:rsid w:val="00F56504"/>
    <w:rsid w:val="00F569D5"/>
    <w:rsid w:val="00F56C1A"/>
    <w:rsid w:val="00F56E5A"/>
    <w:rsid w:val="00F56FBE"/>
    <w:rsid w:val="00F5760B"/>
    <w:rsid w:val="00F57F19"/>
    <w:rsid w:val="00F6014A"/>
    <w:rsid w:val="00F60392"/>
    <w:rsid w:val="00F603E8"/>
    <w:rsid w:val="00F60487"/>
    <w:rsid w:val="00F60A9A"/>
    <w:rsid w:val="00F61548"/>
    <w:rsid w:val="00F6166E"/>
    <w:rsid w:val="00F6188A"/>
    <w:rsid w:val="00F61B7C"/>
    <w:rsid w:val="00F62414"/>
    <w:rsid w:val="00F62B58"/>
    <w:rsid w:val="00F62D45"/>
    <w:rsid w:val="00F63724"/>
    <w:rsid w:val="00F6389D"/>
    <w:rsid w:val="00F63ED9"/>
    <w:rsid w:val="00F64178"/>
    <w:rsid w:val="00F64384"/>
    <w:rsid w:val="00F64907"/>
    <w:rsid w:val="00F649BB"/>
    <w:rsid w:val="00F64A9B"/>
    <w:rsid w:val="00F64AEA"/>
    <w:rsid w:val="00F64F07"/>
    <w:rsid w:val="00F64F7F"/>
    <w:rsid w:val="00F6596E"/>
    <w:rsid w:val="00F65C79"/>
    <w:rsid w:val="00F66652"/>
    <w:rsid w:val="00F6692B"/>
    <w:rsid w:val="00F66A14"/>
    <w:rsid w:val="00F67737"/>
    <w:rsid w:val="00F678E8"/>
    <w:rsid w:val="00F67F03"/>
    <w:rsid w:val="00F708B5"/>
    <w:rsid w:val="00F711B6"/>
    <w:rsid w:val="00F712BB"/>
    <w:rsid w:val="00F71AA6"/>
    <w:rsid w:val="00F722B7"/>
    <w:rsid w:val="00F722C1"/>
    <w:rsid w:val="00F725B4"/>
    <w:rsid w:val="00F733C6"/>
    <w:rsid w:val="00F73B7A"/>
    <w:rsid w:val="00F743A4"/>
    <w:rsid w:val="00F74CB5"/>
    <w:rsid w:val="00F74D87"/>
    <w:rsid w:val="00F75454"/>
    <w:rsid w:val="00F755F2"/>
    <w:rsid w:val="00F75AA7"/>
    <w:rsid w:val="00F75C92"/>
    <w:rsid w:val="00F770EC"/>
    <w:rsid w:val="00F77200"/>
    <w:rsid w:val="00F77276"/>
    <w:rsid w:val="00F774A5"/>
    <w:rsid w:val="00F7753A"/>
    <w:rsid w:val="00F779D3"/>
    <w:rsid w:val="00F77BDB"/>
    <w:rsid w:val="00F77BE0"/>
    <w:rsid w:val="00F80BB0"/>
    <w:rsid w:val="00F80BFE"/>
    <w:rsid w:val="00F80D9F"/>
    <w:rsid w:val="00F812D5"/>
    <w:rsid w:val="00F8169E"/>
    <w:rsid w:val="00F81ED3"/>
    <w:rsid w:val="00F82026"/>
    <w:rsid w:val="00F82114"/>
    <w:rsid w:val="00F82270"/>
    <w:rsid w:val="00F827BF"/>
    <w:rsid w:val="00F829A2"/>
    <w:rsid w:val="00F82BBC"/>
    <w:rsid w:val="00F82CE9"/>
    <w:rsid w:val="00F8304B"/>
    <w:rsid w:val="00F834AC"/>
    <w:rsid w:val="00F8387A"/>
    <w:rsid w:val="00F838F9"/>
    <w:rsid w:val="00F8444C"/>
    <w:rsid w:val="00F84492"/>
    <w:rsid w:val="00F84502"/>
    <w:rsid w:val="00F847B6"/>
    <w:rsid w:val="00F84C27"/>
    <w:rsid w:val="00F84C63"/>
    <w:rsid w:val="00F857EF"/>
    <w:rsid w:val="00F85848"/>
    <w:rsid w:val="00F85AEA"/>
    <w:rsid w:val="00F864A4"/>
    <w:rsid w:val="00F867A5"/>
    <w:rsid w:val="00F86F4F"/>
    <w:rsid w:val="00F8706A"/>
    <w:rsid w:val="00F8714C"/>
    <w:rsid w:val="00F8731F"/>
    <w:rsid w:val="00F875A2"/>
    <w:rsid w:val="00F87CBC"/>
    <w:rsid w:val="00F90346"/>
    <w:rsid w:val="00F904F0"/>
    <w:rsid w:val="00F908C2"/>
    <w:rsid w:val="00F908EF"/>
    <w:rsid w:val="00F90A47"/>
    <w:rsid w:val="00F90C29"/>
    <w:rsid w:val="00F90CC5"/>
    <w:rsid w:val="00F90E37"/>
    <w:rsid w:val="00F90F3F"/>
    <w:rsid w:val="00F918BF"/>
    <w:rsid w:val="00F9197C"/>
    <w:rsid w:val="00F91E8C"/>
    <w:rsid w:val="00F91F72"/>
    <w:rsid w:val="00F921EF"/>
    <w:rsid w:val="00F9224D"/>
    <w:rsid w:val="00F924C3"/>
    <w:rsid w:val="00F92537"/>
    <w:rsid w:val="00F925A8"/>
    <w:rsid w:val="00F92684"/>
    <w:rsid w:val="00F93055"/>
    <w:rsid w:val="00F930B6"/>
    <w:rsid w:val="00F930FC"/>
    <w:rsid w:val="00F93ED2"/>
    <w:rsid w:val="00F940E9"/>
    <w:rsid w:val="00F9423E"/>
    <w:rsid w:val="00F94C79"/>
    <w:rsid w:val="00F94F5D"/>
    <w:rsid w:val="00F951DE"/>
    <w:rsid w:val="00F9532B"/>
    <w:rsid w:val="00F955C0"/>
    <w:rsid w:val="00F95888"/>
    <w:rsid w:val="00F96254"/>
    <w:rsid w:val="00F962C6"/>
    <w:rsid w:val="00F9674C"/>
    <w:rsid w:val="00F9676E"/>
    <w:rsid w:val="00F96B05"/>
    <w:rsid w:val="00F96D45"/>
    <w:rsid w:val="00F9728E"/>
    <w:rsid w:val="00F97557"/>
    <w:rsid w:val="00F978F8"/>
    <w:rsid w:val="00F97CF6"/>
    <w:rsid w:val="00F97F73"/>
    <w:rsid w:val="00FA0473"/>
    <w:rsid w:val="00FA04C1"/>
    <w:rsid w:val="00FA0AC8"/>
    <w:rsid w:val="00FA122D"/>
    <w:rsid w:val="00FA17E2"/>
    <w:rsid w:val="00FA19D9"/>
    <w:rsid w:val="00FA3648"/>
    <w:rsid w:val="00FA3996"/>
    <w:rsid w:val="00FA3CFB"/>
    <w:rsid w:val="00FA3E12"/>
    <w:rsid w:val="00FA3EFC"/>
    <w:rsid w:val="00FA43F0"/>
    <w:rsid w:val="00FA45E9"/>
    <w:rsid w:val="00FA45F2"/>
    <w:rsid w:val="00FA4A3E"/>
    <w:rsid w:val="00FA4C3A"/>
    <w:rsid w:val="00FA4D7C"/>
    <w:rsid w:val="00FA4DA8"/>
    <w:rsid w:val="00FA4E1D"/>
    <w:rsid w:val="00FA510F"/>
    <w:rsid w:val="00FA53B6"/>
    <w:rsid w:val="00FA5966"/>
    <w:rsid w:val="00FA5B5D"/>
    <w:rsid w:val="00FA5C8A"/>
    <w:rsid w:val="00FA5CBB"/>
    <w:rsid w:val="00FA654C"/>
    <w:rsid w:val="00FA666C"/>
    <w:rsid w:val="00FA7904"/>
    <w:rsid w:val="00FA799C"/>
    <w:rsid w:val="00FA7AEB"/>
    <w:rsid w:val="00FA7E26"/>
    <w:rsid w:val="00FB1009"/>
    <w:rsid w:val="00FB11AB"/>
    <w:rsid w:val="00FB1FEC"/>
    <w:rsid w:val="00FB2321"/>
    <w:rsid w:val="00FB2A92"/>
    <w:rsid w:val="00FB2BCD"/>
    <w:rsid w:val="00FB2D6F"/>
    <w:rsid w:val="00FB35EF"/>
    <w:rsid w:val="00FB3888"/>
    <w:rsid w:val="00FB4017"/>
    <w:rsid w:val="00FB4186"/>
    <w:rsid w:val="00FB4BF7"/>
    <w:rsid w:val="00FB4F42"/>
    <w:rsid w:val="00FB524C"/>
    <w:rsid w:val="00FB550F"/>
    <w:rsid w:val="00FB5D5C"/>
    <w:rsid w:val="00FB64EA"/>
    <w:rsid w:val="00FB673F"/>
    <w:rsid w:val="00FB68B2"/>
    <w:rsid w:val="00FB6BF7"/>
    <w:rsid w:val="00FB707F"/>
    <w:rsid w:val="00FB76D6"/>
    <w:rsid w:val="00FB7959"/>
    <w:rsid w:val="00FB795C"/>
    <w:rsid w:val="00FB7F18"/>
    <w:rsid w:val="00FC00DD"/>
    <w:rsid w:val="00FC011F"/>
    <w:rsid w:val="00FC05D5"/>
    <w:rsid w:val="00FC060B"/>
    <w:rsid w:val="00FC0646"/>
    <w:rsid w:val="00FC0708"/>
    <w:rsid w:val="00FC0EC2"/>
    <w:rsid w:val="00FC0F67"/>
    <w:rsid w:val="00FC10A9"/>
    <w:rsid w:val="00FC1249"/>
    <w:rsid w:val="00FC1723"/>
    <w:rsid w:val="00FC1CA2"/>
    <w:rsid w:val="00FC20DF"/>
    <w:rsid w:val="00FC2607"/>
    <w:rsid w:val="00FC3818"/>
    <w:rsid w:val="00FC4416"/>
    <w:rsid w:val="00FC4587"/>
    <w:rsid w:val="00FC4723"/>
    <w:rsid w:val="00FC4BA2"/>
    <w:rsid w:val="00FC4EDD"/>
    <w:rsid w:val="00FC555C"/>
    <w:rsid w:val="00FC5730"/>
    <w:rsid w:val="00FC631D"/>
    <w:rsid w:val="00FC63B9"/>
    <w:rsid w:val="00FC63BF"/>
    <w:rsid w:val="00FC66EB"/>
    <w:rsid w:val="00FC6A75"/>
    <w:rsid w:val="00FC6C9E"/>
    <w:rsid w:val="00FC723A"/>
    <w:rsid w:val="00FC724B"/>
    <w:rsid w:val="00FC72D4"/>
    <w:rsid w:val="00FC7423"/>
    <w:rsid w:val="00FC7CC0"/>
    <w:rsid w:val="00FD050F"/>
    <w:rsid w:val="00FD081C"/>
    <w:rsid w:val="00FD0914"/>
    <w:rsid w:val="00FD0B45"/>
    <w:rsid w:val="00FD112A"/>
    <w:rsid w:val="00FD1BCE"/>
    <w:rsid w:val="00FD1BF8"/>
    <w:rsid w:val="00FD2121"/>
    <w:rsid w:val="00FD2A31"/>
    <w:rsid w:val="00FD2FC3"/>
    <w:rsid w:val="00FD31E2"/>
    <w:rsid w:val="00FD437B"/>
    <w:rsid w:val="00FD4418"/>
    <w:rsid w:val="00FD4BEB"/>
    <w:rsid w:val="00FD50AA"/>
    <w:rsid w:val="00FD52B6"/>
    <w:rsid w:val="00FD5703"/>
    <w:rsid w:val="00FD59EC"/>
    <w:rsid w:val="00FD5A31"/>
    <w:rsid w:val="00FD5B4C"/>
    <w:rsid w:val="00FD5CE0"/>
    <w:rsid w:val="00FD5E5D"/>
    <w:rsid w:val="00FD6949"/>
    <w:rsid w:val="00FD7311"/>
    <w:rsid w:val="00FD78BB"/>
    <w:rsid w:val="00FD78D7"/>
    <w:rsid w:val="00FD7A31"/>
    <w:rsid w:val="00FE0696"/>
    <w:rsid w:val="00FE0F5E"/>
    <w:rsid w:val="00FE1051"/>
    <w:rsid w:val="00FE1644"/>
    <w:rsid w:val="00FE21BF"/>
    <w:rsid w:val="00FE27B3"/>
    <w:rsid w:val="00FE2DD8"/>
    <w:rsid w:val="00FE3341"/>
    <w:rsid w:val="00FE40AB"/>
    <w:rsid w:val="00FE42D5"/>
    <w:rsid w:val="00FE4CD1"/>
    <w:rsid w:val="00FE546B"/>
    <w:rsid w:val="00FE5781"/>
    <w:rsid w:val="00FE5E6F"/>
    <w:rsid w:val="00FE5E9A"/>
    <w:rsid w:val="00FE6635"/>
    <w:rsid w:val="00FE7287"/>
    <w:rsid w:val="00FE72CF"/>
    <w:rsid w:val="00FE73A6"/>
    <w:rsid w:val="00FE7C0A"/>
    <w:rsid w:val="00FF013C"/>
    <w:rsid w:val="00FF10B0"/>
    <w:rsid w:val="00FF10FB"/>
    <w:rsid w:val="00FF1244"/>
    <w:rsid w:val="00FF2457"/>
    <w:rsid w:val="00FF3C55"/>
    <w:rsid w:val="00FF44C9"/>
    <w:rsid w:val="00FF4AAB"/>
    <w:rsid w:val="00FF5120"/>
    <w:rsid w:val="00FF5981"/>
    <w:rsid w:val="00FF59BF"/>
    <w:rsid w:val="00FF6065"/>
    <w:rsid w:val="00FF6504"/>
    <w:rsid w:val="00FF6B0E"/>
    <w:rsid w:val="00FF6C69"/>
    <w:rsid w:val="00FF7037"/>
    <w:rsid w:val="00FF70EA"/>
    <w:rsid w:val="00FF715A"/>
    <w:rsid w:val="00FF71C6"/>
    <w:rsid w:val="00FF733C"/>
    <w:rsid w:val="00FF7544"/>
    <w:rsid w:val="00FF7670"/>
    <w:rsid w:val="00FF76AD"/>
    <w:rsid w:val="00FF7805"/>
    <w:rsid w:val="00FF7960"/>
    <w:rsid w:val="00FF7B55"/>
    <w:rsid w:val="00FF7BA3"/>
    <w:rsid w:val="00FF7BF7"/>
    <w:rsid w:val="0127FB38"/>
    <w:rsid w:val="013AAF4A"/>
    <w:rsid w:val="018CE4D0"/>
    <w:rsid w:val="018CF41A"/>
    <w:rsid w:val="018CF82F"/>
    <w:rsid w:val="01920332"/>
    <w:rsid w:val="01CD9D26"/>
    <w:rsid w:val="01FC3B3C"/>
    <w:rsid w:val="021300E2"/>
    <w:rsid w:val="021B20CC"/>
    <w:rsid w:val="023AE95C"/>
    <w:rsid w:val="0283E71E"/>
    <w:rsid w:val="02945060"/>
    <w:rsid w:val="02B12B6B"/>
    <w:rsid w:val="02E3FD20"/>
    <w:rsid w:val="02F9E004"/>
    <w:rsid w:val="030AAA5B"/>
    <w:rsid w:val="031AE5E1"/>
    <w:rsid w:val="031B104D"/>
    <w:rsid w:val="0329313E"/>
    <w:rsid w:val="038D09EC"/>
    <w:rsid w:val="03D3FB2C"/>
    <w:rsid w:val="044795A1"/>
    <w:rsid w:val="04573F81"/>
    <w:rsid w:val="04649A13"/>
    <w:rsid w:val="04684A84"/>
    <w:rsid w:val="04756B0A"/>
    <w:rsid w:val="047F77D9"/>
    <w:rsid w:val="048EA044"/>
    <w:rsid w:val="04AC865B"/>
    <w:rsid w:val="04CE98F5"/>
    <w:rsid w:val="0521E3AA"/>
    <w:rsid w:val="057073C5"/>
    <w:rsid w:val="05B425CC"/>
    <w:rsid w:val="05C3563E"/>
    <w:rsid w:val="05CF0CB6"/>
    <w:rsid w:val="05FBDEFA"/>
    <w:rsid w:val="061AAE34"/>
    <w:rsid w:val="06206119"/>
    <w:rsid w:val="063A7CA0"/>
    <w:rsid w:val="0654A806"/>
    <w:rsid w:val="0660BB9F"/>
    <w:rsid w:val="06677B7D"/>
    <w:rsid w:val="0763C402"/>
    <w:rsid w:val="07737B25"/>
    <w:rsid w:val="0787D1FC"/>
    <w:rsid w:val="07897816"/>
    <w:rsid w:val="078C9842"/>
    <w:rsid w:val="081FBCEC"/>
    <w:rsid w:val="0823F1DA"/>
    <w:rsid w:val="0832CA8A"/>
    <w:rsid w:val="083427C3"/>
    <w:rsid w:val="08392BE7"/>
    <w:rsid w:val="0843AF48"/>
    <w:rsid w:val="087673E8"/>
    <w:rsid w:val="08E46F4A"/>
    <w:rsid w:val="08FA8B3A"/>
    <w:rsid w:val="090B8313"/>
    <w:rsid w:val="093C783A"/>
    <w:rsid w:val="099C7852"/>
    <w:rsid w:val="09B408E9"/>
    <w:rsid w:val="09DE6AEE"/>
    <w:rsid w:val="0A0F274D"/>
    <w:rsid w:val="0A30A709"/>
    <w:rsid w:val="0A3288BE"/>
    <w:rsid w:val="0A410943"/>
    <w:rsid w:val="0A514BFA"/>
    <w:rsid w:val="0A76100B"/>
    <w:rsid w:val="0A81BFF2"/>
    <w:rsid w:val="0AAB35BC"/>
    <w:rsid w:val="0ADA2FE9"/>
    <w:rsid w:val="0AEB5385"/>
    <w:rsid w:val="0B4A3DC5"/>
    <w:rsid w:val="0B629359"/>
    <w:rsid w:val="0B6CCB52"/>
    <w:rsid w:val="0B748D2F"/>
    <w:rsid w:val="0B81A340"/>
    <w:rsid w:val="0BB9994B"/>
    <w:rsid w:val="0BE85621"/>
    <w:rsid w:val="0C26BE9D"/>
    <w:rsid w:val="0C331E20"/>
    <w:rsid w:val="0C5083E5"/>
    <w:rsid w:val="0C783020"/>
    <w:rsid w:val="0D2DB0D5"/>
    <w:rsid w:val="0D37658A"/>
    <w:rsid w:val="0D4D620B"/>
    <w:rsid w:val="0D6072DE"/>
    <w:rsid w:val="0D86D8ED"/>
    <w:rsid w:val="0DADDA25"/>
    <w:rsid w:val="0DB03012"/>
    <w:rsid w:val="0DCA2942"/>
    <w:rsid w:val="0E030AB0"/>
    <w:rsid w:val="0E20C282"/>
    <w:rsid w:val="0E388AC2"/>
    <w:rsid w:val="0E42A6C1"/>
    <w:rsid w:val="0E435CFC"/>
    <w:rsid w:val="0E497309"/>
    <w:rsid w:val="0E6997F2"/>
    <w:rsid w:val="0EDD4EB6"/>
    <w:rsid w:val="0EEB68B4"/>
    <w:rsid w:val="0F37D72D"/>
    <w:rsid w:val="0F3BAB57"/>
    <w:rsid w:val="0F4EDFC7"/>
    <w:rsid w:val="0F5ACD97"/>
    <w:rsid w:val="0F5C4336"/>
    <w:rsid w:val="0F6393BC"/>
    <w:rsid w:val="0FA76385"/>
    <w:rsid w:val="101552C8"/>
    <w:rsid w:val="103D507E"/>
    <w:rsid w:val="10A122E8"/>
    <w:rsid w:val="1104ABE6"/>
    <w:rsid w:val="110CDE76"/>
    <w:rsid w:val="1121F9FA"/>
    <w:rsid w:val="1151C40B"/>
    <w:rsid w:val="11A036A2"/>
    <w:rsid w:val="11C61454"/>
    <w:rsid w:val="1239E3B7"/>
    <w:rsid w:val="1244E023"/>
    <w:rsid w:val="12AA9C1F"/>
    <w:rsid w:val="12D63B19"/>
    <w:rsid w:val="12FA4D0E"/>
    <w:rsid w:val="134DA499"/>
    <w:rsid w:val="139B6597"/>
    <w:rsid w:val="13AAC4F2"/>
    <w:rsid w:val="13B8506A"/>
    <w:rsid w:val="13D3B2C6"/>
    <w:rsid w:val="14495ACD"/>
    <w:rsid w:val="1491A262"/>
    <w:rsid w:val="14F9DDF9"/>
    <w:rsid w:val="1546B3AC"/>
    <w:rsid w:val="157278BC"/>
    <w:rsid w:val="158192D3"/>
    <w:rsid w:val="15C5B081"/>
    <w:rsid w:val="15F00DE2"/>
    <w:rsid w:val="1644D9E1"/>
    <w:rsid w:val="166FC176"/>
    <w:rsid w:val="16A54EC4"/>
    <w:rsid w:val="16AB27CA"/>
    <w:rsid w:val="16BC0E52"/>
    <w:rsid w:val="16DEEB7A"/>
    <w:rsid w:val="1703B40B"/>
    <w:rsid w:val="17140D08"/>
    <w:rsid w:val="1743F227"/>
    <w:rsid w:val="1747DF88"/>
    <w:rsid w:val="17545F5C"/>
    <w:rsid w:val="179CBBE5"/>
    <w:rsid w:val="17C3629B"/>
    <w:rsid w:val="17D08244"/>
    <w:rsid w:val="17DC0D67"/>
    <w:rsid w:val="18032602"/>
    <w:rsid w:val="181FBF2D"/>
    <w:rsid w:val="187A4EB4"/>
    <w:rsid w:val="188756F7"/>
    <w:rsid w:val="18AD649C"/>
    <w:rsid w:val="18B8A258"/>
    <w:rsid w:val="18E274EE"/>
    <w:rsid w:val="18F8A433"/>
    <w:rsid w:val="190C97B5"/>
    <w:rsid w:val="19301842"/>
    <w:rsid w:val="1931BEBD"/>
    <w:rsid w:val="193C5B65"/>
    <w:rsid w:val="19827412"/>
    <w:rsid w:val="19D5D762"/>
    <w:rsid w:val="19F9D0AF"/>
    <w:rsid w:val="1A6F35C6"/>
    <w:rsid w:val="1A784891"/>
    <w:rsid w:val="1A89B48A"/>
    <w:rsid w:val="1A8A2D28"/>
    <w:rsid w:val="1AFF15AB"/>
    <w:rsid w:val="1B0913F4"/>
    <w:rsid w:val="1B111A5E"/>
    <w:rsid w:val="1B23DAC2"/>
    <w:rsid w:val="1B3EB11F"/>
    <w:rsid w:val="1B4C07A3"/>
    <w:rsid w:val="1BA7CC94"/>
    <w:rsid w:val="1BA87744"/>
    <w:rsid w:val="1BB78321"/>
    <w:rsid w:val="1BD5439D"/>
    <w:rsid w:val="1C175DC7"/>
    <w:rsid w:val="1C26D454"/>
    <w:rsid w:val="1C3AC29C"/>
    <w:rsid w:val="1C64CBEF"/>
    <w:rsid w:val="1C71F73E"/>
    <w:rsid w:val="1C85D697"/>
    <w:rsid w:val="1C9650E7"/>
    <w:rsid w:val="1CAE0E68"/>
    <w:rsid w:val="1CB43F3C"/>
    <w:rsid w:val="1CF1A0E4"/>
    <w:rsid w:val="1CF92015"/>
    <w:rsid w:val="1CF999A2"/>
    <w:rsid w:val="1D24180E"/>
    <w:rsid w:val="1D297B12"/>
    <w:rsid w:val="1D3646C4"/>
    <w:rsid w:val="1D92ED6B"/>
    <w:rsid w:val="1DBDF37F"/>
    <w:rsid w:val="1DD650C5"/>
    <w:rsid w:val="1E0C5076"/>
    <w:rsid w:val="1E50DFF0"/>
    <w:rsid w:val="1E53B5B6"/>
    <w:rsid w:val="1E9030B7"/>
    <w:rsid w:val="1E92397E"/>
    <w:rsid w:val="1EAC8E18"/>
    <w:rsid w:val="1ED22B7A"/>
    <w:rsid w:val="1EF2454C"/>
    <w:rsid w:val="1F0233EF"/>
    <w:rsid w:val="1F5777EE"/>
    <w:rsid w:val="200F9A4C"/>
    <w:rsid w:val="2012D465"/>
    <w:rsid w:val="2055CFF1"/>
    <w:rsid w:val="208DBD3C"/>
    <w:rsid w:val="20AAEFED"/>
    <w:rsid w:val="20AE7048"/>
    <w:rsid w:val="20B09EC2"/>
    <w:rsid w:val="20DBA7A4"/>
    <w:rsid w:val="2125F117"/>
    <w:rsid w:val="2159C705"/>
    <w:rsid w:val="216692AF"/>
    <w:rsid w:val="21937E57"/>
    <w:rsid w:val="21EA76AF"/>
    <w:rsid w:val="21EE1925"/>
    <w:rsid w:val="21FAEE8C"/>
    <w:rsid w:val="2212E468"/>
    <w:rsid w:val="224717F4"/>
    <w:rsid w:val="226B3DCA"/>
    <w:rsid w:val="2293BE6F"/>
    <w:rsid w:val="22956A58"/>
    <w:rsid w:val="2299BED1"/>
    <w:rsid w:val="22C50194"/>
    <w:rsid w:val="22C50425"/>
    <w:rsid w:val="22E56F64"/>
    <w:rsid w:val="232E8018"/>
    <w:rsid w:val="2331975A"/>
    <w:rsid w:val="23344F79"/>
    <w:rsid w:val="239C87CF"/>
    <w:rsid w:val="23C1FAEB"/>
    <w:rsid w:val="23CC16C0"/>
    <w:rsid w:val="241B0709"/>
    <w:rsid w:val="2426E599"/>
    <w:rsid w:val="2430A7D8"/>
    <w:rsid w:val="2459514A"/>
    <w:rsid w:val="245CC535"/>
    <w:rsid w:val="245CE170"/>
    <w:rsid w:val="24729A95"/>
    <w:rsid w:val="2508AD48"/>
    <w:rsid w:val="25190839"/>
    <w:rsid w:val="25454C75"/>
    <w:rsid w:val="2547CC06"/>
    <w:rsid w:val="2568D595"/>
    <w:rsid w:val="2574C2ED"/>
    <w:rsid w:val="25866671"/>
    <w:rsid w:val="2592B9E4"/>
    <w:rsid w:val="25CB8EB5"/>
    <w:rsid w:val="25D122CA"/>
    <w:rsid w:val="26086A3D"/>
    <w:rsid w:val="2621A605"/>
    <w:rsid w:val="263C032C"/>
    <w:rsid w:val="2641CCF4"/>
    <w:rsid w:val="264B3D14"/>
    <w:rsid w:val="264E172B"/>
    <w:rsid w:val="26622FCF"/>
    <w:rsid w:val="267DDDB9"/>
    <w:rsid w:val="269BA13F"/>
    <w:rsid w:val="26FC6199"/>
    <w:rsid w:val="27109860"/>
    <w:rsid w:val="27197A3B"/>
    <w:rsid w:val="273B37A9"/>
    <w:rsid w:val="27653E1B"/>
    <w:rsid w:val="277DC2A7"/>
    <w:rsid w:val="279CF91D"/>
    <w:rsid w:val="2800EA1C"/>
    <w:rsid w:val="286016C5"/>
    <w:rsid w:val="28AFA090"/>
    <w:rsid w:val="28B04D45"/>
    <w:rsid w:val="28C8A207"/>
    <w:rsid w:val="28CD6153"/>
    <w:rsid w:val="28E444CE"/>
    <w:rsid w:val="290272C2"/>
    <w:rsid w:val="29105F77"/>
    <w:rsid w:val="29443033"/>
    <w:rsid w:val="299379A1"/>
    <w:rsid w:val="29B31B5C"/>
    <w:rsid w:val="29BB2DD3"/>
    <w:rsid w:val="29F59CF7"/>
    <w:rsid w:val="2A020142"/>
    <w:rsid w:val="2A1743BE"/>
    <w:rsid w:val="2A73988D"/>
    <w:rsid w:val="2A806BAD"/>
    <w:rsid w:val="2A86C9E6"/>
    <w:rsid w:val="2AA608FD"/>
    <w:rsid w:val="2AC29167"/>
    <w:rsid w:val="2AFD273D"/>
    <w:rsid w:val="2B1CBD51"/>
    <w:rsid w:val="2B39C269"/>
    <w:rsid w:val="2B81CB3C"/>
    <w:rsid w:val="2B98A468"/>
    <w:rsid w:val="2BAAFE43"/>
    <w:rsid w:val="2BD07BAE"/>
    <w:rsid w:val="2C038EE7"/>
    <w:rsid w:val="2C1680C4"/>
    <w:rsid w:val="2C2F57FD"/>
    <w:rsid w:val="2C3D2A17"/>
    <w:rsid w:val="2C54921F"/>
    <w:rsid w:val="2CBB4FC5"/>
    <w:rsid w:val="2CBF7228"/>
    <w:rsid w:val="2CCC1620"/>
    <w:rsid w:val="2CE5BAFF"/>
    <w:rsid w:val="2D0A35AD"/>
    <w:rsid w:val="2D185384"/>
    <w:rsid w:val="2D462A7C"/>
    <w:rsid w:val="2D6C2E45"/>
    <w:rsid w:val="2DAC1448"/>
    <w:rsid w:val="2DACE95A"/>
    <w:rsid w:val="2DBE36AC"/>
    <w:rsid w:val="2DD15F31"/>
    <w:rsid w:val="2DD8ADCC"/>
    <w:rsid w:val="2DE10043"/>
    <w:rsid w:val="2DE21F27"/>
    <w:rsid w:val="2DEC34AB"/>
    <w:rsid w:val="2E0664EA"/>
    <w:rsid w:val="2E12F475"/>
    <w:rsid w:val="2E1E76D3"/>
    <w:rsid w:val="2E4F21EE"/>
    <w:rsid w:val="2E62BC47"/>
    <w:rsid w:val="2E7C1FAD"/>
    <w:rsid w:val="2EA6DC57"/>
    <w:rsid w:val="2EAD32D4"/>
    <w:rsid w:val="2ED588D3"/>
    <w:rsid w:val="2ED9D60B"/>
    <w:rsid w:val="2F04BA1E"/>
    <w:rsid w:val="2F06A16F"/>
    <w:rsid w:val="2F633A14"/>
    <w:rsid w:val="2FE9E04F"/>
    <w:rsid w:val="2FEB80AE"/>
    <w:rsid w:val="30C4B135"/>
    <w:rsid w:val="30C91546"/>
    <w:rsid w:val="30E3D2E6"/>
    <w:rsid w:val="30FE4723"/>
    <w:rsid w:val="3103C0C5"/>
    <w:rsid w:val="31419BA3"/>
    <w:rsid w:val="3158BE96"/>
    <w:rsid w:val="31F89C34"/>
    <w:rsid w:val="31FE73A1"/>
    <w:rsid w:val="32003D7A"/>
    <w:rsid w:val="3247E9E6"/>
    <w:rsid w:val="326E8AA9"/>
    <w:rsid w:val="3283CC41"/>
    <w:rsid w:val="3285131E"/>
    <w:rsid w:val="32B09991"/>
    <w:rsid w:val="32B22969"/>
    <w:rsid w:val="32FA13EE"/>
    <w:rsid w:val="32FA6856"/>
    <w:rsid w:val="3389CEC3"/>
    <w:rsid w:val="345C6DA7"/>
    <w:rsid w:val="345FBC41"/>
    <w:rsid w:val="349999B7"/>
    <w:rsid w:val="34DCE272"/>
    <w:rsid w:val="3511EF89"/>
    <w:rsid w:val="355BB7E2"/>
    <w:rsid w:val="3589692B"/>
    <w:rsid w:val="35A21F54"/>
    <w:rsid w:val="35D9D604"/>
    <w:rsid w:val="35F4BB95"/>
    <w:rsid w:val="35FDDCA4"/>
    <w:rsid w:val="3603F3A6"/>
    <w:rsid w:val="36395D7F"/>
    <w:rsid w:val="366B3F3A"/>
    <w:rsid w:val="368613EC"/>
    <w:rsid w:val="36ADBB02"/>
    <w:rsid w:val="36CB96CB"/>
    <w:rsid w:val="36EA6256"/>
    <w:rsid w:val="36FBD1A1"/>
    <w:rsid w:val="3706992F"/>
    <w:rsid w:val="374797BA"/>
    <w:rsid w:val="3782709E"/>
    <w:rsid w:val="37B3D09B"/>
    <w:rsid w:val="37C62169"/>
    <w:rsid w:val="37D1E86E"/>
    <w:rsid w:val="37D2BA94"/>
    <w:rsid w:val="37D3C393"/>
    <w:rsid w:val="37F12B6B"/>
    <w:rsid w:val="37F480EE"/>
    <w:rsid w:val="380B67E6"/>
    <w:rsid w:val="3815D775"/>
    <w:rsid w:val="38482896"/>
    <w:rsid w:val="3871EF51"/>
    <w:rsid w:val="38B33752"/>
    <w:rsid w:val="38D0FD01"/>
    <w:rsid w:val="38F2CBE2"/>
    <w:rsid w:val="38FE4504"/>
    <w:rsid w:val="396EBD0D"/>
    <w:rsid w:val="39737E86"/>
    <w:rsid w:val="39C7AAE0"/>
    <w:rsid w:val="39FE7221"/>
    <w:rsid w:val="3A0B3CD6"/>
    <w:rsid w:val="3A232CFA"/>
    <w:rsid w:val="3A4462FA"/>
    <w:rsid w:val="3A58E584"/>
    <w:rsid w:val="3AED5785"/>
    <w:rsid w:val="3AF75998"/>
    <w:rsid w:val="3AFF0700"/>
    <w:rsid w:val="3B50DA1C"/>
    <w:rsid w:val="3B52DA6C"/>
    <w:rsid w:val="3B5F80E7"/>
    <w:rsid w:val="3B72D61E"/>
    <w:rsid w:val="3BB2D400"/>
    <w:rsid w:val="3BB81A5D"/>
    <w:rsid w:val="3BCEA48C"/>
    <w:rsid w:val="3BE87161"/>
    <w:rsid w:val="3C493204"/>
    <w:rsid w:val="3C4A736E"/>
    <w:rsid w:val="3C536C6F"/>
    <w:rsid w:val="3C5F144E"/>
    <w:rsid w:val="3C72B307"/>
    <w:rsid w:val="3CABF6EF"/>
    <w:rsid w:val="3CCC6199"/>
    <w:rsid w:val="3CFD47A7"/>
    <w:rsid w:val="3D03412A"/>
    <w:rsid w:val="3D116591"/>
    <w:rsid w:val="3D86EDEC"/>
    <w:rsid w:val="3DC01914"/>
    <w:rsid w:val="3DE2F0B5"/>
    <w:rsid w:val="3DFC923F"/>
    <w:rsid w:val="3E1DC338"/>
    <w:rsid w:val="3E27485D"/>
    <w:rsid w:val="3E535F93"/>
    <w:rsid w:val="3EE18664"/>
    <w:rsid w:val="3EF4D103"/>
    <w:rsid w:val="3EFE9556"/>
    <w:rsid w:val="3F512A03"/>
    <w:rsid w:val="3F6F42E3"/>
    <w:rsid w:val="3FC84A11"/>
    <w:rsid w:val="3FEB7384"/>
    <w:rsid w:val="401C48D2"/>
    <w:rsid w:val="40335CB5"/>
    <w:rsid w:val="40590CF1"/>
    <w:rsid w:val="409CD01F"/>
    <w:rsid w:val="40A29AFC"/>
    <w:rsid w:val="40C64E0E"/>
    <w:rsid w:val="40D72503"/>
    <w:rsid w:val="4112E116"/>
    <w:rsid w:val="41494857"/>
    <w:rsid w:val="415002C3"/>
    <w:rsid w:val="41508177"/>
    <w:rsid w:val="41585A44"/>
    <w:rsid w:val="41639275"/>
    <w:rsid w:val="41DFD956"/>
    <w:rsid w:val="42096786"/>
    <w:rsid w:val="42433842"/>
    <w:rsid w:val="4253CA15"/>
    <w:rsid w:val="42B16F6B"/>
    <w:rsid w:val="42BB0BF8"/>
    <w:rsid w:val="42C07287"/>
    <w:rsid w:val="42DA6911"/>
    <w:rsid w:val="432BBEBC"/>
    <w:rsid w:val="434DD511"/>
    <w:rsid w:val="437EF588"/>
    <w:rsid w:val="4384F0F2"/>
    <w:rsid w:val="439BF673"/>
    <w:rsid w:val="43BF3FB8"/>
    <w:rsid w:val="43F4D3EC"/>
    <w:rsid w:val="43F900FC"/>
    <w:rsid w:val="44208E20"/>
    <w:rsid w:val="44225E60"/>
    <w:rsid w:val="44327691"/>
    <w:rsid w:val="444F1D53"/>
    <w:rsid w:val="44A33266"/>
    <w:rsid w:val="44C0AFEE"/>
    <w:rsid w:val="44D8D346"/>
    <w:rsid w:val="44F724DE"/>
    <w:rsid w:val="45462576"/>
    <w:rsid w:val="454A82F8"/>
    <w:rsid w:val="455A71B7"/>
    <w:rsid w:val="456DC466"/>
    <w:rsid w:val="4635D009"/>
    <w:rsid w:val="4678903B"/>
    <w:rsid w:val="467C83E3"/>
    <w:rsid w:val="46844311"/>
    <w:rsid w:val="46BC62CC"/>
    <w:rsid w:val="46F75294"/>
    <w:rsid w:val="471B957E"/>
    <w:rsid w:val="4736049F"/>
    <w:rsid w:val="474B7E2E"/>
    <w:rsid w:val="477186CE"/>
    <w:rsid w:val="477668A6"/>
    <w:rsid w:val="47C68D49"/>
    <w:rsid w:val="47FA076B"/>
    <w:rsid w:val="489F2B91"/>
    <w:rsid w:val="48C4A0C5"/>
    <w:rsid w:val="48CB87A5"/>
    <w:rsid w:val="48F7DE23"/>
    <w:rsid w:val="4905686F"/>
    <w:rsid w:val="493DE7FE"/>
    <w:rsid w:val="4968337A"/>
    <w:rsid w:val="4969D3B0"/>
    <w:rsid w:val="496F0E47"/>
    <w:rsid w:val="4972A97C"/>
    <w:rsid w:val="4985763C"/>
    <w:rsid w:val="498E6B28"/>
    <w:rsid w:val="498EFE26"/>
    <w:rsid w:val="49A3E177"/>
    <w:rsid w:val="49D7E72D"/>
    <w:rsid w:val="4A0F1EF6"/>
    <w:rsid w:val="4A539A44"/>
    <w:rsid w:val="4A991A26"/>
    <w:rsid w:val="4AC261F5"/>
    <w:rsid w:val="4ACB84D7"/>
    <w:rsid w:val="4B048823"/>
    <w:rsid w:val="4B28D5E5"/>
    <w:rsid w:val="4B37D399"/>
    <w:rsid w:val="4B407392"/>
    <w:rsid w:val="4B5F53AC"/>
    <w:rsid w:val="4B836E98"/>
    <w:rsid w:val="4B9EFAC4"/>
    <w:rsid w:val="4BFBB3AE"/>
    <w:rsid w:val="4C457629"/>
    <w:rsid w:val="4C708DC1"/>
    <w:rsid w:val="4C756C60"/>
    <w:rsid w:val="4CB89200"/>
    <w:rsid w:val="4CDBBA77"/>
    <w:rsid w:val="4D30721D"/>
    <w:rsid w:val="4D49F41D"/>
    <w:rsid w:val="4D6BC3D1"/>
    <w:rsid w:val="4D7BDDC8"/>
    <w:rsid w:val="4DAC88D5"/>
    <w:rsid w:val="4DC7FAC9"/>
    <w:rsid w:val="4DC8BE20"/>
    <w:rsid w:val="4DDCFBE6"/>
    <w:rsid w:val="4DDF8091"/>
    <w:rsid w:val="4DEC19E5"/>
    <w:rsid w:val="4E09C75F"/>
    <w:rsid w:val="4E44FB38"/>
    <w:rsid w:val="4E4832FE"/>
    <w:rsid w:val="4E6BF275"/>
    <w:rsid w:val="4EA37151"/>
    <w:rsid w:val="4F1DF240"/>
    <w:rsid w:val="4F229281"/>
    <w:rsid w:val="4F2547AD"/>
    <w:rsid w:val="4F33D467"/>
    <w:rsid w:val="4F54BFB9"/>
    <w:rsid w:val="4F5F6AA6"/>
    <w:rsid w:val="4F63DEF5"/>
    <w:rsid w:val="4F66EB20"/>
    <w:rsid w:val="4FCE556B"/>
    <w:rsid w:val="507C1541"/>
    <w:rsid w:val="50C4DAF6"/>
    <w:rsid w:val="50DBF731"/>
    <w:rsid w:val="50F3B786"/>
    <w:rsid w:val="510B51DA"/>
    <w:rsid w:val="515BDF7C"/>
    <w:rsid w:val="517788DA"/>
    <w:rsid w:val="5180A303"/>
    <w:rsid w:val="51947DB7"/>
    <w:rsid w:val="51C0CCA3"/>
    <w:rsid w:val="51CD7747"/>
    <w:rsid w:val="51EFCF20"/>
    <w:rsid w:val="523860F6"/>
    <w:rsid w:val="52665B27"/>
    <w:rsid w:val="52947E57"/>
    <w:rsid w:val="52BF2BB6"/>
    <w:rsid w:val="52EECE79"/>
    <w:rsid w:val="531A677E"/>
    <w:rsid w:val="53662C6B"/>
    <w:rsid w:val="5374674A"/>
    <w:rsid w:val="538962E6"/>
    <w:rsid w:val="53AB7855"/>
    <w:rsid w:val="53C44F4C"/>
    <w:rsid w:val="53E90EE8"/>
    <w:rsid w:val="5478AFB8"/>
    <w:rsid w:val="5490180A"/>
    <w:rsid w:val="54ACD521"/>
    <w:rsid w:val="54D9F185"/>
    <w:rsid w:val="54FC5A1D"/>
    <w:rsid w:val="54FD1ABD"/>
    <w:rsid w:val="55074820"/>
    <w:rsid w:val="552760E4"/>
    <w:rsid w:val="554CB676"/>
    <w:rsid w:val="5552C298"/>
    <w:rsid w:val="5697EF0B"/>
    <w:rsid w:val="56A8BDD7"/>
    <w:rsid w:val="56E8182E"/>
    <w:rsid w:val="571D1077"/>
    <w:rsid w:val="57346B38"/>
    <w:rsid w:val="57463118"/>
    <w:rsid w:val="5754089F"/>
    <w:rsid w:val="576DC140"/>
    <w:rsid w:val="5782E62C"/>
    <w:rsid w:val="57842AEE"/>
    <w:rsid w:val="57948CD5"/>
    <w:rsid w:val="579D204E"/>
    <w:rsid w:val="586476C1"/>
    <w:rsid w:val="5897CB98"/>
    <w:rsid w:val="589E92DD"/>
    <w:rsid w:val="58D05234"/>
    <w:rsid w:val="58DCB6FD"/>
    <w:rsid w:val="58EB211C"/>
    <w:rsid w:val="59C9AB62"/>
    <w:rsid w:val="5A3FC5E7"/>
    <w:rsid w:val="5A3FF3AE"/>
    <w:rsid w:val="5A4CE6C9"/>
    <w:rsid w:val="5A712B28"/>
    <w:rsid w:val="5A71E0CB"/>
    <w:rsid w:val="5AC29F2E"/>
    <w:rsid w:val="5B29FDDF"/>
    <w:rsid w:val="5B2D5F2C"/>
    <w:rsid w:val="5B361F3E"/>
    <w:rsid w:val="5B720B72"/>
    <w:rsid w:val="5B7A42CC"/>
    <w:rsid w:val="5B829185"/>
    <w:rsid w:val="5B8757FA"/>
    <w:rsid w:val="5BA44485"/>
    <w:rsid w:val="5BD2ADC9"/>
    <w:rsid w:val="5BF3B21A"/>
    <w:rsid w:val="5C11CF97"/>
    <w:rsid w:val="5C330450"/>
    <w:rsid w:val="5C7D8E1E"/>
    <w:rsid w:val="5C86FF9A"/>
    <w:rsid w:val="5D1CBB6A"/>
    <w:rsid w:val="5D741CC9"/>
    <w:rsid w:val="5D9429E5"/>
    <w:rsid w:val="5DC967AA"/>
    <w:rsid w:val="5E21AFA3"/>
    <w:rsid w:val="5E43AD51"/>
    <w:rsid w:val="5E44BEC8"/>
    <w:rsid w:val="5E7F6D86"/>
    <w:rsid w:val="5E9F79B7"/>
    <w:rsid w:val="5EA8001B"/>
    <w:rsid w:val="5EDC0997"/>
    <w:rsid w:val="5EE0D8F5"/>
    <w:rsid w:val="5F246263"/>
    <w:rsid w:val="5F3B214A"/>
    <w:rsid w:val="5F486DEA"/>
    <w:rsid w:val="5F508940"/>
    <w:rsid w:val="5FA57C80"/>
    <w:rsid w:val="5FB4524E"/>
    <w:rsid w:val="5FB77507"/>
    <w:rsid w:val="5FC77C59"/>
    <w:rsid w:val="604D5D7A"/>
    <w:rsid w:val="607F2765"/>
    <w:rsid w:val="60AC30A6"/>
    <w:rsid w:val="61327075"/>
    <w:rsid w:val="61589925"/>
    <w:rsid w:val="617B3F98"/>
    <w:rsid w:val="61AA5FF0"/>
    <w:rsid w:val="61B67DB4"/>
    <w:rsid w:val="61BCBF31"/>
    <w:rsid w:val="61CD57D9"/>
    <w:rsid w:val="61F855F8"/>
    <w:rsid w:val="623727E6"/>
    <w:rsid w:val="62537FBE"/>
    <w:rsid w:val="62AB437D"/>
    <w:rsid w:val="62FB2B15"/>
    <w:rsid w:val="6330D191"/>
    <w:rsid w:val="63618CCE"/>
    <w:rsid w:val="63AC024F"/>
    <w:rsid w:val="63B194EB"/>
    <w:rsid w:val="63B47592"/>
    <w:rsid w:val="6404DA6F"/>
    <w:rsid w:val="64084982"/>
    <w:rsid w:val="6410A585"/>
    <w:rsid w:val="6415AE7C"/>
    <w:rsid w:val="6435B759"/>
    <w:rsid w:val="64456A1F"/>
    <w:rsid w:val="64677966"/>
    <w:rsid w:val="64A4715F"/>
    <w:rsid w:val="64BFA1AB"/>
    <w:rsid w:val="64DCE925"/>
    <w:rsid w:val="65133C71"/>
    <w:rsid w:val="659767DE"/>
    <w:rsid w:val="65A3B16B"/>
    <w:rsid w:val="65A4A35C"/>
    <w:rsid w:val="65A7D546"/>
    <w:rsid w:val="65D5CBC2"/>
    <w:rsid w:val="66141586"/>
    <w:rsid w:val="661A777E"/>
    <w:rsid w:val="661ED1F6"/>
    <w:rsid w:val="66DBC3AD"/>
    <w:rsid w:val="66EC1BDE"/>
    <w:rsid w:val="6765C7D7"/>
    <w:rsid w:val="67D1F2A9"/>
    <w:rsid w:val="67E57961"/>
    <w:rsid w:val="67E93C8D"/>
    <w:rsid w:val="681A70CA"/>
    <w:rsid w:val="68454ACF"/>
    <w:rsid w:val="6873E77A"/>
    <w:rsid w:val="68C2B3F6"/>
    <w:rsid w:val="68C5F734"/>
    <w:rsid w:val="68CD86FD"/>
    <w:rsid w:val="68D6B7A2"/>
    <w:rsid w:val="696CE3C8"/>
    <w:rsid w:val="699BFCC0"/>
    <w:rsid w:val="69A7CB2C"/>
    <w:rsid w:val="69BBAE4F"/>
    <w:rsid w:val="6A441675"/>
    <w:rsid w:val="6A46CEF9"/>
    <w:rsid w:val="6A838F30"/>
    <w:rsid w:val="6A9C1C04"/>
    <w:rsid w:val="6ADF228B"/>
    <w:rsid w:val="6AF0725E"/>
    <w:rsid w:val="6B426603"/>
    <w:rsid w:val="6B439CAE"/>
    <w:rsid w:val="6B4AB1A2"/>
    <w:rsid w:val="6B4EB1A4"/>
    <w:rsid w:val="6B4F6CCE"/>
    <w:rsid w:val="6B515F94"/>
    <w:rsid w:val="6B7BE3AB"/>
    <w:rsid w:val="6BA11B9D"/>
    <w:rsid w:val="6BC44F68"/>
    <w:rsid w:val="6BD174A7"/>
    <w:rsid w:val="6C158A70"/>
    <w:rsid w:val="6C2ACD66"/>
    <w:rsid w:val="6C3F0D67"/>
    <w:rsid w:val="6C5F27FE"/>
    <w:rsid w:val="6C72F7FA"/>
    <w:rsid w:val="6C8E4AEC"/>
    <w:rsid w:val="6CB7A7F5"/>
    <w:rsid w:val="6CF4AE2F"/>
    <w:rsid w:val="6D4CC80D"/>
    <w:rsid w:val="6D5FDE91"/>
    <w:rsid w:val="6D8294A9"/>
    <w:rsid w:val="6DA475A5"/>
    <w:rsid w:val="6DDA2DC0"/>
    <w:rsid w:val="6DDACE96"/>
    <w:rsid w:val="6E96AB62"/>
    <w:rsid w:val="6E9900EE"/>
    <w:rsid w:val="6E9CD1B0"/>
    <w:rsid w:val="6ECC00BF"/>
    <w:rsid w:val="6ED4A243"/>
    <w:rsid w:val="6F2A7AD1"/>
    <w:rsid w:val="6F79733B"/>
    <w:rsid w:val="6F824749"/>
    <w:rsid w:val="6F9D8A9C"/>
    <w:rsid w:val="6FCC3F76"/>
    <w:rsid w:val="6FD4127B"/>
    <w:rsid w:val="6FD59BB5"/>
    <w:rsid w:val="6FD9E0EA"/>
    <w:rsid w:val="6FDF7C94"/>
    <w:rsid w:val="6FFD0B91"/>
    <w:rsid w:val="702F1E58"/>
    <w:rsid w:val="7036C058"/>
    <w:rsid w:val="704AE714"/>
    <w:rsid w:val="711E2F8D"/>
    <w:rsid w:val="714332FF"/>
    <w:rsid w:val="7162FB08"/>
    <w:rsid w:val="718CD1DD"/>
    <w:rsid w:val="719191A1"/>
    <w:rsid w:val="721D0F92"/>
    <w:rsid w:val="7267C556"/>
    <w:rsid w:val="727108C6"/>
    <w:rsid w:val="72A86EDC"/>
    <w:rsid w:val="72E0CE3B"/>
    <w:rsid w:val="731EC8ED"/>
    <w:rsid w:val="7347F7DA"/>
    <w:rsid w:val="7353F234"/>
    <w:rsid w:val="73664ECB"/>
    <w:rsid w:val="739F3CE1"/>
    <w:rsid w:val="73A2DFA1"/>
    <w:rsid w:val="73AB58DD"/>
    <w:rsid w:val="73DDE4FE"/>
    <w:rsid w:val="73E63AAB"/>
    <w:rsid w:val="740E9088"/>
    <w:rsid w:val="7410F328"/>
    <w:rsid w:val="743A17A6"/>
    <w:rsid w:val="746A0B2B"/>
    <w:rsid w:val="74703028"/>
    <w:rsid w:val="750BB562"/>
    <w:rsid w:val="75251DB0"/>
    <w:rsid w:val="7567BA1B"/>
    <w:rsid w:val="75D3E359"/>
    <w:rsid w:val="75D816B4"/>
    <w:rsid w:val="7628DE45"/>
    <w:rsid w:val="76428232"/>
    <w:rsid w:val="764D1D5D"/>
    <w:rsid w:val="765997C5"/>
    <w:rsid w:val="76A057EE"/>
    <w:rsid w:val="76BC2AB9"/>
    <w:rsid w:val="76D84A10"/>
    <w:rsid w:val="76E18642"/>
    <w:rsid w:val="7713D650"/>
    <w:rsid w:val="7727FA81"/>
    <w:rsid w:val="77399C2C"/>
    <w:rsid w:val="775C08EF"/>
    <w:rsid w:val="776BC055"/>
    <w:rsid w:val="776DACF7"/>
    <w:rsid w:val="77810B05"/>
    <w:rsid w:val="779357D6"/>
    <w:rsid w:val="7794E222"/>
    <w:rsid w:val="779B5FD3"/>
    <w:rsid w:val="779CB395"/>
    <w:rsid w:val="77F55FAE"/>
    <w:rsid w:val="780514D8"/>
    <w:rsid w:val="78245040"/>
    <w:rsid w:val="7836E534"/>
    <w:rsid w:val="78564669"/>
    <w:rsid w:val="785DE68D"/>
    <w:rsid w:val="786BF016"/>
    <w:rsid w:val="78E62D4C"/>
    <w:rsid w:val="790904BE"/>
    <w:rsid w:val="79163C10"/>
    <w:rsid w:val="79C7BFD5"/>
    <w:rsid w:val="79D8DBAB"/>
    <w:rsid w:val="7A2C5EAB"/>
    <w:rsid w:val="7A83F730"/>
    <w:rsid w:val="7A87A9FC"/>
    <w:rsid w:val="7A9D8227"/>
    <w:rsid w:val="7AB2667B"/>
    <w:rsid w:val="7ADEC1FF"/>
    <w:rsid w:val="7AE20DEB"/>
    <w:rsid w:val="7AF08F33"/>
    <w:rsid w:val="7AF3F41C"/>
    <w:rsid w:val="7B111DB4"/>
    <w:rsid w:val="7B438EC6"/>
    <w:rsid w:val="7B575F17"/>
    <w:rsid w:val="7B98A0B2"/>
    <w:rsid w:val="7BBE70BB"/>
    <w:rsid w:val="7BCB4C3A"/>
    <w:rsid w:val="7BD1D843"/>
    <w:rsid w:val="7C12B0C8"/>
    <w:rsid w:val="7C6043DB"/>
    <w:rsid w:val="7C7F039F"/>
    <w:rsid w:val="7CAD208B"/>
    <w:rsid w:val="7CC0211C"/>
    <w:rsid w:val="7CF0478A"/>
    <w:rsid w:val="7D23102E"/>
    <w:rsid w:val="7D2F1CB3"/>
    <w:rsid w:val="7D9E1569"/>
    <w:rsid w:val="7DC5346E"/>
    <w:rsid w:val="7DD5322E"/>
    <w:rsid w:val="7DD6712F"/>
    <w:rsid w:val="7DD7DE83"/>
    <w:rsid w:val="7E08EA37"/>
    <w:rsid w:val="7E3C50FB"/>
    <w:rsid w:val="7E4376FB"/>
    <w:rsid w:val="7E4A3D25"/>
    <w:rsid w:val="7E52A3F3"/>
    <w:rsid w:val="7E5B9920"/>
    <w:rsid w:val="7E5D3F68"/>
    <w:rsid w:val="7EA67698"/>
    <w:rsid w:val="7ED2CBD3"/>
    <w:rsid w:val="7ED3EA9F"/>
    <w:rsid w:val="7F418159"/>
    <w:rsid w:val="7F60D6C0"/>
    <w:rsid w:val="7F8941B5"/>
    <w:rsid w:val="7F8B9008"/>
    <w:rsid w:val="7FB44A69"/>
    <w:rsid w:val="7FBE878E"/>
    <w:rsid w:val="7FC2D91D"/>
    <w:rsid w:val="7FD7ABDD"/>
    <w:rsid w:val="7FE451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316535D3"/>
  <w15:chartTrackingRefBased/>
  <w15:docId w15:val="{EB667903-A0D5-45AC-8D73-857DEF9EA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596"/>
    <w:rPr>
      <w:sz w:val="24"/>
    </w:rPr>
  </w:style>
  <w:style w:type="paragraph" w:styleId="Heading1">
    <w:name w:val="heading 1"/>
    <w:aliases w:val="Heading"/>
    <w:basedOn w:val="Normal"/>
    <w:next w:val="Normal"/>
    <w:link w:val="Heading1Char"/>
    <w:qFormat/>
    <w:rsid w:val="00CA1607"/>
    <w:pPr>
      <w:numPr>
        <w:numId w:val="26"/>
      </w:numPr>
      <w:tabs>
        <w:tab w:val="clear" w:pos="720"/>
      </w:tabs>
      <w:ind w:left="360"/>
      <w:outlineLvl w:val="0"/>
    </w:pPr>
    <w:rPr>
      <w:rFonts w:ascii="Arial" w:hAnsi="Arial" w:cs="Arial"/>
      <w:b/>
      <w:caps/>
      <w:sz w:val="20"/>
    </w:rPr>
  </w:style>
  <w:style w:type="paragraph" w:styleId="Heading2">
    <w:name w:val="heading 2"/>
    <w:basedOn w:val="Heading1"/>
    <w:next w:val="Normal"/>
    <w:link w:val="Heading2Char"/>
    <w:qFormat/>
    <w:rsid w:val="008A19C6"/>
    <w:pPr>
      <w:numPr>
        <w:ilvl w:val="1"/>
      </w:numPr>
      <w:outlineLvl w:val="1"/>
    </w:pPr>
  </w:style>
  <w:style w:type="paragraph" w:styleId="Heading3">
    <w:name w:val="heading 3"/>
    <w:basedOn w:val="Normal"/>
    <w:next w:val="Normal"/>
    <w:link w:val="Heading3Char"/>
    <w:qFormat/>
    <w:rsid w:val="001B4D78"/>
    <w:pPr>
      <w:numPr>
        <w:ilvl w:val="2"/>
        <w:numId w:val="26"/>
      </w:numPr>
      <w:outlineLvl w:val="2"/>
    </w:pPr>
    <w:rPr>
      <w:rFonts w:ascii="Arial" w:hAnsi="Arial" w:cs="Arial"/>
      <w:b/>
      <w:bCs/>
      <w:sz w:val="20"/>
    </w:rPr>
  </w:style>
  <w:style w:type="paragraph" w:styleId="Heading4">
    <w:name w:val="heading 4"/>
    <w:basedOn w:val="Normal"/>
    <w:next w:val="Normal"/>
    <w:link w:val="Heading4Char"/>
    <w:qFormat/>
    <w:rsid w:val="001B4D78"/>
    <w:pPr>
      <w:numPr>
        <w:ilvl w:val="3"/>
        <w:numId w:val="26"/>
      </w:numPr>
      <w:ind w:left="2790"/>
      <w:outlineLvl w:val="3"/>
    </w:pPr>
    <w:rPr>
      <w:rFonts w:ascii="Arial" w:hAnsi="Arial" w:cs="Arial"/>
      <w:sz w:val="20"/>
    </w:rPr>
  </w:style>
  <w:style w:type="paragraph" w:styleId="Heading5">
    <w:name w:val="heading 5"/>
    <w:basedOn w:val="Normal"/>
    <w:next w:val="Normal"/>
    <w:qFormat/>
    <w:pPr>
      <w:numPr>
        <w:ilvl w:val="4"/>
        <w:numId w:val="5"/>
      </w:numPr>
      <w:spacing w:before="120" w:after="60"/>
      <w:ind w:right="288"/>
      <w:outlineLvl w:val="4"/>
    </w:pPr>
  </w:style>
  <w:style w:type="paragraph" w:styleId="Heading6">
    <w:name w:val="heading 6"/>
    <w:basedOn w:val="Normal"/>
    <w:next w:val="Normal"/>
    <w:qFormat/>
    <w:pPr>
      <w:numPr>
        <w:ilvl w:val="5"/>
        <w:numId w:val="5"/>
      </w:numPr>
      <w:spacing w:before="120" w:after="60"/>
      <w:ind w:right="288"/>
      <w:outlineLvl w:val="5"/>
    </w:pPr>
  </w:style>
  <w:style w:type="paragraph" w:styleId="Heading7">
    <w:name w:val="heading 7"/>
    <w:basedOn w:val="Normal"/>
    <w:next w:val="Normal"/>
    <w:qFormat/>
    <w:pPr>
      <w:numPr>
        <w:ilvl w:val="6"/>
        <w:numId w:val="5"/>
      </w:numPr>
      <w:spacing w:before="240" w:after="60"/>
      <w:outlineLvl w:val="6"/>
    </w:pPr>
    <w:rPr>
      <w:rFonts w:ascii="Arial" w:hAnsi="Arial"/>
      <w:sz w:val="20"/>
    </w:rPr>
  </w:style>
  <w:style w:type="paragraph" w:styleId="Heading8">
    <w:name w:val="heading 8"/>
    <w:basedOn w:val="Normal"/>
    <w:next w:val="Normal"/>
    <w:qFormat/>
    <w:pPr>
      <w:numPr>
        <w:ilvl w:val="7"/>
        <w:numId w:val="5"/>
      </w:numPr>
      <w:spacing w:before="240" w:after="60"/>
      <w:outlineLvl w:val="7"/>
    </w:pPr>
    <w:rPr>
      <w:rFonts w:ascii="Arial" w:hAnsi="Arial"/>
      <w:i/>
      <w:sz w:val="20"/>
    </w:rPr>
  </w:style>
  <w:style w:type="paragraph" w:styleId="Heading9">
    <w:name w:val="heading 9"/>
    <w:basedOn w:val="Normal"/>
    <w:next w:val="Normal"/>
    <w:qFormat/>
    <w:pPr>
      <w:numPr>
        <w:ilvl w:val="8"/>
        <w:numId w:val="5"/>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customStyle="1" w:styleId="G-head7">
    <w:name w:val="G-head7"/>
    <w:basedOn w:val="Header"/>
    <w:rPr>
      <w:noProof/>
      <w:sz w:val="14"/>
    </w:rPr>
  </w:style>
  <w:style w:type="paragraph" w:customStyle="1" w:styleId="G-head12">
    <w:name w:val="G-head12"/>
    <w:basedOn w:val="Header"/>
    <w:rPr>
      <w:noProof/>
      <w:sz w:val="28"/>
    </w:rPr>
  </w:style>
  <w:style w:type="paragraph" w:customStyle="1" w:styleId="G-txt10-p">
    <w:name w:val="G-txt10-p"/>
    <w:basedOn w:val="Normal"/>
    <w:pPr>
      <w:spacing w:after="40"/>
      <w:ind w:right="288"/>
    </w:pPr>
  </w:style>
  <w:style w:type="paragraph" w:customStyle="1" w:styleId="g-head10">
    <w:name w:val="g-head10"/>
    <w:basedOn w:val="Normal"/>
    <w:pPr>
      <w:spacing w:before="40" w:after="40"/>
      <w:ind w:right="288"/>
    </w:pPr>
  </w:style>
  <w:style w:type="paragraph" w:customStyle="1" w:styleId="List1">
    <w:name w:val="List 1."/>
    <w:basedOn w:val="Normal"/>
    <w:pPr>
      <w:spacing w:after="60"/>
      <w:ind w:left="720" w:right="288" w:hanging="360"/>
    </w:pPr>
  </w:style>
  <w:style w:type="paragraph" w:customStyle="1" w:styleId="bullet1">
    <w:name w:val="bullet 1"/>
    <w:basedOn w:val="Normal"/>
    <w:pPr>
      <w:spacing w:after="60"/>
      <w:ind w:left="720" w:right="288" w:hanging="360"/>
    </w:pPr>
  </w:style>
  <w:style w:type="paragraph" w:customStyle="1" w:styleId="bullet2">
    <w:name w:val="bullet 2"/>
    <w:basedOn w:val="Normal"/>
    <w:pPr>
      <w:spacing w:after="60"/>
      <w:ind w:left="1440" w:right="288" w:hanging="360"/>
    </w:pPr>
  </w:style>
  <w:style w:type="paragraph" w:styleId="TOC1">
    <w:name w:val="toc 1"/>
    <w:basedOn w:val="Normal"/>
    <w:uiPriority w:val="39"/>
    <w:pPr>
      <w:widowControl w:val="0"/>
      <w:tabs>
        <w:tab w:val="right" w:leader="dot" w:pos="10540"/>
      </w:tabs>
      <w:spacing w:before="180" w:after="20"/>
      <w:ind w:left="360" w:hanging="360"/>
    </w:pPr>
    <w:rPr>
      <w:b/>
      <w:caps/>
      <w:noProof/>
      <w:sz w:val="20"/>
    </w:rPr>
  </w:style>
  <w:style w:type="paragraph" w:styleId="TOC2">
    <w:name w:val="toc 2"/>
    <w:basedOn w:val="Normal"/>
    <w:next w:val="Normal"/>
    <w:uiPriority w:val="39"/>
    <w:pPr>
      <w:tabs>
        <w:tab w:val="right" w:leader="dot" w:pos="10540"/>
      </w:tabs>
      <w:spacing w:before="20" w:after="20"/>
      <w:ind w:left="907" w:hanging="547"/>
    </w:pPr>
    <w:rPr>
      <w:smallCaps/>
      <w:sz w:val="20"/>
    </w:rPr>
  </w:style>
  <w:style w:type="paragraph" w:customStyle="1" w:styleId="parahead1">
    <w:name w:val="para head 1"/>
    <w:basedOn w:val="Normal"/>
    <w:pPr>
      <w:spacing w:after="60"/>
      <w:ind w:left="432" w:right="288"/>
    </w:pPr>
  </w:style>
  <w:style w:type="paragraph" w:customStyle="1" w:styleId="parahead2">
    <w:name w:val="para head 2"/>
    <w:basedOn w:val="parahead1"/>
    <w:pPr>
      <w:ind w:left="1008"/>
    </w:pPr>
  </w:style>
  <w:style w:type="paragraph" w:customStyle="1" w:styleId="parahead3">
    <w:name w:val="para head 3"/>
    <w:basedOn w:val="parahead1"/>
    <w:pPr>
      <w:ind w:left="1728"/>
    </w:pPr>
  </w:style>
  <w:style w:type="paragraph" w:customStyle="1" w:styleId="parahead4">
    <w:name w:val="para head 4"/>
    <w:basedOn w:val="parahead1"/>
    <w:pPr>
      <w:ind w:left="2592"/>
    </w:pPr>
  </w:style>
  <w:style w:type="paragraph" w:customStyle="1" w:styleId="parahead5">
    <w:name w:val="para head 5"/>
    <w:basedOn w:val="parahead1"/>
    <w:pPr>
      <w:ind w:left="3600"/>
    </w:pPr>
  </w:style>
  <w:style w:type="paragraph" w:customStyle="1" w:styleId="parahead6">
    <w:name w:val="para head 6"/>
    <w:basedOn w:val="parahead1"/>
    <w:pPr>
      <w:ind w:left="4752"/>
    </w:pPr>
  </w:style>
  <w:style w:type="paragraph" w:styleId="TOC3">
    <w:name w:val="toc 3"/>
    <w:basedOn w:val="Normal"/>
    <w:next w:val="Normal"/>
    <w:uiPriority w:val="39"/>
    <w:pPr>
      <w:tabs>
        <w:tab w:val="right" w:leader="dot" w:pos="10540"/>
      </w:tabs>
      <w:spacing w:before="20" w:after="20"/>
      <w:ind w:left="1627" w:hanging="720"/>
    </w:pPr>
    <w:rPr>
      <w:i/>
      <w:sz w:val="22"/>
    </w:rPr>
  </w:style>
  <w:style w:type="paragraph" w:styleId="TOC4">
    <w:name w:val="toc 4"/>
    <w:basedOn w:val="Normal"/>
    <w:next w:val="Normal"/>
    <w:semiHidden/>
    <w:pPr>
      <w:tabs>
        <w:tab w:val="right" w:leader="dot" w:pos="10540"/>
      </w:tabs>
      <w:spacing w:before="20" w:after="20"/>
      <w:ind w:left="2534" w:hanging="907"/>
    </w:pPr>
    <w:rPr>
      <w:sz w:val="20"/>
    </w:rPr>
  </w:style>
  <w:style w:type="paragraph" w:styleId="TOC5">
    <w:name w:val="toc 5"/>
    <w:basedOn w:val="Normal"/>
    <w:next w:val="Normal"/>
    <w:semiHidden/>
    <w:pPr>
      <w:tabs>
        <w:tab w:val="right" w:leader="dot" w:pos="10540"/>
      </w:tabs>
      <w:spacing w:before="20" w:after="20"/>
      <w:ind w:left="3600" w:hanging="1080"/>
    </w:pPr>
    <w:rPr>
      <w:sz w:val="20"/>
    </w:rPr>
  </w:style>
  <w:style w:type="paragraph" w:styleId="TOC6">
    <w:name w:val="toc 6"/>
    <w:basedOn w:val="Normal"/>
    <w:next w:val="Normal"/>
    <w:semiHidden/>
    <w:pPr>
      <w:tabs>
        <w:tab w:val="right" w:leader="dot" w:pos="10540"/>
      </w:tabs>
      <w:ind w:left="1200"/>
    </w:pPr>
  </w:style>
  <w:style w:type="paragraph" w:styleId="TOC7">
    <w:name w:val="toc 7"/>
    <w:basedOn w:val="Normal"/>
    <w:next w:val="Normal"/>
    <w:semiHidden/>
    <w:pPr>
      <w:tabs>
        <w:tab w:val="right" w:leader="dot" w:pos="10540"/>
      </w:tabs>
      <w:ind w:left="1440"/>
    </w:pPr>
  </w:style>
  <w:style w:type="paragraph" w:styleId="TOC8">
    <w:name w:val="toc 8"/>
    <w:basedOn w:val="Normal"/>
    <w:next w:val="Normal"/>
    <w:semiHidden/>
    <w:pPr>
      <w:tabs>
        <w:tab w:val="right" w:leader="dot" w:pos="10540"/>
      </w:tabs>
      <w:ind w:left="1680"/>
    </w:pPr>
  </w:style>
  <w:style w:type="paragraph" w:styleId="TOC9">
    <w:name w:val="toc 9"/>
    <w:basedOn w:val="Normal"/>
    <w:next w:val="Normal"/>
    <w:semiHidden/>
    <w:pPr>
      <w:tabs>
        <w:tab w:val="right" w:leader="dot" w:pos="10540"/>
      </w:tabs>
      <w:ind w:left="1920"/>
    </w:pPr>
  </w:style>
  <w:style w:type="paragraph" w:styleId="NormalIndent">
    <w:name w:val="Normal Indent"/>
    <w:basedOn w:val="Normal"/>
    <w:pPr>
      <w:widowControl w:val="0"/>
      <w:spacing w:before="120" w:after="120"/>
      <w:ind w:left="709"/>
    </w:pPr>
    <w:rPr>
      <w:rFonts w:ascii="Arial" w:hAnsi="Arial"/>
      <w:color w:val="000000"/>
    </w:rPr>
  </w:style>
  <w:style w:type="character" w:styleId="PageNumber">
    <w:name w:val="page number"/>
    <w:rPr>
      <w:rFonts w:ascii="Arial" w:hAnsi="Arial"/>
      <w:b/>
      <w:sz w:val="20"/>
    </w:rPr>
  </w:style>
  <w:style w:type="paragraph" w:styleId="PlainText">
    <w:name w:val="Plain Text"/>
    <w:basedOn w:val="Normal"/>
    <w:pPr>
      <w:spacing w:after="120"/>
    </w:pPr>
    <w:rPr>
      <w:rFonts w:ascii="Courier New" w:hAnsi="Courier New"/>
      <w:sz w:val="20"/>
    </w:rPr>
  </w:style>
  <w:style w:type="paragraph" w:styleId="BodyText2">
    <w:name w:val="Body Text 2"/>
    <w:basedOn w:val="Normal"/>
    <w:pPr>
      <w:spacing w:before="120"/>
      <w:ind w:left="994"/>
    </w:pPr>
  </w:style>
  <w:style w:type="paragraph" w:styleId="BodyTextIndent">
    <w:name w:val="Body Text Indent"/>
    <w:basedOn w:val="Normal"/>
    <w:link w:val="BodyTextIndentChar"/>
    <w:pPr>
      <w:ind w:left="720"/>
    </w:pPr>
  </w:style>
  <w:style w:type="paragraph" w:styleId="BodyTextIndent2">
    <w:name w:val="Body Text Indent 2"/>
    <w:basedOn w:val="Normal"/>
    <w:pPr>
      <w:ind w:left="2448" w:hanging="648"/>
    </w:pPr>
  </w:style>
  <w:style w:type="paragraph" w:styleId="BodyTextIndent3">
    <w:name w:val="Body Text Indent 3"/>
    <w:basedOn w:val="Normal"/>
    <w:pPr>
      <w:ind w:left="1512" w:hanging="648"/>
    </w:pPr>
  </w:style>
  <w:style w:type="paragraph" w:styleId="Index1">
    <w:name w:val="index 1"/>
    <w:basedOn w:val="Normal"/>
    <w:next w:val="Normal"/>
    <w:autoRedefine/>
    <w:semiHidden/>
    <w:rsid w:val="00F04757"/>
    <w:pPr>
      <w:numPr>
        <w:numId w:val="1"/>
      </w:numPr>
    </w:pPr>
  </w:style>
  <w:style w:type="paragraph" w:styleId="Index2">
    <w:name w:val="index 2"/>
    <w:basedOn w:val="Normal"/>
    <w:next w:val="Normal"/>
    <w:autoRedefine/>
    <w:semiHidden/>
    <w:rsid w:val="00564D29"/>
    <w:pPr>
      <w:tabs>
        <w:tab w:val="num" w:pos="1200"/>
      </w:tabs>
      <w:ind w:left="1440" w:hanging="36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styleId="Title">
    <w:name w:val="Title"/>
    <w:basedOn w:val="Normal"/>
    <w:qFormat/>
    <w:pPr>
      <w:jc w:val="center"/>
    </w:pPr>
    <w:rPr>
      <w:b/>
    </w:rPr>
  </w:style>
  <w:style w:type="paragraph" w:styleId="DocumentMap">
    <w:name w:val="Document Map"/>
    <w:basedOn w:val="Normal"/>
    <w:semiHidden/>
    <w:pPr>
      <w:shd w:val="clear" w:color="auto" w:fill="000080"/>
    </w:pPr>
    <w:rPr>
      <w:rFonts w:ascii="Tahoma" w:hAnsi="Tahoma"/>
    </w:rPr>
  </w:style>
  <w:style w:type="paragraph" w:customStyle="1" w:styleId="Style1">
    <w:name w:val="Style1"/>
    <w:basedOn w:val="Normal"/>
    <w:rsid w:val="001356CD"/>
    <w:pPr>
      <w:ind w:left="360"/>
    </w:pPr>
  </w:style>
  <w:style w:type="paragraph" w:customStyle="1" w:styleId="Style2">
    <w:name w:val="Style2"/>
    <w:basedOn w:val="Normal"/>
    <w:rsid w:val="001356CD"/>
    <w:pPr>
      <w:ind w:right="-562" w:firstLine="540"/>
    </w:pPr>
  </w:style>
  <w:style w:type="paragraph" w:customStyle="1" w:styleId="Style3">
    <w:name w:val="Style3"/>
    <w:basedOn w:val="Heading1"/>
    <w:next w:val="Normal"/>
    <w:rsid w:val="006809F4"/>
    <w:pPr>
      <w:ind w:left="540"/>
    </w:pPr>
  </w:style>
  <w:style w:type="table" w:styleId="TableClassic1">
    <w:name w:val="Table Classic 1"/>
    <w:basedOn w:val="TableNormal"/>
    <w:rsid w:val="00DB643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tyle1">
    <w:name w:val="Table Style1"/>
    <w:basedOn w:val="TableClassic1"/>
    <w:rsid w:val="00DB643B"/>
    <w:tblPr>
      <w:tblBorders>
        <w:top w:val="none" w:sz="0" w:space="0" w:color="auto"/>
        <w:bottom w:val="none" w:sz="0" w:space="0" w:color="auto"/>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alloonText">
    <w:name w:val="Balloon Text"/>
    <w:basedOn w:val="Normal"/>
    <w:semiHidden/>
    <w:rsid w:val="00EF5593"/>
    <w:rPr>
      <w:rFonts w:ascii="Tahoma" w:hAnsi="Tahoma" w:cs="Tahoma"/>
      <w:sz w:val="16"/>
      <w:szCs w:val="16"/>
    </w:rPr>
  </w:style>
  <w:style w:type="paragraph" w:styleId="List">
    <w:name w:val="List"/>
    <w:basedOn w:val="Normal"/>
    <w:rsid w:val="00F5216E"/>
    <w:pPr>
      <w:ind w:left="360" w:hanging="360"/>
    </w:pPr>
  </w:style>
  <w:style w:type="paragraph" w:styleId="List2">
    <w:name w:val="List 2"/>
    <w:basedOn w:val="Normal"/>
    <w:rsid w:val="00F5216E"/>
    <w:pPr>
      <w:ind w:left="720" w:hanging="360"/>
    </w:pPr>
  </w:style>
  <w:style w:type="paragraph" w:styleId="List3">
    <w:name w:val="List 3"/>
    <w:basedOn w:val="Normal"/>
    <w:rsid w:val="00F5216E"/>
    <w:pPr>
      <w:ind w:left="1080" w:hanging="360"/>
    </w:pPr>
  </w:style>
  <w:style w:type="paragraph" w:styleId="List4">
    <w:name w:val="List 4"/>
    <w:basedOn w:val="Normal"/>
    <w:rsid w:val="00F5216E"/>
    <w:pPr>
      <w:ind w:left="1440" w:hanging="360"/>
    </w:pPr>
  </w:style>
  <w:style w:type="paragraph" w:styleId="ListBullet2">
    <w:name w:val="List Bullet 2"/>
    <w:basedOn w:val="Normal"/>
    <w:autoRedefine/>
    <w:rsid w:val="00F5216E"/>
    <w:pPr>
      <w:numPr>
        <w:numId w:val="2"/>
      </w:numPr>
    </w:pPr>
  </w:style>
  <w:style w:type="paragraph" w:styleId="ListBullet3">
    <w:name w:val="List Bullet 3"/>
    <w:basedOn w:val="Normal"/>
    <w:autoRedefine/>
    <w:rsid w:val="00F5216E"/>
    <w:pPr>
      <w:numPr>
        <w:numId w:val="3"/>
      </w:numPr>
    </w:pPr>
  </w:style>
  <w:style w:type="paragraph" w:styleId="ListBullet4">
    <w:name w:val="List Bullet 4"/>
    <w:basedOn w:val="Normal"/>
    <w:autoRedefine/>
    <w:rsid w:val="00F5216E"/>
    <w:pPr>
      <w:numPr>
        <w:numId w:val="4"/>
      </w:numPr>
    </w:pPr>
  </w:style>
  <w:style w:type="paragraph" w:styleId="ListContinue2">
    <w:name w:val="List Continue 2"/>
    <w:basedOn w:val="Normal"/>
    <w:rsid w:val="00F5216E"/>
    <w:pPr>
      <w:spacing w:after="120"/>
      <w:ind w:left="720"/>
    </w:pPr>
  </w:style>
  <w:style w:type="paragraph" w:styleId="ListContinue3">
    <w:name w:val="List Continue 3"/>
    <w:basedOn w:val="Normal"/>
    <w:rsid w:val="00F5216E"/>
    <w:pPr>
      <w:spacing w:after="120"/>
      <w:ind w:left="1080"/>
    </w:pPr>
  </w:style>
  <w:style w:type="paragraph" w:styleId="BodyText">
    <w:name w:val="Body Text"/>
    <w:basedOn w:val="Normal"/>
    <w:link w:val="BodyTextChar"/>
    <w:rsid w:val="00F5216E"/>
    <w:pPr>
      <w:spacing w:after="120"/>
    </w:pPr>
  </w:style>
  <w:style w:type="paragraph" w:customStyle="1" w:styleId="ReferenceLine">
    <w:name w:val="Reference Line"/>
    <w:basedOn w:val="BodyText"/>
    <w:rsid w:val="00F5216E"/>
  </w:style>
  <w:style w:type="paragraph" w:customStyle="1" w:styleId="ShortReturnAddress">
    <w:name w:val="Short Return Address"/>
    <w:basedOn w:val="Normal"/>
    <w:rsid w:val="00F5216E"/>
  </w:style>
  <w:style w:type="paragraph" w:customStyle="1" w:styleId="StyleHeading311ptNotBoldUnderlineLeft0Firstline">
    <w:name w:val="Style Heading 3 + 11 pt Not Bold Underline Left:  0&quot; First line..."/>
    <w:basedOn w:val="Heading3"/>
    <w:rsid w:val="005F3AD8"/>
    <w:pPr>
      <w:ind w:left="360" w:firstLine="0"/>
    </w:pPr>
    <w:rPr>
      <w:b w:val="0"/>
      <w:sz w:val="22"/>
      <w:u w:val="single"/>
    </w:rPr>
  </w:style>
  <w:style w:type="paragraph" w:customStyle="1" w:styleId="Style4">
    <w:name w:val="Style4"/>
    <w:basedOn w:val="Heading2"/>
    <w:next w:val="Style1"/>
    <w:rsid w:val="005F3AD8"/>
    <w:pPr>
      <w:ind w:left="540"/>
    </w:pPr>
    <w:rPr>
      <w:b w:val="0"/>
      <w:bCs/>
      <w:sz w:val="28"/>
      <w:szCs w:val="22"/>
      <w:u w:val="single"/>
    </w:rPr>
  </w:style>
  <w:style w:type="character" w:styleId="Hyperlink">
    <w:name w:val="Hyperlink"/>
    <w:uiPriority w:val="99"/>
    <w:rsid w:val="00BC457E"/>
    <w:rPr>
      <w:color w:val="0000FF"/>
      <w:u w:val="single"/>
    </w:rPr>
  </w:style>
  <w:style w:type="numbering" w:customStyle="1" w:styleId="CurrentList1">
    <w:name w:val="Current List1"/>
    <w:rsid w:val="007F4B95"/>
    <w:pPr>
      <w:numPr>
        <w:numId w:val="6"/>
      </w:numPr>
    </w:pPr>
  </w:style>
  <w:style w:type="numbering" w:styleId="111111">
    <w:name w:val="Outline List 2"/>
    <w:basedOn w:val="NoList"/>
    <w:rsid w:val="007F4B95"/>
    <w:pPr>
      <w:numPr>
        <w:numId w:val="7"/>
      </w:numPr>
    </w:pPr>
  </w:style>
  <w:style w:type="numbering" w:styleId="ArticleSection">
    <w:name w:val="Outline List 3"/>
    <w:basedOn w:val="NoList"/>
    <w:rsid w:val="007F4B95"/>
    <w:pPr>
      <w:numPr>
        <w:numId w:val="8"/>
      </w:numPr>
    </w:pPr>
  </w:style>
  <w:style w:type="numbering" w:styleId="1ai">
    <w:name w:val="Outline List 1"/>
    <w:basedOn w:val="NoList"/>
    <w:rsid w:val="007F4B95"/>
    <w:pPr>
      <w:numPr>
        <w:numId w:val="9"/>
      </w:numPr>
    </w:pPr>
  </w:style>
  <w:style w:type="table" w:styleId="TableGrid">
    <w:name w:val="Table Grid"/>
    <w:basedOn w:val="TableNormal"/>
    <w:rsid w:val="002A7B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rsid w:val="005464E3"/>
  </w:style>
  <w:style w:type="character" w:styleId="CommentReference">
    <w:name w:val="annotation reference"/>
    <w:uiPriority w:val="99"/>
    <w:semiHidden/>
    <w:rsid w:val="00117B35"/>
    <w:rPr>
      <w:sz w:val="16"/>
      <w:szCs w:val="16"/>
    </w:rPr>
  </w:style>
  <w:style w:type="paragraph" w:styleId="CommentText">
    <w:name w:val="annotation text"/>
    <w:basedOn w:val="Normal"/>
    <w:link w:val="CommentTextChar"/>
    <w:uiPriority w:val="99"/>
    <w:semiHidden/>
    <w:rsid w:val="00117B35"/>
    <w:rPr>
      <w:sz w:val="20"/>
    </w:rPr>
  </w:style>
  <w:style w:type="paragraph" w:styleId="CommentSubject">
    <w:name w:val="annotation subject"/>
    <w:basedOn w:val="CommentText"/>
    <w:next w:val="CommentText"/>
    <w:semiHidden/>
    <w:rsid w:val="00117B35"/>
    <w:rPr>
      <w:b/>
      <w:bCs/>
    </w:rPr>
  </w:style>
  <w:style w:type="numbering" w:customStyle="1" w:styleId="CurrentList2">
    <w:name w:val="Current List2"/>
    <w:rsid w:val="009118F7"/>
    <w:pPr>
      <w:numPr>
        <w:numId w:val="11"/>
      </w:numPr>
    </w:pPr>
  </w:style>
  <w:style w:type="character" w:customStyle="1" w:styleId="Heading1Char">
    <w:name w:val="Heading 1 Char"/>
    <w:aliases w:val="Heading Char"/>
    <w:link w:val="Heading1"/>
    <w:rsid w:val="00CA1607"/>
    <w:rPr>
      <w:rFonts w:ascii="Arial" w:hAnsi="Arial" w:cs="Arial"/>
      <w:b/>
      <w:caps/>
    </w:rPr>
  </w:style>
  <w:style w:type="paragraph" w:styleId="ListBullet">
    <w:name w:val="List Bullet"/>
    <w:basedOn w:val="Normal"/>
    <w:rsid w:val="00984133"/>
    <w:pPr>
      <w:numPr>
        <w:numId w:val="12"/>
      </w:numPr>
    </w:pPr>
  </w:style>
  <w:style w:type="paragraph" w:styleId="Revision">
    <w:name w:val="Revision"/>
    <w:hidden/>
    <w:uiPriority w:val="99"/>
    <w:semiHidden/>
    <w:rsid w:val="004D0591"/>
    <w:rPr>
      <w:sz w:val="24"/>
    </w:rPr>
  </w:style>
  <w:style w:type="paragraph" w:customStyle="1" w:styleId="Legend">
    <w:name w:val="Legend"/>
    <w:basedOn w:val="Normal"/>
    <w:rsid w:val="00DB29F1"/>
    <w:pPr>
      <w:keepLines/>
      <w:spacing w:before="60" w:after="60"/>
      <w:ind w:left="144" w:right="144"/>
      <w:jc w:val="both"/>
    </w:pPr>
    <w:rPr>
      <w:rFonts w:ascii="Arial" w:hAnsi="Arial"/>
      <w:spacing w:val="-2"/>
      <w:sz w:val="16"/>
      <w:szCs w:val="15"/>
    </w:rPr>
  </w:style>
  <w:style w:type="paragraph" w:customStyle="1" w:styleId="covertext">
    <w:name w:val="cover:text"/>
    <w:basedOn w:val="Normal"/>
    <w:rsid w:val="00DB29F1"/>
    <w:pPr>
      <w:tabs>
        <w:tab w:val="left" w:pos="0"/>
        <w:tab w:val="left" w:pos="720"/>
        <w:tab w:val="left" w:pos="1440"/>
        <w:tab w:val="left" w:pos="2160"/>
      </w:tabs>
      <w:autoSpaceDE w:val="0"/>
      <w:autoSpaceDN w:val="0"/>
      <w:adjustRightInd w:val="0"/>
      <w:spacing w:before="120" w:after="120"/>
      <w:jc w:val="center"/>
    </w:pPr>
    <w:rPr>
      <w:rFonts w:ascii="Arial" w:hAnsi="Arial" w:cs="Arial"/>
      <w:b/>
      <w:bCs/>
      <w:sz w:val="32"/>
      <w:szCs w:val="24"/>
    </w:rPr>
  </w:style>
  <w:style w:type="paragraph" w:customStyle="1" w:styleId="covereco">
    <w:name w:val="cover:eco"/>
    <w:basedOn w:val="covertext"/>
    <w:rsid w:val="00DB29F1"/>
    <w:rPr>
      <w:sz w:val="24"/>
    </w:rPr>
  </w:style>
  <w:style w:type="paragraph" w:customStyle="1" w:styleId="covertitle2">
    <w:name w:val="cover:title2"/>
    <w:rsid w:val="00DB29F1"/>
    <w:pPr>
      <w:tabs>
        <w:tab w:val="left" w:pos="0"/>
        <w:tab w:val="left" w:pos="720"/>
        <w:tab w:val="left" w:pos="1440"/>
        <w:tab w:val="left" w:pos="2160"/>
      </w:tabs>
      <w:autoSpaceDE w:val="0"/>
      <w:autoSpaceDN w:val="0"/>
      <w:adjustRightInd w:val="0"/>
      <w:spacing w:before="240" w:after="240"/>
      <w:jc w:val="center"/>
    </w:pPr>
    <w:rPr>
      <w:rFonts w:ascii="Arial" w:hAnsi="Arial" w:cs="Helvetica"/>
      <w:b/>
      <w:bCs/>
      <w:sz w:val="36"/>
      <w:szCs w:val="36"/>
    </w:rPr>
  </w:style>
  <w:style w:type="paragraph" w:customStyle="1" w:styleId="reverse">
    <w:name w:val="reverse"/>
    <w:rsid w:val="00DB29F1"/>
    <w:pPr>
      <w:tabs>
        <w:tab w:val="left" w:pos="0"/>
        <w:tab w:val="left" w:pos="720"/>
        <w:tab w:val="left" w:pos="1440"/>
        <w:tab w:val="left" w:pos="2160"/>
      </w:tabs>
      <w:autoSpaceDE w:val="0"/>
      <w:autoSpaceDN w:val="0"/>
      <w:adjustRightInd w:val="0"/>
      <w:spacing w:before="120" w:after="120"/>
      <w:jc w:val="center"/>
    </w:pPr>
    <w:rPr>
      <w:rFonts w:ascii="Arial" w:hAnsi="Arial" w:cs="Helvetica"/>
      <w:b/>
      <w:bCs/>
      <w:color w:val="FFFFFF"/>
      <w:sz w:val="24"/>
      <w:szCs w:val="24"/>
    </w:rPr>
  </w:style>
  <w:style w:type="paragraph" w:customStyle="1" w:styleId="Logo2008">
    <w:name w:val="Logo2008"/>
    <w:rsid w:val="00DB29F1"/>
    <w:rPr>
      <w:rFonts w:ascii="Arial" w:hAnsi="Arial"/>
      <w:spacing w:val="-2"/>
      <w:sz w:val="24"/>
      <w:szCs w:val="24"/>
    </w:rPr>
  </w:style>
  <w:style w:type="character" w:customStyle="1" w:styleId="xdrichtextbox1">
    <w:name w:val="xdrichtextbox1"/>
    <w:rsid w:val="002E2C30"/>
    <w:rPr>
      <w:b w:val="0"/>
      <w:bCs w:val="0"/>
      <w:i w:val="0"/>
      <w:iCs w:val="0"/>
      <w:strike w:val="0"/>
      <w:dstrike w:val="0"/>
      <w:color w:val="auto"/>
      <w:u w:val="none"/>
      <w:effect w:val="none"/>
      <w:bdr w:val="single" w:sz="8" w:space="1" w:color="DCDCDC" w:frame="1"/>
      <w:shd w:val="clear" w:color="auto" w:fill="FFFFFF"/>
      <w:vertAlign w:val="baseline"/>
    </w:rPr>
  </w:style>
  <w:style w:type="character" w:styleId="Strong">
    <w:name w:val="Strong"/>
    <w:uiPriority w:val="22"/>
    <w:qFormat/>
    <w:rsid w:val="000F2264"/>
    <w:rPr>
      <w:b/>
      <w:bCs/>
    </w:rPr>
  </w:style>
  <w:style w:type="paragraph" w:styleId="Bibliography">
    <w:name w:val="Bibliography"/>
    <w:basedOn w:val="Normal"/>
    <w:next w:val="Normal"/>
    <w:uiPriority w:val="37"/>
    <w:semiHidden/>
    <w:unhideWhenUsed/>
    <w:rsid w:val="00D9106A"/>
  </w:style>
  <w:style w:type="paragraph" w:styleId="BlockText">
    <w:name w:val="Block Text"/>
    <w:basedOn w:val="Normal"/>
    <w:rsid w:val="00D9106A"/>
    <w:pPr>
      <w:spacing w:after="120"/>
      <w:ind w:left="1440" w:right="1440"/>
    </w:pPr>
  </w:style>
  <w:style w:type="paragraph" w:styleId="BodyText3">
    <w:name w:val="Body Text 3"/>
    <w:basedOn w:val="Normal"/>
    <w:link w:val="BodyText3Char"/>
    <w:rsid w:val="00D9106A"/>
    <w:pPr>
      <w:spacing w:after="120"/>
    </w:pPr>
    <w:rPr>
      <w:sz w:val="16"/>
      <w:szCs w:val="16"/>
    </w:rPr>
  </w:style>
  <w:style w:type="character" w:customStyle="1" w:styleId="BodyText3Char">
    <w:name w:val="Body Text 3 Char"/>
    <w:link w:val="BodyText3"/>
    <w:rsid w:val="00D9106A"/>
    <w:rPr>
      <w:sz w:val="16"/>
      <w:szCs w:val="16"/>
    </w:rPr>
  </w:style>
  <w:style w:type="paragraph" w:styleId="BodyTextFirstIndent">
    <w:name w:val="Body Text First Indent"/>
    <w:basedOn w:val="BodyText"/>
    <w:link w:val="BodyTextFirstIndentChar"/>
    <w:rsid w:val="00D9106A"/>
    <w:pPr>
      <w:ind w:firstLine="210"/>
    </w:pPr>
  </w:style>
  <w:style w:type="character" w:customStyle="1" w:styleId="BodyTextChar">
    <w:name w:val="Body Text Char"/>
    <w:link w:val="BodyText"/>
    <w:rsid w:val="00D9106A"/>
    <w:rPr>
      <w:sz w:val="24"/>
    </w:rPr>
  </w:style>
  <w:style w:type="character" w:customStyle="1" w:styleId="BodyTextFirstIndentChar">
    <w:name w:val="Body Text First Indent Char"/>
    <w:basedOn w:val="BodyTextChar"/>
    <w:link w:val="BodyTextFirstIndent"/>
    <w:rsid w:val="00D9106A"/>
    <w:rPr>
      <w:sz w:val="24"/>
    </w:rPr>
  </w:style>
  <w:style w:type="paragraph" w:styleId="BodyTextFirstIndent2">
    <w:name w:val="Body Text First Indent 2"/>
    <w:basedOn w:val="BodyTextIndent"/>
    <w:link w:val="BodyTextFirstIndent2Char"/>
    <w:rsid w:val="00D9106A"/>
    <w:pPr>
      <w:spacing w:after="120"/>
      <w:ind w:left="360" w:firstLine="210"/>
    </w:pPr>
  </w:style>
  <w:style w:type="character" w:customStyle="1" w:styleId="BodyTextIndentChar">
    <w:name w:val="Body Text Indent Char"/>
    <w:link w:val="BodyTextIndent"/>
    <w:rsid w:val="00D9106A"/>
    <w:rPr>
      <w:sz w:val="24"/>
    </w:rPr>
  </w:style>
  <w:style w:type="character" w:customStyle="1" w:styleId="BodyTextFirstIndent2Char">
    <w:name w:val="Body Text First Indent 2 Char"/>
    <w:basedOn w:val="BodyTextIndentChar"/>
    <w:link w:val="BodyTextFirstIndent2"/>
    <w:rsid w:val="00D9106A"/>
    <w:rPr>
      <w:sz w:val="24"/>
    </w:rPr>
  </w:style>
  <w:style w:type="paragraph" w:styleId="Caption">
    <w:name w:val="caption"/>
    <w:basedOn w:val="Normal"/>
    <w:next w:val="Normal"/>
    <w:semiHidden/>
    <w:unhideWhenUsed/>
    <w:qFormat/>
    <w:rsid w:val="00D9106A"/>
    <w:rPr>
      <w:b/>
      <w:bCs/>
      <w:sz w:val="20"/>
    </w:rPr>
  </w:style>
  <w:style w:type="paragraph" w:styleId="Closing">
    <w:name w:val="Closing"/>
    <w:basedOn w:val="Normal"/>
    <w:link w:val="ClosingChar"/>
    <w:rsid w:val="00D9106A"/>
    <w:pPr>
      <w:ind w:left="4320"/>
    </w:pPr>
  </w:style>
  <w:style w:type="character" w:customStyle="1" w:styleId="ClosingChar">
    <w:name w:val="Closing Char"/>
    <w:link w:val="Closing"/>
    <w:rsid w:val="00D9106A"/>
    <w:rPr>
      <w:sz w:val="24"/>
    </w:rPr>
  </w:style>
  <w:style w:type="paragraph" w:styleId="E-mailSignature">
    <w:name w:val="E-mail Signature"/>
    <w:basedOn w:val="Normal"/>
    <w:link w:val="E-mailSignatureChar"/>
    <w:rsid w:val="00D9106A"/>
  </w:style>
  <w:style w:type="character" w:customStyle="1" w:styleId="E-mailSignatureChar">
    <w:name w:val="E-mail Signature Char"/>
    <w:link w:val="E-mailSignature"/>
    <w:rsid w:val="00D9106A"/>
    <w:rPr>
      <w:sz w:val="24"/>
    </w:rPr>
  </w:style>
  <w:style w:type="paragraph" w:styleId="EndnoteText">
    <w:name w:val="endnote text"/>
    <w:basedOn w:val="Normal"/>
    <w:link w:val="EndnoteTextChar"/>
    <w:rsid w:val="00D9106A"/>
    <w:rPr>
      <w:sz w:val="20"/>
    </w:rPr>
  </w:style>
  <w:style w:type="character" w:customStyle="1" w:styleId="EndnoteTextChar">
    <w:name w:val="Endnote Text Char"/>
    <w:basedOn w:val="DefaultParagraphFont"/>
    <w:link w:val="EndnoteText"/>
    <w:rsid w:val="00D9106A"/>
  </w:style>
  <w:style w:type="paragraph" w:styleId="EnvelopeAddress">
    <w:name w:val="envelope address"/>
    <w:basedOn w:val="Normal"/>
    <w:rsid w:val="00D9106A"/>
    <w:pPr>
      <w:framePr w:w="7920" w:h="1980" w:hRule="exact" w:hSpace="180" w:wrap="auto" w:hAnchor="page" w:xAlign="center" w:yAlign="bottom"/>
      <w:ind w:left="2880"/>
    </w:pPr>
    <w:rPr>
      <w:rFonts w:ascii="Calibri Light" w:hAnsi="Calibri Light"/>
      <w:szCs w:val="24"/>
    </w:rPr>
  </w:style>
  <w:style w:type="paragraph" w:styleId="EnvelopeReturn">
    <w:name w:val="envelope return"/>
    <w:basedOn w:val="Normal"/>
    <w:rsid w:val="00D9106A"/>
    <w:rPr>
      <w:rFonts w:ascii="Calibri Light" w:hAnsi="Calibri Light"/>
      <w:sz w:val="20"/>
    </w:rPr>
  </w:style>
  <w:style w:type="paragraph" w:styleId="FootnoteText">
    <w:name w:val="footnote text"/>
    <w:basedOn w:val="Normal"/>
    <w:link w:val="FootnoteTextChar"/>
    <w:rsid w:val="00D9106A"/>
    <w:rPr>
      <w:sz w:val="20"/>
    </w:rPr>
  </w:style>
  <w:style w:type="character" w:customStyle="1" w:styleId="FootnoteTextChar">
    <w:name w:val="Footnote Text Char"/>
    <w:basedOn w:val="DefaultParagraphFont"/>
    <w:link w:val="FootnoteText"/>
    <w:rsid w:val="00D9106A"/>
  </w:style>
  <w:style w:type="paragraph" w:styleId="HTMLAddress">
    <w:name w:val="HTML Address"/>
    <w:basedOn w:val="Normal"/>
    <w:link w:val="HTMLAddressChar"/>
    <w:rsid w:val="00D9106A"/>
    <w:rPr>
      <w:i/>
      <w:iCs/>
    </w:rPr>
  </w:style>
  <w:style w:type="character" w:customStyle="1" w:styleId="HTMLAddressChar">
    <w:name w:val="HTML Address Char"/>
    <w:link w:val="HTMLAddress"/>
    <w:rsid w:val="00D9106A"/>
    <w:rPr>
      <w:i/>
      <w:iCs/>
      <w:sz w:val="24"/>
    </w:rPr>
  </w:style>
  <w:style w:type="paragraph" w:styleId="HTMLPreformatted">
    <w:name w:val="HTML Preformatted"/>
    <w:basedOn w:val="Normal"/>
    <w:link w:val="HTMLPreformattedChar"/>
    <w:rsid w:val="00D9106A"/>
    <w:rPr>
      <w:rFonts w:ascii="Courier New" w:hAnsi="Courier New" w:cs="Courier New"/>
      <w:sz w:val="20"/>
    </w:rPr>
  </w:style>
  <w:style w:type="character" w:customStyle="1" w:styleId="HTMLPreformattedChar">
    <w:name w:val="HTML Preformatted Char"/>
    <w:link w:val="HTMLPreformatted"/>
    <w:rsid w:val="00D9106A"/>
    <w:rPr>
      <w:rFonts w:ascii="Courier New" w:hAnsi="Courier New" w:cs="Courier New"/>
    </w:rPr>
  </w:style>
  <w:style w:type="paragraph" w:styleId="IntenseQuote">
    <w:name w:val="Intense Quote"/>
    <w:basedOn w:val="Normal"/>
    <w:next w:val="Normal"/>
    <w:link w:val="IntenseQuoteChar"/>
    <w:uiPriority w:val="30"/>
    <w:qFormat/>
    <w:rsid w:val="00D9106A"/>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sid w:val="00D9106A"/>
    <w:rPr>
      <w:i/>
      <w:iCs/>
      <w:color w:val="5B9BD5"/>
      <w:sz w:val="24"/>
    </w:rPr>
  </w:style>
  <w:style w:type="paragraph" w:styleId="List5">
    <w:name w:val="List 5"/>
    <w:basedOn w:val="Normal"/>
    <w:rsid w:val="00D9106A"/>
    <w:pPr>
      <w:ind w:left="1800" w:hanging="360"/>
      <w:contextualSpacing/>
    </w:pPr>
  </w:style>
  <w:style w:type="paragraph" w:styleId="ListBullet5">
    <w:name w:val="List Bullet 5"/>
    <w:basedOn w:val="Normal"/>
    <w:rsid w:val="00D9106A"/>
    <w:pPr>
      <w:numPr>
        <w:numId w:val="15"/>
      </w:numPr>
      <w:contextualSpacing/>
    </w:pPr>
  </w:style>
  <w:style w:type="paragraph" w:styleId="ListContinue">
    <w:name w:val="List Continue"/>
    <w:basedOn w:val="Normal"/>
    <w:rsid w:val="00D9106A"/>
    <w:pPr>
      <w:spacing w:after="120"/>
      <w:ind w:left="360"/>
      <w:contextualSpacing/>
    </w:pPr>
  </w:style>
  <w:style w:type="paragraph" w:styleId="ListContinue4">
    <w:name w:val="List Continue 4"/>
    <w:basedOn w:val="Normal"/>
    <w:rsid w:val="00D9106A"/>
    <w:pPr>
      <w:spacing w:after="120"/>
      <w:ind w:left="1440"/>
      <w:contextualSpacing/>
    </w:pPr>
  </w:style>
  <w:style w:type="paragraph" w:styleId="ListContinue5">
    <w:name w:val="List Continue 5"/>
    <w:basedOn w:val="Normal"/>
    <w:rsid w:val="00D9106A"/>
    <w:pPr>
      <w:spacing w:after="120"/>
      <w:ind w:left="1800"/>
      <w:contextualSpacing/>
    </w:pPr>
  </w:style>
  <w:style w:type="paragraph" w:styleId="ListNumber">
    <w:name w:val="List Number"/>
    <w:basedOn w:val="Normal"/>
    <w:rsid w:val="00D9106A"/>
    <w:pPr>
      <w:numPr>
        <w:numId w:val="16"/>
      </w:numPr>
      <w:contextualSpacing/>
    </w:pPr>
  </w:style>
  <w:style w:type="paragraph" w:styleId="ListNumber2">
    <w:name w:val="List Number 2"/>
    <w:basedOn w:val="Normal"/>
    <w:rsid w:val="00D9106A"/>
    <w:pPr>
      <w:numPr>
        <w:numId w:val="17"/>
      </w:numPr>
      <w:contextualSpacing/>
    </w:pPr>
  </w:style>
  <w:style w:type="paragraph" w:styleId="ListNumber3">
    <w:name w:val="List Number 3"/>
    <w:basedOn w:val="Normal"/>
    <w:rsid w:val="00D9106A"/>
    <w:pPr>
      <w:numPr>
        <w:numId w:val="18"/>
      </w:numPr>
      <w:contextualSpacing/>
    </w:pPr>
  </w:style>
  <w:style w:type="paragraph" w:styleId="ListNumber4">
    <w:name w:val="List Number 4"/>
    <w:basedOn w:val="Normal"/>
    <w:rsid w:val="00D9106A"/>
    <w:pPr>
      <w:numPr>
        <w:numId w:val="19"/>
      </w:numPr>
      <w:contextualSpacing/>
    </w:pPr>
  </w:style>
  <w:style w:type="paragraph" w:styleId="ListNumber5">
    <w:name w:val="List Number 5"/>
    <w:basedOn w:val="Normal"/>
    <w:rsid w:val="00D9106A"/>
    <w:pPr>
      <w:numPr>
        <w:numId w:val="20"/>
      </w:numPr>
      <w:contextualSpacing/>
    </w:pPr>
  </w:style>
  <w:style w:type="paragraph" w:styleId="ListParagraph">
    <w:name w:val="List Paragraph"/>
    <w:basedOn w:val="Normal"/>
    <w:uiPriority w:val="34"/>
    <w:qFormat/>
    <w:rsid w:val="00D9106A"/>
    <w:pPr>
      <w:ind w:left="720"/>
    </w:pPr>
  </w:style>
  <w:style w:type="paragraph" w:styleId="MacroText">
    <w:name w:val="macro"/>
    <w:link w:val="MacroTextChar"/>
    <w:rsid w:val="00D9106A"/>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rsid w:val="00D9106A"/>
    <w:rPr>
      <w:rFonts w:ascii="Courier New" w:hAnsi="Courier New" w:cs="Courier New"/>
    </w:rPr>
  </w:style>
  <w:style w:type="paragraph" w:styleId="MessageHeader">
    <w:name w:val="Message Header"/>
    <w:basedOn w:val="Normal"/>
    <w:link w:val="MessageHeaderChar"/>
    <w:rsid w:val="00D9106A"/>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hAnsi="Calibri Light"/>
      <w:szCs w:val="24"/>
    </w:rPr>
  </w:style>
  <w:style w:type="character" w:customStyle="1" w:styleId="MessageHeaderChar">
    <w:name w:val="Message Header Char"/>
    <w:link w:val="MessageHeader"/>
    <w:rsid w:val="00D9106A"/>
    <w:rPr>
      <w:rFonts w:ascii="Calibri Light" w:eastAsia="Times New Roman" w:hAnsi="Calibri Light" w:cs="Times New Roman"/>
      <w:sz w:val="24"/>
      <w:szCs w:val="24"/>
      <w:shd w:val="pct20" w:color="auto" w:fill="auto"/>
    </w:rPr>
  </w:style>
  <w:style w:type="paragraph" w:styleId="NoSpacing">
    <w:name w:val="No Spacing"/>
    <w:uiPriority w:val="1"/>
    <w:qFormat/>
    <w:rsid w:val="00D9106A"/>
    <w:rPr>
      <w:sz w:val="24"/>
    </w:rPr>
  </w:style>
  <w:style w:type="paragraph" w:styleId="NormalWeb">
    <w:name w:val="Normal (Web)"/>
    <w:basedOn w:val="Normal"/>
    <w:rsid w:val="00D9106A"/>
    <w:rPr>
      <w:szCs w:val="24"/>
    </w:rPr>
  </w:style>
  <w:style w:type="paragraph" w:styleId="NoteHeading">
    <w:name w:val="Note Heading"/>
    <w:basedOn w:val="Normal"/>
    <w:next w:val="Normal"/>
    <w:link w:val="NoteHeadingChar"/>
    <w:rsid w:val="00D9106A"/>
  </w:style>
  <w:style w:type="character" w:customStyle="1" w:styleId="NoteHeadingChar">
    <w:name w:val="Note Heading Char"/>
    <w:link w:val="NoteHeading"/>
    <w:rsid w:val="00D9106A"/>
    <w:rPr>
      <w:sz w:val="24"/>
    </w:rPr>
  </w:style>
  <w:style w:type="paragraph" w:styleId="Quote">
    <w:name w:val="Quote"/>
    <w:basedOn w:val="Normal"/>
    <w:next w:val="Normal"/>
    <w:link w:val="QuoteChar"/>
    <w:uiPriority w:val="29"/>
    <w:qFormat/>
    <w:rsid w:val="00D9106A"/>
    <w:pPr>
      <w:spacing w:before="200" w:after="160"/>
      <w:ind w:left="864" w:right="864"/>
      <w:jc w:val="center"/>
    </w:pPr>
    <w:rPr>
      <w:i/>
      <w:iCs/>
      <w:color w:val="404040"/>
    </w:rPr>
  </w:style>
  <w:style w:type="character" w:customStyle="1" w:styleId="QuoteChar">
    <w:name w:val="Quote Char"/>
    <w:link w:val="Quote"/>
    <w:uiPriority w:val="29"/>
    <w:rsid w:val="00D9106A"/>
    <w:rPr>
      <w:i/>
      <w:iCs/>
      <w:color w:val="404040"/>
      <w:sz w:val="24"/>
    </w:rPr>
  </w:style>
  <w:style w:type="paragraph" w:styleId="Salutation">
    <w:name w:val="Salutation"/>
    <w:basedOn w:val="Normal"/>
    <w:next w:val="Normal"/>
    <w:link w:val="SalutationChar"/>
    <w:rsid w:val="00D9106A"/>
  </w:style>
  <w:style w:type="character" w:customStyle="1" w:styleId="SalutationChar">
    <w:name w:val="Salutation Char"/>
    <w:link w:val="Salutation"/>
    <w:rsid w:val="00D9106A"/>
    <w:rPr>
      <w:sz w:val="24"/>
    </w:rPr>
  </w:style>
  <w:style w:type="paragraph" w:styleId="Signature">
    <w:name w:val="Signature"/>
    <w:basedOn w:val="Normal"/>
    <w:link w:val="SignatureChar"/>
    <w:rsid w:val="00D9106A"/>
    <w:pPr>
      <w:ind w:left="4320"/>
    </w:pPr>
  </w:style>
  <w:style w:type="character" w:customStyle="1" w:styleId="SignatureChar">
    <w:name w:val="Signature Char"/>
    <w:link w:val="Signature"/>
    <w:rsid w:val="00D9106A"/>
    <w:rPr>
      <w:sz w:val="24"/>
    </w:rPr>
  </w:style>
  <w:style w:type="paragraph" w:styleId="Subtitle">
    <w:name w:val="Subtitle"/>
    <w:basedOn w:val="Normal"/>
    <w:next w:val="Normal"/>
    <w:link w:val="SubtitleChar"/>
    <w:qFormat/>
    <w:rsid w:val="00D9106A"/>
    <w:pPr>
      <w:spacing w:after="60"/>
      <w:jc w:val="center"/>
      <w:outlineLvl w:val="1"/>
    </w:pPr>
    <w:rPr>
      <w:rFonts w:ascii="Calibri Light" w:hAnsi="Calibri Light"/>
      <w:szCs w:val="24"/>
    </w:rPr>
  </w:style>
  <w:style w:type="character" w:customStyle="1" w:styleId="SubtitleChar">
    <w:name w:val="Subtitle Char"/>
    <w:link w:val="Subtitle"/>
    <w:rsid w:val="00D9106A"/>
    <w:rPr>
      <w:rFonts w:ascii="Calibri Light" w:eastAsia="Times New Roman" w:hAnsi="Calibri Light" w:cs="Times New Roman"/>
      <w:sz w:val="24"/>
      <w:szCs w:val="24"/>
    </w:rPr>
  </w:style>
  <w:style w:type="paragraph" w:styleId="TableofAuthorities">
    <w:name w:val="table of authorities"/>
    <w:basedOn w:val="Normal"/>
    <w:next w:val="Normal"/>
    <w:rsid w:val="00D9106A"/>
    <w:pPr>
      <w:ind w:left="240" w:hanging="240"/>
    </w:pPr>
  </w:style>
  <w:style w:type="paragraph" w:styleId="TableofFigures">
    <w:name w:val="table of figures"/>
    <w:basedOn w:val="Normal"/>
    <w:next w:val="Normal"/>
    <w:rsid w:val="00D9106A"/>
  </w:style>
  <w:style w:type="paragraph" w:styleId="TOAHeading">
    <w:name w:val="toa heading"/>
    <w:basedOn w:val="Normal"/>
    <w:next w:val="Normal"/>
    <w:rsid w:val="00D9106A"/>
    <w:pPr>
      <w:spacing w:before="120"/>
    </w:pPr>
    <w:rPr>
      <w:rFonts w:ascii="Calibri Light" w:hAnsi="Calibri Light"/>
      <w:b/>
      <w:bCs/>
      <w:szCs w:val="24"/>
    </w:rPr>
  </w:style>
  <w:style w:type="paragraph" w:styleId="TOCHeading">
    <w:name w:val="TOC Heading"/>
    <w:basedOn w:val="Heading1"/>
    <w:next w:val="Normal"/>
    <w:uiPriority w:val="39"/>
    <w:unhideWhenUsed/>
    <w:qFormat/>
    <w:rsid w:val="00D9106A"/>
    <w:pPr>
      <w:numPr>
        <w:numId w:val="0"/>
      </w:numPr>
      <w:outlineLvl w:val="9"/>
    </w:pPr>
    <w:rPr>
      <w:rFonts w:ascii="Calibri Light" w:hAnsi="Calibri Light"/>
      <w:bCs/>
      <w:caps w:val="0"/>
      <w:kern w:val="32"/>
      <w:sz w:val="32"/>
      <w:szCs w:val="32"/>
    </w:rPr>
  </w:style>
  <w:style w:type="paragraph" w:customStyle="1" w:styleId="TableHeader">
    <w:name w:val="Table Header"/>
    <w:basedOn w:val="Normal"/>
    <w:qFormat/>
    <w:rsid w:val="002830A9"/>
    <w:pPr>
      <w:keepNext/>
      <w:keepLines/>
      <w:spacing w:before="40" w:after="40" w:line="200" w:lineRule="exact"/>
    </w:pPr>
    <w:rPr>
      <w:rFonts w:ascii="Arial" w:hAnsi="Arial"/>
      <w:b/>
      <w:sz w:val="18"/>
      <w:szCs w:val="22"/>
    </w:rPr>
  </w:style>
  <w:style w:type="paragraph" w:customStyle="1" w:styleId="TableEntry">
    <w:name w:val="Table Entry"/>
    <w:basedOn w:val="Normal"/>
    <w:qFormat/>
    <w:rsid w:val="002830A9"/>
    <w:pPr>
      <w:spacing w:before="40" w:after="40"/>
    </w:pPr>
    <w:rPr>
      <w:rFonts w:ascii="Arial" w:hAnsi="Arial"/>
      <w:sz w:val="18"/>
      <w:szCs w:val="22"/>
    </w:rPr>
  </w:style>
  <w:style w:type="character" w:customStyle="1" w:styleId="HeaderChar">
    <w:name w:val="Header Char"/>
    <w:link w:val="Header"/>
    <w:rsid w:val="00224BA2"/>
    <w:rPr>
      <w:sz w:val="24"/>
    </w:rPr>
  </w:style>
  <w:style w:type="paragraph" w:customStyle="1" w:styleId="covernote">
    <w:name w:val="cover:note"/>
    <w:basedOn w:val="Normal"/>
    <w:rsid w:val="00224BA2"/>
    <w:pPr>
      <w:keepLines/>
      <w:tabs>
        <w:tab w:val="left" w:pos="1056"/>
      </w:tabs>
      <w:autoSpaceDE w:val="0"/>
      <w:autoSpaceDN w:val="0"/>
      <w:adjustRightInd w:val="0"/>
      <w:spacing w:before="120" w:after="120"/>
      <w:ind w:left="1051" w:right="144" w:hanging="907"/>
    </w:pPr>
    <w:rPr>
      <w:rFonts w:ascii="Arial" w:hAnsi="Arial" w:cs="Arial"/>
      <w:b/>
      <w:bCs/>
      <w:spacing w:val="-2"/>
      <w:szCs w:val="24"/>
    </w:rPr>
  </w:style>
  <w:style w:type="paragraph" w:customStyle="1" w:styleId="coverlogo">
    <w:name w:val="cover:logo"/>
    <w:basedOn w:val="Normal"/>
    <w:rsid w:val="00224BA2"/>
    <w:pPr>
      <w:autoSpaceDE w:val="0"/>
      <w:autoSpaceDN w:val="0"/>
      <w:adjustRightInd w:val="0"/>
      <w:spacing w:before="240" w:after="240"/>
      <w:ind w:left="144"/>
    </w:pPr>
    <w:rPr>
      <w:rFonts w:ascii="Arial" w:hAnsi="Arial"/>
      <w:spacing w:val="-2"/>
      <w:szCs w:val="24"/>
    </w:rPr>
  </w:style>
  <w:style w:type="paragraph" w:customStyle="1" w:styleId="space">
    <w:name w:val="space"/>
    <w:basedOn w:val="Normal"/>
    <w:rsid w:val="00224BA2"/>
    <w:rPr>
      <w:rFonts w:ascii="Arial" w:hAnsi="Arial"/>
      <w:spacing w:val="-2"/>
      <w:sz w:val="12"/>
      <w:szCs w:val="24"/>
    </w:rPr>
  </w:style>
  <w:style w:type="paragraph" w:customStyle="1" w:styleId="rev">
    <w:name w:val="rev"/>
    <w:basedOn w:val="Normal"/>
    <w:rsid w:val="00224BA2"/>
    <w:rPr>
      <w:rFonts w:ascii="Arial" w:hAnsi="Arial"/>
      <w:i/>
      <w:iCs/>
      <w:spacing w:val="-2"/>
      <w:sz w:val="12"/>
      <w:szCs w:val="16"/>
    </w:rPr>
  </w:style>
  <w:style w:type="paragraph" w:customStyle="1" w:styleId="BlueInstructionalTextNormalFace">
    <w:name w:val="Blue Instructional Text_Normal Face"/>
    <w:basedOn w:val="Normal"/>
    <w:semiHidden/>
    <w:qFormat/>
    <w:rsid w:val="00224BA2"/>
    <w:pPr>
      <w:spacing w:before="120" w:after="120"/>
      <w:ind w:left="720"/>
    </w:pPr>
    <w:rPr>
      <w:rFonts w:ascii="Arial" w:eastAsia="Calibri" w:hAnsi="Arial" w:cs="Arial"/>
      <w:color w:val="0066FF"/>
      <w:sz w:val="22"/>
      <w:szCs w:val="22"/>
    </w:rPr>
  </w:style>
  <w:style w:type="character" w:customStyle="1" w:styleId="HeaderFooterBarChar">
    <w:name w:val="HeaderFooterBar Char"/>
    <w:link w:val="HeaderFooterBar"/>
    <w:rsid w:val="004D5DFC"/>
    <w:rPr>
      <w:rFonts w:ascii="Arial" w:hAnsi="Arial"/>
      <w:i/>
      <w:sz w:val="12"/>
      <w:szCs w:val="16"/>
    </w:rPr>
  </w:style>
  <w:style w:type="paragraph" w:customStyle="1" w:styleId="HeaderFooterBar">
    <w:name w:val="HeaderFooterBar"/>
    <w:basedOn w:val="Header"/>
    <w:link w:val="HeaderFooterBarChar"/>
    <w:rsid w:val="004D5DFC"/>
    <w:pPr>
      <w:pBdr>
        <w:top w:val="single" w:sz="18" w:space="1" w:color="auto"/>
      </w:pBdr>
      <w:tabs>
        <w:tab w:val="clear" w:pos="4320"/>
        <w:tab w:val="clear" w:pos="8640"/>
        <w:tab w:val="right" w:pos="9864"/>
        <w:tab w:val="right" w:pos="10080"/>
      </w:tabs>
      <w:ind w:left="-720" w:right="-720"/>
    </w:pPr>
    <w:rPr>
      <w:rFonts w:ascii="Arial" w:hAnsi="Arial"/>
      <w:i/>
      <w:sz w:val="12"/>
      <w:szCs w:val="16"/>
    </w:rPr>
  </w:style>
  <w:style w:type="paragraph" w:customStyle="1" w:styleId="Bullet3">
    <w:name w:val="Bullet3"/>
    <w:basedOn w:val="Normal"/>
    <w:rsid w:val="00175144"/>
    <w:pPr>
      <w:keepLines/>
      <w:numPr>
        <w:numId w:val="28"/>
      </w:numPr>
      <w:tabs>
        <w:tab w:val="clear" w:pos="2304"/>
      </w:tabs>
      <w:spacing w:before="100"/>
      <w:ind w:left="435" w:right="-144" w:hanging="435"/>
    </w:pPr>
    <w:rPr>
      <w:rFonts w:ascii="Arial" w:hAnsi="Arial"/>
      <w:spacing w:val="-2"/>
      <w:szCs w:val="24"/>
    </w:rPr>
  </w:style>
  <w:style w:type="paragraph" w:customStyle="1" w:styleId="Para2">
    <w:name w:val="Para2"/>
    <w:basedOn w:val="Normal"/>
    <w:rsid w:val="005C7B9C"/>
    <w:pPr>
      <w:keepLines/>
      <w:autoSpaceDE w:val="0"/>
      <w:autoSpaceDN w:val="0"/>
      <w:adjustRightInd w:val="0"/>
      <w:spacing w:before="120"/>
      <w:ind w:left="1152" w:right="-144"/>
    </w:pPr>
    <w:rPr>
      <w:rFonts w:ascii="Arial" w:hAnsi="Arial" w:cs="Helvetica"/>
      <w:spacing w:val="-2"/>
      <w:szCs w:val="24"/>
    </w:rPr>
  </w:style>
  <w:style w:type="paragraph" w:customStyle="1" w:styleId="Para3">
    <w:name w:val="Para3"/>
    <w:basedOn w:val="Para2"/>
    <w:rsid w:val="00D80885"/>
    <w:pPr>
      <w:ind w:left="1944"/>
    </w:pPr>
  </w:style>
  <w:style w:type="paragraph" w:customStyle="1" w:styleId="Para1">
    <w:name w:val="Para1"/>
    <w:rsid w:val="00E73C2F"/>
    <w:pPr>
      <w:keepLines/>
      <w:autoSpaceDE w:val="0"/>
      <w:autoSpaceDN w:val="0"/>
      <w:adjustRightInd w:val="0"/>
      <w:spacing w:before="120"/>
      <w:ind w:left="576" w:right="-144"/>
    </w:pPr>
    <w:rPr>
      <w:rFonts w:ascii="Arial" w:hAnsi="Arial" w:cs="Helvetica"/>
      <w:spacing w:val="-2"/>
      <w:sz w:val="24"/>
      <w:szCs w:val="24"/>
    </w:rPr>
  </w:style>
  <w:style w:type="character" w:customStyle="1" w:styleId="CommentTextChar">
    <w:name w:val="Comment Text Char"/>
    <w:basedOn w:val="DefaultParagraphFont"/>
    <w:link w:val="CommentText"/>
    <w:uiPriority w:val="99"/>
    <w:semiHidden/>
    <w:rsid w:val="004D72D8"/>
  </w:style>
  <w:style w:type="paragraph" w:customStyle="1" w:styleId="paragraph">
    <w:name w:val="paragraph"/>
    <w:basedOn w:val="Normal"/>
    <w:rsid w:val="001F0282"/>
    <w:pPr>
      <w:spacing w:before="100" w:beforeAutospacing="1" w:after="100" w:afterAutospacing="1"/>
    </w:pPr>
    <w:rPr>
      <w:szCs w:val="24"/>
    </w:rPr>
  </w:style>
  <w:style w:type="character" w:customStyle="1" w:styleId="normaltextrun">
    <w:name w:val="normaltextrun"/>
    <w:basedOn w:val="DefaultParagraphFont"/>
    <w:rsid w:val="001F0282"/>
  </w:style>
  <w:style w:type="character" w:customStyle="1" w:styleId="eop">
    <w:name w:val="eop"/>
    <w:basedOn w:val="DefaultParagraphFont"/>
    <w:rsid w:val="001F0282"/>
  </w:style>
  <w:style w:type="character" w:styleId="Mention">
    <w:name w:val="Mention"/>
    <w:basedOn w:val="DefaultParagraphFont"/>
    <w:uiPriority w:val="99"/>
    <w:unhideWhenUsed/>
    <w:rsid w:val="0037218F"/>
    <w:rPr>
      <w:color w:val="2B579A"/>
      <w:shd w:val="clear" w:color="auto" w:fill="E1DFDD"/>
    </w:rPr>
  </w:style>
  <w:style w:type="paragraph" w:customStyle="1" w:styleId="NormalBullet">
    <w:name w:val="Normal Bullet"/>
    <w:basedOn w:val="Normal"/>
    <w:link w:val="NormalBulletChar"/>
    <w:qFormat/>
    <w:rsid w:val="001424B8"/>
    <w:pPr>
      <w:numPr>
        <w:ilvl w:val="4"/>
        <w:numId w:val="29"/>
      </w:numPr>
    </w:pPr>
    <w:rPr>
      <w:rFonts w:ascii="Arial" w:hAnsi="Arial" w:cs="Arial"/>
      <w:sz w:val="20"/>
    </w:rPr>
  </w:style>
  <w:style w:type="character" w:customStyle="1" w:styleId="NormalBulletChar">
    <w:name w:val="Normal Bullet Char"/>
    <w:basedOn w:val="DefaultParagraphFont"/>
    <w:link w:val="NormalBullet"/>
    <w:rsid w:val="001424B8"/>
    <w:rPr>
      <w:rFonts w:ascii="Arial" w:hAnsi="Arial" w:cs="Arial"/>
    </w:rPr>
  </w:style>
  <w:style w:type="paragraph" w:customStyle="1" w:styleId="NormalSubbullet">
    <w:name w:val="Normal Subbullet"/>
    <w:basedOn w:val="NormalBullet"/>
    <w:link w:val="NormalSubbulletChar"/>
    <w:qFormat/>
    <w:rsid w:val="00F838F9"/>
    <w:pPr>
      <w:numPr>
        <w:ilvl w:val="5"/>
        <w:numId w:val="39"/>
      </w:numPr>
      <w:ind w:left="3600"/>
    </w:pPr>
  </w:style>
  <w:style w:type="character" w:customStyle="1" w:styleId="NormalSubbulletChar">
    <w:name w:val="Normal Subbullet Char"/>
    <w:basedOn w:val="NormalBulletChar"/>
    <w:link w:val="NormalSubbullet"/>
    <w:rsid w:val="00F838F9"/>
    <w:rPr>
      <w:rFonts w:ascii="Arial" w:hAnsi="Arial" w:cs="Arial"/>
    </w:rPr>
  </w:style>
  <w:style w:type="character" w:customStyle="1" w:styleId="Heading3Char">
    <w:name w:val="Heading 3 Char"/>
    <w:basedOn w:val="DefaultParagraphFont"/>
    <w:link w:val="Heading3"/>
    <w:rsid w:val="001B4D78"/>
    <w:rPr>
      <w:rFonts w:ascii="Arial" w:hAnsi="Arial" w:cs="Arial"/>
      <w:b/>
      <w:bCs/>
    </w:rPr>
  </w:style>
  <w:style w:type="character" w:customStyle="1" w:styleId="Heading4Char">
    <w:name w:val="Heading 4 Char"/>
    <w:basedOn w:val="DefaultParagraphFont"/>
    <w:link w:val="Heading4"/>
    <w:rsid w:val="001B4D78"/>
    <w:rPr>
      <w:rFonts w:ascii="Arial" w:hAnsi="Arial" w:cs="Arial"/>
    </w:rPr>
  </w:style>
  <w:style w:type="character" w:customStyle="1" w:styleId="Heading2Char">
    <w:name w:val="Heading 2 Char"/>
    <w:basedOn w:val="DefaultParagraphFont"/>
    <w:link w:val="Heading2"/>
    <w:rsid w:val="00835596"/>
    <w:rPr>
      <w:rFonts w:ascii="Arial" w:hAnsi="Arial" w:cs="Arial"/>
      <w:b/>
      <w:caps/>
    </w:rPr>
  </w:style>
  <w:style w:type="character" w:styleId="UnresolvedMention">
    <w:name w:val="Unresolved Mention"/>
    <w:basedOn w:val="DefaultParagraphFont"/>
    <w:uiPriority w:val="99"/>
    <w:semiHidden/>
    <w:unhideWhenUsed/>
    <w:rsid w:val="00156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68036">
      <w:bodyDiv w:val="1"/>
      <w:marLeft w:val="0"/>
      <w:marRight w:val="0"/>
      <w:marTop w:val="0"/>
      <w:marBottom w:val="0"/>
      <w:divBdr>
        <w:top w:val="none" w:sz="0" w:space="0" w:color="auto"/>
        <w:left w:val="none" w:sz="0" w:space="0" w:color="auto"/>
        <w:bottom w:val="none" w:sz="0" w:space="0" w:color="auto"/>
        <w:right w:val="none" w:sz="0" w:space="0" w:color="auto"/>
      </w:divBdr>
    </w:div>
    <w:div w:id="68969211">
      <w:bodyDiv w:val="1"/>
      <w:marLeft w:val="0"/>
      <w:marRight w:val="315"/>
      <w:marTop w:val="0"/>
      <w:marBottom w:val="0"/>
      <w:divBdr>
        <w:top w:val="none" w:sz="0" w:space="0" w:color="auto"/>
        <w:left w:val="none" w:sz="0" w:space="0" w:color="auto"/>
        <w:bottom w:val="none" w:sz="0" w:space="0" w:color="auto"/>
        <w:right w:val="none" w:sz="0" w:space="0" w:color="auto"/>
      </w:divBdr>
      <w:divsChild>
        <w:div w:id="714889748">
          <w:marLeft w:val="0"/>
          <w:marRight w:val="0"/>
          <w:marTop w:val="0"/>
          <w:marBottom w:val="0"/>
          <w:divBdr>
            <w:top w:val="none" w:sz="0" w:space="0" w:color="auto"/>
            <w:left w:val="none" w:sz="0" w:space="0" w:color="auto"/>
            <w:bottom w:val="none" w:sz="0" w:space="0" w:color="auto"/>
            <w:right w:val="none" w:sz="0" w:space="0" w:color="auto"/>
          </w:divBdr>
          <w:divsChild>
            <w:div w:id="2351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6052">
      <w:bodyDiv w:val="1"/>
      <w:marLeft w:val="0"/>
      <w:marRight w:val="0"/>
      <w:marTop w:val="0"/>
      <w:marBottom w:val="0"/>
      <w:divBdr>
        <w:top w:val="none" w:sz="0" w:space="0" w:color="auto"/>
        <w:left w:val="none" w:sz="0" w:space="0" w:color="auto"/>
        <w:bottom w:val="none" w:sz="0" w:space="0" w:color="auto"/>
        <w:right w:val="none" w:sz="0" w:space="0" w:color="auto"/>
      </w:divBdr>
    </w:div>
    <w:div w:id="121463409">
      <w:bodyDiv w:val="1"/>
      <w:marLeft w:val="0"/>
      <w:marRight w:val="315"/>
      <w:marTop w:val="0"/>
      <w:marBottom w:val="0"/>
      <w:divBdr>
        <w:top w:val="none" w:sz="0" w:space="0" w:color="auto"/>
        <w:left w:val="none" w:sz="0" w:space="0" w:color="auto"/>
        <w:bottom w:val="none" w:sz="0" w:space="0" w:color="auto"/>
        <w:right w:val="none" w:sz="0" w:space="0" w:color="auto"/>
      </w:divBdr>
      <w:divsChild>
        <w:div w:id="1845436274">
          <w:marLeft w:val="0"/>
          <w:marRight w:val="0"/>
          <w:marTop w:val="0"/>
          <w:marBottom w:val="0"/>
          <w:divBdr>
            <w:top w:val="none" w:sz="0" w:space="0" w:color="auto"/>
            <w:left w:val="none" w:sz="0" w:space="0" w:color="auto"/>
            <w:bottom w:val="none" w:sz="0" w:space="0" w:color="auto"/>
            <w:right w:val="none" w:sz="0" w:space="0" w:color="auto"/>
          </w:divBdr>
          <w:divsChild>
            <w:div w:id="283582138">
              <w:marLeft w:val="0"/>
              <w:marRight w:val="0"/>
              <w:marTop w:val="0"/>
              <w:marBottom w:val="0"/>
              <w:divBdr>
                <w:top w:val="none" w:sz="0" w:space="0" w:color="auto"/>
                <w:left w:val="none" w:sz="0" w:space="0" w:color="auto"/>
                <w:bottom w:val="none" w:sz="0" w:space="0" w:color="auto"/>
                <w:right w:val="none" w:sz="0" w:space="0" w:color="auto"/>
              </w:divBdr>
            </w:div>
            <w:div w:id="545144266">
              <w:marLeft w:val="0"/>
              <w:marRight w:val="0"/>
              <w:marTop w:val="0"/>
              <w:marBottom w:val="0"/>
              <w:divBdr>
                <w:top w:val="none" w:sz="0" w:space="0" w:color="auto"/>
                <w:left w:val="none" w:sz="0" w:space="0" w:color="auto"/>
                <w:bottom w:val="none" w:sz="0" w:space="0" w:color="auto"/>
                <w:right w:val="none" w:sz="0" w:space="0" w:color="auto"/>
              </w:divBdr>
            </w:div>
            <w:div w:id="616445150">
              <w:marLeft w:val="0"/>
              <w:marRight w:val="0"/>
              <w:marTop w:val="0"/>
              <w:marBottom w:val="0"/>
              <w:divBdr>
                <w:top w:val="none" w:sz="0" w:space="0" w:color="auto"/>
                <w:left w:val="none" w:sz="0" w:space="0" w:color="auto"/>
                <w:bottom w:val="none" w:sz="0" w:space="0" w:color="auto"/>
                <w:right w:val="none" w:sz="0" w:space="0" w:color="auto"/>
              </w:divBdr>
            </w:div>
            <w:div w:id="1105854476">
              <w:marLeft w:val="0"/>
              <w:marRight w:val="0"/>
              <w:marTop w:val="0"/>
              <w:marBottom w:val="0"/>
              <w:divBdr>
                <w:top w:val="none" w:sz="0" w:space="0" w:color="auto"/>
                <w:left w:val="none" w:sz="0" w:space="0" w:color="auto"/>
                <w:bottom w:val="none" w:sz="0" w:space="0" w:color="auto"/>
                <w:right w:val="none" w:sz="0" w:space="0" w:color="auto"/>
              </w:divBdr>
            </w:div>
            <w:div w:id="1360855885">
              <w:marLeft w:val="0"/>
              <w:marRight w:val="0"/>
              <w:marTop w:val="0"/>
              <w:marBottom w:val="0"/>
              <w:divBdr>
                <w:top w:val="none" w:sz="0" w:space="0" w:color="auto"/>
                <w:left w:val="none" w:sz="0" w:space="0" w:color="auto"/>
                <w:bottom w:val="none" w:sz="0" w:space="0" w:color="auto"/>
                <w:right w:val="none" w:sz="0" w:space="0" w:color="auto"/>
              </w:divBdr>
            </w:div>
            <w:div w:id="1561477468">
              <w:marLeft w:val="0"/>
              <w:marRight w:val="0"/>
              <w:marTop w:val="0"/>
              <w:marBottom w:val="0"/>
              <w:divBdr>
                <w:top w:val="none" w:sz="0" w:space="0" w:color="auto"/>
                <w:left w:val="none" w:sz="0" w:space="0" w:color="auto"/>
                <w:bottom w:val="none" w:sz="0" w:space="0" w:color="auto"/>
                <w:right w:val="none" w:sz="0" w:space="0" w:color="auto"/>
              </w:divBdr>
            </w:div>
            <w:div w:id="1721321600">
              <w:marLeft w:val="0"/>
              <w:marRight w:val="0"/>
              <w:marTop w:val="0"/>
              <w:marBottom w:val="0"/>
              <w:divBdr>
                <w:top w:val="none" w:sz="0" w:space="0" w:color="auto"/>
                <w:left w:val="none" w:sz="0" w:space="0" w:color="auto"/>
                <w:bottom w:val="none" w:sz="0" w:space="0" w:color="auto"/>
                <w:right w:val="none" w:sz="0" w:space="0" w:color="auto"/>
              </w:divBdr>
            </w:div>
            <w:div w:id="1804351960">
              <w:marLeft w:val="0"/>
              <w:marRight w:val="0"/>
              <w:marTop w:val="0"/>
              <w:marBottom w:val="0"/>
              <w:divBdr>
                <w:top w:val="none" w:sz="0" w:space="0" w:color="auto"/>
                <w:left w:val="none" w:sz="0" w:space="0" w:color="auto"/>
                <w:bottom w:val="none" w:sz="0" w:space="0" w:color="auto"/>
                <w:right w:val="none" w:sz="0" w:space="0" w:color="auto"/>
              </w:divBdr>
            </w:div>
            <w:div w:id="1867055343">
              <w:marLeft w:val="0"/>
              <w:marRight w:val="0"/>
              <w:marTop w:val="0"/>
              <w:marBottom w:val="0"/>
              <w:divBdr>
                <w:top w:val="none" w:sz="0" w:space="0" w:color="auto"/>
                <w:left w:val="none" w:sz="0" w:space="0" w:color="auto"/>
                <w:bottom w:val="none" w:sz="0" w:space="0" w:color="auto"/>
                <w:right w:val="none" w:sz="0" w:space="0" w:color="auto"/>
              </w:divBdr>
            </w:div>
            <w:div w:id="188667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7231">
      <w:bodyDiv w:val="1"/>
      <w:marLeft w:val="0"/>
      <w:marRight w:val="0"/>
      <w:marTop w:val="0"/>
      <w:marBottom w:val="0"/>
      <w:divBdr>
        <w:top w:val="none" w:sz="0" w:space="0" w:color="auto"/>
        <w:left w:val="none" w:sz="0" w:space="0" w:color="auto"/>
        <w:bottom w:val="none" w:sz="0" w:space="0" w:color="auto"/>
        <w:right w:val="none" w:sz="0" w:space="0" w:color="auto"/>
      </w:divBdr>
    </w:div>
    <w:div w:id="165367803">
      <w:bodyDiv w:val="1"/>
      <w:marLeft w:val="0"/>
      <w:marRight w:val="0"/>
      <w:marTop w:val="0"/>
      <w:marBottom w:val="0"/>
      <w:divBdr>
        <w:top w:val="none" w:sz="0" w:space="0" w:color="auto"/>
        <w:left w:val="none" w:sz="0" w:space="0" w:color="auto"/>
        <w:bottom w:val="none" w:sz="0" w:space="0" w:color="auto"/>
        <w:right w:val="none" w:sz="0" w:space="0" w:color="auto"/>
      </w:divBdr>
    </w:div>
    <w:div w:id="180969489">
      <w:bodyDiv w:val="1"/>
      <w:marLeft w:val="0"/>
      <w:marRight w:val="0"/>
      <w:marTop w:val="0"/>
      <w:marBottom w:val="0"/>
      <w:divBdr>
        <w:top w:val="none" w:sz="0" w:space="0" w:color="auto"/>
        <w:left w:val="none" w:sz="0" w:space="0" w:color="auto"/>
        <w:bottom w:val="none" w:sz="0" w:space="0" w:color="auto"/>
        <w:right w:val="none" w:sz="0" w:space="0" w:color="auto"/>
      </w:divBdr>
    </w:div>
    <w:div w:id="183373417">
      <w:bodyDiv w:val="1"/>
      <w:marLeft w:val="0"/>
      <w:marRight w:val="0"/>
      <w:marTop w:val="0"/>
      <w:marBottom w:val="0"/>
      <w:divBdr>
        <w:top w:val="none" w:sz="0" w:space="0" w:color="auto"/>
        <w:left w:val="none" w:sz="0" w:space="0" w:color="auto"/>
        <w:bottom w:val="none" w:sz="0" w:space="0" w:color="auto"/>
        <w:right w:val="none" w:sz="0" w:space="0" w:color="auto"/>
      </w:divBdr>
    </w:div>
    <w:div w:id="237717460">
      <w:bodyDiv w:val="1"/>
      <w:marLeft w:val="0"/>
      <w:marRight w:val="0"/>
      <w:marTop w:val="0"/>
      <w:marBottom w:val="0"/>
      <w:divBdr>
        <w:top w:val="none" w:sz="0" w:space="0" w:color="auto"/>
        <w:left w:val="none" w:sz="0" w:space="0" w:color="auto"/>
        <w:bottom w:val="none" w:sz="0" w:space="0" w:color="auto"/>
        <w:right w:val="none" w:sz="0" w:space="0" w:color="auto"/>
      </w:divBdr>
    </w:div>
    <w:div w:id="241452715">
      <w:bodyDiv w:val="1"/>
      <w:marLeft w:val="0"/>
      <w:marRight w:val="0"/>
      <w:marTop w:val="0"/>
      <w:marBottom w:val="0"/>
      <w:divBdr>
        <w:top w:val="none" w:sz="0" w:space="0" w:color="auto"/>
        <w:left w:val="none" w:sz="0" w:space="0" w:color="auto"/>
        <w:bottom w:val="none" w:sz="0" w:space="0" w:color="auto"/>
        <w:right w:val="none" w:sz="0" w:space="0" w:color="auto"/>
      </w:divBdr>
    </w:div>
    <w:div w:id="276761787">
      <w:bodyDiv w:val="1"/>
      <w:marLeft w:val="0"/>
      <w:marRight w:val="0"/>
      <w:marTop w:val="0"/>
      <w:marBottom w:val="0"/>
      <w:divBdr>
        <w:top w:val="none" w:sz="0" w:space="0" w:color="auto"/>
        <w:left w:val="none" w:sz="0" w:space="0" w:color="auto"/>
        <w:bottom w:val="none" w:sz="0" w:space="0" w:color="auto"/>
        <w:right w:val="none" w:sz="0" w:space="0" w:color="auto"/>
      </w:divBdr>
    </w:div>
    <w:div w:id="325128741">
      <w:bodyDiv w:val="1"/>
      <w:marLeft w:val="0"/>
      <w:marRight w:val="0"/>
      <w:marTop w:val="0"/>
      <w:marBottom w:val="0"/>
      <w:divBdr>
        <w:top w:val="none" w:sz="0" w:space="0" w:color="auto"/>
        <w:left w:val="none" w:sz="0" w:space="0" w:color="auto"/>
        <w:bottom w:val="none" w:sz="0" w:space="0" w:color="auto"/>
        <w:right w:val="none" w:sz="0" w:space="0" w:color="auto"/>
      </w:divBdr>
    </w:div>
    <w:div w:id="340669061">
      <w:bodyDiv w:val="1"/>
      <w:marLeft w:val="0"/>
      <w:marRight w:val="0"/>
      <w:marTop w:val="0"/>
      <w:marBottom w:val="0"/>
      <w:divBdr>
        <w:top w:val="none" w:sz="0" w:space="0" w:color="auto"/>
        <w:left w:val="none" w:sz="0" w:space="0" w:color="auto"/>
        <w:bottom w:val="none" w:sz="0" w:space="0" w:color="auto"/>
        <w:right w:val="none" w:sz="0" w:space="0" w:color="auto"/>
      </w:divBdr>
    </w:div>
    <w:div w:id="358045344">
      <w:bodyDiv w:val="1"/>
      <w:marLeft w:val="0"/>
      <w:marRight w:val="0"/>
      <w:marTop w:val="0"/>
      <w:marBottom w:val="0"/>
      <w:divBdr>
        <w:top w:val="none" w:sz="0" w:space="0" w:color="auto"/>
        <w:left w:val="none" w:sz="0" w:space="0" w:color="auto"/>
        <w:bottom w:val="none" w:sz="0" w:space="0" w:color="auto"/>
        <w:right w:val="none" w:sz="0" w:space="0" w:color="auto"/>
      </w:divBdr>
    </w:div>
    <w:div w:id="366175268">
      <w:bodyDiv w:val="1"/>
      <w:marLeft w:val="0"/>
      <w:marRight w:val="0"/>
      <w:marTop w:val="0"/>
      <w:marBottom w:val="0"/>
      <w:divBdr>
        <w:top w:val="none" w:sz="0" w:space="0" w:color="auto"/>
        <w:left w:val="none" w:sz="0" w:space="0" w:color="auto"/>
        <w:bottom w:val="none" w:sz="0" w:space="0" w:color="auto"/>
        <w:right w:val="none" w:sz="0" w:space="0" w:color="auto"/>
      </w:divBdr>
    </w:div>
    <w:div w:id="390463817">
      <w:bodyDiv w:val="1"/>
      <w:marLeft w:val="0"/>
      <w:marRight w:val="0"/>
      <w:marTop w:val="0"/>
      <w:marBottom w:val="0"/>
      <w:divBdr>
        <w:top w:val="none" w:sz="0" w:space="0" w:color="auto"/>
        <w:left w:val="none" w:sz="0" w:space="0" w:color="auto"/>
        <w:bottom w:val="none" w:sz="0" w:space="0" w:color="auto"/>
        <w:right w:val="none" w:sz="0" w:space="0" w:color="auto"/>
      </w:divBdr>
    </w:div>
    <w:div w:id="438649656">
      <w:bodyDiv w:val="1"/>
      <w:marLeft w:val="0"/>
      <w:marRight w:val="0"/>
      <w:marTop w:val="0"/>
      <w:marBottom w:val="0"/>
      <w:divBdr>
        <w:top w:val="none" w:sz="0" w:space="0" w:color="auto"/>
        <w:left w:val="none" w:sz="0" w:space="0" w:color="auto"/>
        <w:bottom w:val="none" w:sz="0" w:space="0" w:color="auto"/>
        <w:right w:val="none" w:sz="0" w:space="0" w:color="auto"/>
      </w:divBdr>
    </w:div>
    <w:div w:id="456679266">
      <w:bodyDiv w:val="1"/>
      <w:marLeft w:val="0"/>
      <w:marRight w:val="0"/>
      <w:marTop w:val="0"/>
      <w:marBottom w:val="0"/>
      <w:divBdr>
        <w:top w:val="none" w:sz="0" w:space="0" w:color="auto"/>
        <w:left w:val="none" w:sz="0" w:space="0" w:color="auto"/>
        <w:bottom w:val="none" w:sz="0" w:space="0" w:color="auto"/>
        <w:right w:val="none" w:sz="0" w:space="0" w:color="auto"/>
      </w:divBdr>
    </w:div>
    <w:div w:id="467472584">
      <w:bodyDiv w:val="1"/>
      <w:marLeft w:val="0"/>
      <w:marRight w:val="0"/>
      <w:marTop w:val="0"/>
      <w:marBottom w:val="0"/>
      <w:divBdr>
        <w:top w:val="none" w:sz="0" w:space="0" w:color="auto"/>
        <w:left w:val="none" w:sz="0" w:space="0" w:color="auto"/>
        <w:bottom w:val="none" w:sz="0" w:space="0" w:color="auto"/>
        <w:right w:val="none" w:sz="0" w:space="0" w:color="auto"/>
      </w:divBdr>
    </w:div>
    <w:div w:id="483202965">
      <w:bodyDiv w:val="1"/>
      <w:marLeft w:val="0"/>
      <w:marRight w:val="0"/>
      <w:marTop w:val="0"/>
      <w:marBottom w:val="0"/>
      <w:divBdr>
        <w:top w:val="none" w:sz="0" w:space="0" w:color="auto"/>
        <w:left w:val="none" w:sz="0" w:space="0" w:color="auto"/>
        <w:bottom w:val="none" w:sz="0" w:space="0" w:color="auto"/>
        <w:right w:val="none" w:sz="0" w:space="0" w:color="auto"/>
      </w:divBdr>
    </w:div>
    <w:div w:id="487326200">
      <w:bodyDiv w:val="1"/>
      <w:marLeft w:val="0"/>
      <w:marRight w:val="0"/>
      <w:marTop w:val="0"/>
      <w:marBottom w:val="0"/>
      <w:divBdr>
        <w:top w:val="none" w:sz="0" w:space="0" w:color="auto"/>
        <w:left w:val="none" w:sz="0" w:space="0" w:color="auto"/>
        <w:bottom w:val="none" w:sz="0" w:space="0" w:color="auto"/>
        <w:right w:val="none" w:sz="0" w:space="0" w:color="auto"/>
      </w:divBdr>
      <w:divsChild>
        <w:div w:id="830029071">
          <w:marLeft w:val="0"/>
          <w:marRight w:val="0"/>
          <w:marTop w:val="0"/>
          <w:marBottom w:val="0"/>
          <w:divBdr>
            <w:top w:val="none" w:sz="0" w:space="0" w:color="auto"/>
            <w:left w:val="none" w:sz="0" w:space="0" w:color="auto"/>
            <w:bottom w:val="none" w:sz="0" w:space="0" w:color="auto"/>
            <w:right w:val="none" w:sz="0" w:space="0" w:color="auto"/>
          </w:divBdr>
        </w:div>
      </w:divsChild>
    </w:div>
    <w:div w:id="489177225">
      <w:bodyDiv w:val="1"/>
      <w:marLeft w:val="0"/>
      <w:marRight w:val="0"/>
      <w:marTop w:val="0"/>
      <w:marBottom w:val="0"/>
      <w:divBdr>
        <w:top w:val="none" w:sz="0" w:space="0" w:color="auto"/>
        <w:left w:val="none" w:sz="0" w:space="0" w:color="auto"/>
        <w:bottom w:val="none" w:sz="0" w:space="0" w:color="auto"/>
        <w:right w:val="none" w:sz="0" w:space="0" w:color="auto"/>
      </w:divBdr>
    </w:div>
    <w:div w:id="549730027">
      <w:bodyDiv w:val="1"/>
      <w:marLeft w:val="0"/>
      <w:marRight w:val="0"/>
      <w:marTop w:val="0"/>
      <w:marBottom w:val="0"/>
      <w:divBdr>
        <w:top w:val="none" w:sz="0" w:space="0" w:color="auto"/>
        <w:left w:val="none" w:sz="0" w:space="0" w:color="auto"/>
        <w:bottom w:val="none" w:sz="0" w:space="0" w:color="auto"/>
        <w:right w:val="none" w:sz="0" w:space="0" w:color="auto"/>
      </w:divBdr>
    </w:div>
    <w:div w:id="578447931">
      <w:bodyDiv w:val="1"/>
      <w:marLeft w:val="0"/>
      <w:marRight w:val="0"/>
      <w:marTop w:val="0"/>
      <w:marBottom w:val="0"/>
      <w:divBdr>
        <w:top w:val="none" w:sz="0" w:space="0" w:color="auto"/>
        <w:left w:val="none" w:sz="0" w:space="0" w:color="auto"/>
        <w:bottom w:val="none" w:sz="0" w:space="0" w:color="auto"/>
        <w:right w:val="none" w:sz="0" w:space="0" w:color="auto"/>
      </w:divBdr>
    </w:div>
    <w:div w:id="597101745">
      <w:bodyDiv w:val="1"/>
      <w:marLeft w:val="0"/>
      <w:marRight w:val="0"/>
      <w:marTop w:val="0"/>
      <w:marBottom w:val="0"/>
      <w:divBdr>
        <w:top w:val="none" w:sz="0" w:space="0" w:color="auto"/>
        <w:left w:val="none" w:sz="0" w:space="0" w:color="auto"/>
        <w:bottom w:val="none" w:sz="0" w:space="0" w:color="auto"/>
        <w:right w:val="none" w:sz="0" w:space="0" w:color="auto"/>
      </w:divBdr>
    </w:div>
    <w:div w:id="641810810">
      <w:bodyDiv w:val="1"/>
      <w:marLeft w:val="0"/>
      <w:marRight w:val="0"/>
      <w:marTop w:val="0"/>
      <w:marBottom w:val="0"/>
      <w:divBdr>
        <w:top w:val="none" w:sz="0" w:space="0" w:color="auto"/>
        <w:left w:val="none" w:sz="0" w:space="0" w:color="auto"/>
        <w:bottom w:val="none" w:sz="0" w:space="0" w:color="auto"/>
        <w:right w:val="none" w:sz="0" w:space="0" w:color="auto"/>
      </w:divBdr>
    </w:div>
    <w:div w:id="656031119">
      <w:bodyDiv w:val="1"/>
      <w:marLeft w:val="0"/>
      <w:marRight w:val="0"/>
      <w:marTop w:val="0"/>
      <w:marBottom w:val="0"/>
      <w:divBdr>
        <w:top w:val="none" w:sz="0" w:space="0" w:color="auto"/>
        <w:left w:val="none" w:sz="0" w:space="0" w:color="auto"/>
        <w:bottom w:val="none" w:sz="0" w:space="0" w:color="auto"/>
        <w:right w:val="none" w:sz="0" w:space="0" w:color="auto"/>
      </w:divBdr>
    </w:div>
    <w:div w:id="705912664">
      <w:bodyDiv w:val="1"/>
      <w:marLeft w:val="0"/>
      <w:marRight w:val="0"/>
      <w:marTop w:val="0"/>
      <w:marBottom w:val="0"/>
      <w:divBdr>
        <w:top w:val="none" w:sz="0" w:space="0" w:color="auto"/>
        <w:left w:val="none" w:sz="0" w:space="0" w:color="auto"/>
        <w:bottom w:val="none" w:sz="0" w:space="0" w:color="auto"/>
        <w:right w:val="none" w:sz="0" w:space="0" w:color="auto"/>
      </w:divBdr>
    </w:div>
    <w:div w:id="721245980">
      <w:bodyDiv w:val="1"/>
      <w:marLeft w:val="0"/>
      <w:marRight w:val="315"/>
      <w:marTop w:val="0"/>
      <w:marBottom w:val="0"/>
      <w:divBdr>
        <w:top w:val="none" w:sz="0" w:space="0" w:color="auto"/>
        <w:left w:val="none" w:sz="0" w:space="0" w:color="auto"/>
        <w:bottom w:val="none" w:sz="0" w:space="0" w:color="auto"/>
        <w:right w:val="none" w:sz="0" w:space="0" w:color="auto"/>
      </w:divBdr>
      <w:divsChild>
        <w:div w:id="1330909269">
          <w:marLeft w:val="0"/>
          <w:marRight w:val="0"/>
          <w:marTop w:val="0"/>
          <w:marBottom w:val="0"/>
          <w:divBdr>
            <w:top w:val="none" w:sz="0" w:space="0" w:color="auto"/>
            <w:left w:val="none" w:sz="0" w:space="0" w:color="auto"/>
            <w:bottom w:val="none" w:sz="0" w:space="0" w:color="auto"/>
            <w:right w:val="none" w:sz="0" w:space="0" w:color="auto"/>
          </w:divBdr>
          <w:divsChild>
            <w:div w:id="920484735">
              <w:marLeft w:val="0"/>
              <w:marRight w:val="0"/>
              <w:marTop w:val="0"/>
              <w:marBottom w:val="0"/>
              <w:divBdr>
                <w:top w:val="none" w:sz="0" w:space="0" w:color="auto"/>
                <w:left w:val="none" w:sz="0" w:space="0" w:color="auto"/>
                <w:bottom w:val="none" w:sz="0" w:space="0" w:color="auto"/>
                <w:right w:val="none" w:sz="0" w:space="0" w:color="auto"/>
              </w:divBdr>
              <w:divsChild>
                <w:div w:id="93327306">
                  <w:marLeft w:val="0"/>
                  <w:marRight w:val="0"/>
                  <w:marTop w:val="0"/>
                  <w:marBottom w:val="0"/>
                  <w:divBdr>
                    <w:top w:val="none" w:sz="0" w:space="0" w:color="auto"/>
                    <w:left w:val="none" w:sz="0" w:space="0" w:color="auto"/>
                    <w:bottom w:val="none" w:sz="0" w:space="0" w:color="auto"/>
                    <w:right w:val="none" w:sz="0" w:space="0" w:color="auto"/>
                  </w:divBdr>
                </w:div>
                <w:div w:id="4159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145240">
      <w:bodyDiv w:val="1"/>
      <w:marLeft w:val="0"/>
      <w:marRight w:val="0"/>
      <w:marTop w:val="0"/>
      <w:marBottom w:val="0"/>
      <w:divBdr>
        <w:top w:val="none" w:sz="0" w:space="0" w:color="auto"/>
        <w:left w:val="none" w:sz="0" w:space="0" w:color="auto"/>
        <w:bottom w:val="none" w:sz="0" w:space="0" w:color="auto"/>
        <w:right w:val="none" w:sz="0" w:space="0" w:color="auto"/>
      </w:divBdr>
    </w:div>
    <w:div w:id="759907745">
      <w:bodyDiv w:val="1"/>
      <w:marLeft w:val="0"/>
      <w:marRight w:val="0"/>
      <w:marTop w:val="0"/>
      <w:marBottom w:val="0"/>
      <w:divBdr>
        <w:top w:val="none" w:sz="0" w:space="0" w:color="auto"/>
        <w:left w:val="none" w:sz="0" w:space="0" w:color="auto"/>
        <w:bottom w:val="none" w:sz="0" w:space="0" w:color="auto"/>
        <w:right w:val="none" w:sz="0" w:space="0" w:color="auto"/>
      </w:divBdr>
    </w:div>
    <w:div w:id="780296683">
      <w:bodyDiv w:val="1"/>
      <w:marLeft w:val="0"/>
      <w:marRight w:val="0"/>
      <w:marTop w:val="0"/>
      <w:marBottom w:val="0"/>
      <w:divBdr>
        <w:top w:val="none" w:sz="0" w:space="0" w:color="auto"/>
        <w:left w:val="none" w:sz="0" w:space="0" w:color="auto"/>
        <w:bottom w:val="none" w:sz="0" w:space="0" w:color="auto"/>
        <w:right w:val="none" w:sz="0" w:space="0" w:color="auto"/>
      </w:divBdr>
      <w:divsChild>
        <w:div w:id="2047213963">
          <w:marLeft w:val="0"/>
          <w:marRight w:val="0"/>
          <w:marTop w:val="0"/>
          <w:marBottom w:val="0"/>
          <w:divBdr>
            <w:top w:val="none" w:sz="0" w:space="0" w:color="auto"/>
            <w:left w:val="none" w:sz="0" w:space="0" w:color="auto"/>
            <w:bottom w:val="none" w:sz="0" w:space="0" w:color="auto"/>
            <w:right w:val="none" w:sz="0" w:space="0" w:color="auto"/>
          </w:divBdr>
          <w:divsChild>
            <w:div w:id="204562368">
              <w:marLeft w:val="0"/>
              <w:marRight w:val="0"/>
              <w:marTop w:val="0"/>
              <w:marBottom w:val="0"/>
              <w:divBdr>
                <w:top w:val="none" w:sz="0" w:space="0" w:color="auto"/>
                <w:left w:val="none" w:sz="0" w:space="0" w:color="auto"/>
                <w:bottom w:val="none" w:sz="0" w:space="0" w:color="auto"/>
                <w:right w:val="none" w:sz="0" w:space="0" w:color="auto"/>
              </w:divBdr>
              <w:divsChild>
                <w:div w:id="1113937149">
                  <w:marLeft w:val="0"/>
                  <w:marRight w:val="0"/>
                  <w:marTop w:val="0"/>
                  <w:marBottom w:val="0"/>
                  <w:divBdr>
                    <w:top w:val="none" w:sz="0" w:space="0" w:color="auto"/>
                    <w:left w:val="none" w:sz="0" w:space="0" w:color="auto"/>
                    <w:bottom w:val="none" w:sz="0" w:space="0" w:color="auto"/>
                    <w:right w:val="none" w:sz="0" w:space="0" w:color="auto"/>
                  </w:divBdr>
                  <w:divsChild>
                    <w:div w:id="1622151431">
                      <w:marLeft w:val="0"/>
                      <w:marRight w:val="0"/>
                      <w:marTop w:val="0"/>
                      <w:marBottom w:val="0"/>
                      <w:divBdr>
                        <w:top w:val="none" w:sz="0" w:space="0" w:color="auto"/>
                        <w:left w:val="none" w:sz="0" w:space="0" w:color="auto"/>
                        <w:bottom w:val="none" w:sz="0" w:space="0" w:color="auto"/>
                        <w:right w:val="none" w:sz="0" w:space="0" w:color="auto"/>
                      </w:divBdr>
                      <w:divsChild>
                        <w:div w:id="1662998466">
                          <w:marLeft w:val="0"/>
                          <w:marRight w:val="0"/>
                          <w:marTop w:val="0"/>
                          <w:marBottom w:val="0"/>
                          <w:divBdr>
                            <w:top w:val="single" w:sz="6" w:space="0" w:color="003300"/>
                            <w:left w:val="single" w:sz="6" w:space="0" w:color="003300"/>
                            <w:bottom w:val="single" w:sz="6" w:space="0" w:color="003300"/>
                            <w:right w:val="single" w:sz="6" w:space="0" w:color="003300"/>
                          </w:divBdr>
                          <w:divsChild>
                            <w:div w:id="17865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703604">
      <w:bodyDiv w:val="1"/>
      <w:marLeft w:val="0"/>
      <w:marRight w:val="315"/>
      <w:marTop w:val="0"/>
      <w:marBottom w:val="0"/>
      <w:divBdr>
        <w:top w:val="none" w:sz="0" w:space="0" w:color="auto"/>
        <w:left w:val="none" w:sz="0" w:space="0" w:color="auto"/>
        <w:bottom w:val="none" w:sz="0" w:space="0" w:color="auto"/>
        <w:right w:val="none" w:sz="0" w:space="0" w:color="auto"/>
      </w:divBdr>
      <w:divsChild>
        <w:div w:id="1076899521">
          <w:marLeft w:val="0"/>
          <w:marRight w:val="0"/>
          <w:marTop w:val="0"/>
          <w:marBottom w:val="0"/>
          <w:divBdr>
            <w:top w:val="none" w:sz="0" w:space="0" w:color="auto"/>
            <w:left w:val="none" w:sz="0" w:space="0" w:color="auto"/>
            <w:bottom w:val="none" w:sz="0" w:space="0" w:color="auto"/>
            <w:right w:val="none" w:sz="0" w:space="0" w:color="auto"/>
          </w:divBdr>
          <w:divsChild>
            <w:div w:id="836961452">
              <w:marLeft w:val="0"/>
              <w:marRight w:val="0"/>
              <w:marTop w:val="0"/>
              <w:marBottom w:val="0"/>
              <w:divBdr>
                <w:top w:val="none" w:sz="0" w:space="0" w:color="auto"/>
                <w:left w:val="none" w:sz="0" w:space="0" w:color="auto"/>
                <w:bottom w:val="none" w:sz="0" w:space="0" w:color="auto"/>
                <w:right w:val="none" w:sz="0" w:space="0" w:color="auto"/>
              </w:divBdr>
              <w:divsChild>
                <w:div w:id="41680934">
                  <w:marLeft w:val="0"/>
                  <w:marRight w:val="0"/>
                  <w:marTop w:val="0"/>
                  <w:marBottom w:val="0"/>
                  <w:divBdr>
                    <w:top w:val="none" w:sz="0" w:space="0" w:color="auto"/>
                    <w:left w:val="none" w:sz="0" w:space="0" w:color="auto"/>
                    <w:bottom w:val="none" w:sz="0" w:space="0" w:color="auto"/>
                    <w:right w:val="none" w:sz="0" w:space="0" w:color="auto"/>
                  </w:divBdr>
                </w:div>
                <w:div w:id="853225493">
                  <w:marLeft w:val="0"/>
                  <w:marRight w:val="0"/>
                  <w:marTop w:val="0"/>
                  <w:marBottom w:val="0"/>
                  <w:divBdr>
                    <w:top w:val="none" w:sz="0" w:space="0" w:color="auto"/>
                    <w:left w:val="none" w:sz="0" w:space="0" w:color="auto"/>
                    <w:bottom w:val="none" w:sz="0" w:space="0" w:color="auto"/>
                    <w:right w:val="none" w:sz="0" w:space="0" w:color="auto"/>
                  </w:divBdr>
                </w:div>
                <w:div w:id="1966693396">
                  <w:marLeft w:val="0"/>
                  <w:marRight w:val="0"/>
                  <w:marTop w:val="0"/>
                  <w:marBottom w:val="0"/>
                  <w:divBdr>
                    <w:top w:val="none" w:sz="0" w:space="0" w:color="auto"/>
                    <w:left w:val="none" w:sz="0" w:space="0" w:color="auto"/>
                    <w:bottom w:val="none" w:sz="0" w:space="0" w:color="auto"/>
                    <w:right w:val="none" w:sz="0" w:space="0" w:color="auto"/>
                  </w:divBdr>
                </w:div>
                <w:div w:id="201302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053427">
      <w:bodyDiv w:val="1"/>
      <w:marLeft w:val="0"/>
      <w:marRight w:val="315"/>
      <w:marTop w:val="0"/>
      <w:marBottom w:val="0"/>
      <w:divBdr>
        <w:top w:val="none" w:sz="0" w:space="0" w:color="auto"/>
        <w:left w:val="none" w:sz="0" w:space="0" w:color="auto"/>
        <w:bottom w:val="none" w:sz="0" w:space="0" w:color="auto"/>
        <w:right w:val="none" w:sz="0" w:space="0" w:color="auto"/>
      </w:divBdr>
      <w:divsChild>
        <w:div w:id="1227952929">
          <w:marLeft w:val="0"/>
          <w:marRight w:val="0"/>
          <w:marTop w:val="0"/>
          <w:marBottom w:val="0"/>
          <w:divBdr>
            <w:top w:val="none" w:sz="0" w:space="0" w:color="auto"/>
            <w:left w:val="none" w:sz="0" w:space="0" w:color="auto"/>
            <w:bottom w:val="none" w:sz="0" w:space="0" w:color="auto"/>
            <w:right w:val="none" w:sz="0" w:space="0" w:color="auto"/>
          </w:divBdr>
          <w:divsChild>
            <w:div w:id="2100132129">
              <w:marLeft w:val="0"/>
              <w:marRight w:val="0"/>
              <w:marTop w:val="0"/>
              <w:marBottom w:val="0"/>
              <w:divBdr>
                <w:top w:val="none" w:sz="0" w:space="0" w:color="auto"/>
                <w:left w:val="none" w:sz="0" w:space="0" w:color="auto"/>
                <w:bottom w:val="none" w:sz="0" w:space="0" w:color="auto"/>
                <w:right w:val="none" w:sz="0" w:space="0" w:color="auto"/>
              </w:divBdr>
              <w:divsChild>
                <w:div w:id="2901558">
                  <w:marLeft w:val="0"/>
                  <w:marRight w:val="0"/>
                  <w:marTop w:val="0"/>
                  <w:marBottom w:val="0"/>
                  <w:divBdr>
                    <w:top w:val="none" w:sz="0" w:space="0" w:color="auto"/>
                    <w:left w:val="none" w:sz="0" w:space="0" w:color="auto"/>
                    <w:bottom w:val="none" w:sz="0" w:space="0" w:color="auto"/>
                    <w:right w:val="none" w:sz="0" w:space="0" w:color="auto"/>
                  </w:divBdr>
                </w:div>
                <w:div w:id="500856990">
                  <w:marLeft w:val="0"/>
                  <w:marRight w:val="0"/>
                  <w:marTop w:val="0"/>
                  <w:marBottom w:val="0"/>
                  <w:divBdr>
                    <w:top w:val="none" w:sz="0" w:space="0" w:color="auto"/>
                    <w:left w:val="none" w:sz="0" w:space="0" w:color="auto"/>
                    <w:bottom w:val="none" w:sz="0" w:space="0" w:color="auto"/>
                    <w:right w:val="none" w:sz="0" w:space="0" w:color="auto"/>
                  </w:divBdr>
                </w:div>
                <w:div w:id="169877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767861">
      <w:bodyDiv w:val="1"/>
      <w:marLeft w:val="0"/>
      <w:marRight w:val="0"/>
      <w:marTop w:val="0"/>
      <w:marBottom w:val="0"/>
      <w:divBdr>
        <w:top w:val="none" w:sz="0" w:space="0" w:color="auto"/>
        <w:left w:val="none" w:sz="0" w:space="0" w:color="auto"/>
        <w:bottom w:val="none" w:sz="0" w:space="0" w:color="auto"/>
        <w:right w:val="none" w:sz="0" w:space="0" w:color="auto"/>
      </w:divBdr>
    </w:div>
    <w:div w:id="819542733">
      <w:bodyDiv w:val="1"/>
      <w:marLeft w:val="0"/>
      <w:marRight w:val="0"/>
      <w:marTop w:val="0"/>
      <w:marBottom w:val="0"/>
      <w:divBdr>
        <w:top w:val="none" w:sz="0" w:space="0" w:color="auto"/>
        <w:left w:val="none" w:sz="0" w:space="0" w:color="auto"/>
        <w:bottom w:val="none" w:sz="0" w:space="0" w:color="auto"/>
        <w:right w:val="none" w:sz="0" w:space="0" w:color="auto"/>
      </w:divBdr>
    </w:div>
    <w:div w:id="852453925">
      <w:bodyDiv w:val="1"/>
      <w:marLeft w:val="0"/>
      <w:marRight w:val="0"/>
      <w:marTop w:val="0"/>
      <w:marBottom w:val="0"/>
      <w:divBdr>
        <w:top w:val="none" w:sz="0" w:space="0" w:color="auto"/>
        <w:left w:val="none" w:sz="0" w:space="0" w:color="auto"/>
        <w:bottom w:val="none" w:sz="0" w:space="0" w:color="auto"/>
        <w:right w:val="none" w:sz="0" w:space="0" w:color="auto"/>
      </w:divBdr>
    </w:div>
    <w:div w:id="859129582">
      <w:bodyDiv w:val="1"/>
      <w:marLeft w:val="0"/>
      <w:marRight w:val="0"/>
      <w:marTop w:val="0"/>
      <w:marBottom w:val="0"/>
      <w:divBdr>
        <w:top w:val="none" w:sz="0" w:space="0" w:color="auto"/>
        <w:left w:val="none" w:sz="0" w:space="0" w:color="auto"/>
        <w:bottom w:val="none" w:sz="0" w:space="0" w:color="auto"/>
        <w:right w:val="none" w:sz="0" w:space="0" w:color="auto"/>
      </w:divBdr>
    </w:div>
    <w:div w:id="885022864">
      <w:bodyDiv w:val="1"/>
      <w:marLeft w:val="0"/>
      <w:marRight w:val="0"/>
      <w:marTop w:val="0"/>
      <w:marBottom w:val="0"/>
      <w:divBdr>
        <w:top w:val="none" w:sz="0" w:space="0" w:color="auto"/>
        <w:left w:val="none" w:sz="0" w:space="0" w:color="auto"/>
        <w:bottom w:val="none" w:sz="0" w:space="0" w:color="auto"/>
        <w:right w:val="none" w:sz="0" w:space="0" w:color="auto"/>
      </w:divBdr>
    </w:div>
    <w:div w:id="885337583">
      <w:bodyDiv w:val="1"/>
      <w:marLeft w:val="0"/>
      <w:marRight w:val="0"/>
      <w:marTop w:val="0"/>
      <w:marBottom w:val="0"/>
      <w:divBdr>
        <w:top w:val="none" w:sz="0" w:space="0" w:color="auto"/>
        <w:left w:val="none" w:sz="0" w:space="0" w:color="auto"/>
        <w:bottom w:val="none" w:sz="0" w:space="0" w:color="auto"/>
        <w:right w:val="none" w:sz="0" w:space="0" w:color="auto"/>
      </w:divBdr>
    </w:div>
    <w:div w:id="914512562">
      <w:bodyDiv w:val="1"/>
      <w:marLeft w:val="0"/>
      <w:marRight w:val="315"/>
      <w:marTop w:val="0"/>
      <w:marBottom w:val="0"/>
      <w:divBdr>
        <w:top w:val="none" w:sz="0" w:space="0" w:color="auto"/>
        <w:left w:val="none" w:sz="0" w:space="0" w:color="auto"/>
        <w:bottom w:val="none" w:sz="0" w:space="0" w:color="auto"/>
        <w:right w:val="none" w:sz="0" w:space="0" w:color="auto"/>
      </w:divBdr>
      <w:divsChild>
        <w:div w:id="2135052849">
          <w:marLeft w:val="0"/>
          <w:marRight w:val="0"/>
          <w:marTop w:val="0"/>
          <w:marBottom w:val="0"/>
          <w:divBdr>
            <w:top w:val="none" w:sz="0" w:space="0" w:color="auto"/>
            <w:left w:val="none" w:sz="0" w:space="0" w:color="auto"/>
            <w:bottom w:val="none" w:sz="0" w:space="0" w:color="auto"/>
            <w:right w:val="none" w:sz="0" w:space="0" w:color="auto"/>
          </w:divBdr>
          <w:divsChild>
            <w:div w:id="55018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6545">
      <w:bodyDiv w:val="1"/>
      <w:marLeft w:val="0"/>
      <w:marRight w:val="0"/>
      <w:marTop w:val="0"/>
      <w:marBottom w:val="0"/>
      <w:divBdr>
        <w:top w:val="none" w:sz="0" w:space="0" w:color="auto"/>
        <w:left w:val="none" w:sz="0" w:space="0" w:color="auto"/>
        <w:bottom w:val="none" w:sz="0" w:space="0" w:color="auto"/>
        <w:right w:val="none" w:sz="0" w:space="0" w:color="auto"/>
      </w:divBdr>
    </w:div>
    <w:div w:id="981151466">
      <w:bodyDiv w:val="1"/>
      <w:marLeft w:val="0"/>
      <w:marRight w:val="315"/>
      <w:marTop w:val="0"/>
      <w:marBottom w:val="0"/>
      <w:divBdr>
        <w:top w:val="none" w:sz="0" w:space="0" w:color="auto"/>
        <w:left w:val="none" w:sz="0" w:space="0" w:color="auto"/>
        <w:bottom w:val="none" w:sz="0" w:space="0" w:color="auto"/>
        <w:right w:val="none" w:sz="0" w:space="0" w:color="auto"/>
      </w:divBdr>
      <w:divsChild>
        <w:div w:id="161971537">
          <w:marLeft w:val="0"/>
          <w:marRight w:val="0"/>
          <w:marTop w:val="0"/>
          <w:marBottom w:val="0"/>
          <w:divBdr>
            <w:top w:val="none" w:sz="0" w:space="0" w:color="auto"/>
            <w:left w:val="none" w:sz="0" w:space="0" w:color="auto"/>
            <w:bottom w:val="none" w:sz="0" w:space="0" w:color="auto"/>
            <w:right w:val="none" w:sz="0" w:space="0" w:color="auto"/>
          </w:divBdr>
          <w:divsChild>
            <w:div w:id="1873565936">
              <w:marLeft w:val="0"/>
              <w:marRight w:val="0"/>
              <w:marTop w:val="0"/>
              <w:marBottom w:val="0"/>
              <w:divBdr>
                <w:top w:val="none" w:sz="0" w:space="0" w:color="auto"/>
                <w:left w:val="none" w:sz="0" w:space="0" w:color="auto"/>
                <w:bottom w:val="none" w:sz="0" w:space="0" w:color="auto"/>
                <w:right w:val="none" w:sz="0" w:space="0" w:color="auto"/>
              </w:divBdr>
              <w:divsChild>
                <w:div w:id="141121605">
                  <w:marLeft w:val="0"/>
                  <w:marRight w:val="0"/>
                  <w:marTop w:val="0"/>
                  <w:marBottom w:val="0"/>
                  <w:divBdr>
                    <w:top w:val="none" w:sz="0" w:space="0" w:color="auto"/>
                    <w:left w:val="none" w:sz="0" w:space="0" w:color="auto"/>
                    <w:bottom w:val="none" w:sz="0" w:space="0" w:color="auto"/>
                    <w:right w:val="none" w:sz="0" w:space="0" w:color="auto"/>
                  </w:divBdr>
                </w:div>
                <w:div w:id="1512185060">
                  <w:marLeft w:val="0"/>
                  <w:marRight w:val="0"/>
                  <w:marTop w:val="0"/>
                  <w:marBottom w:val="0"/>
                  <w:divBdr>
                    <w:top w:val="none" w:sz="0" w:space="0" w:color="auto"/>
                    <w:left w:val="none" w:sz="0" w:space="0" w:color="auto"/>
                    <w:bottom w:val="none" w:sz="0" w:space="0" w:color="auto"/>
                    <w:right w:val="none" w:sz="0" w:space="0" w:color="auto"/>
                  </w:divBdr>
                </w:div>
                <w:div w:id="160171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26576">
      <w:bodyDiv w:val="1"/>
      <w:marLeft w:val="0"/>
      <w:marRight w:val="0"/>
      <w:marTop w:val="0"/>
      <w:marBottom w:val="0"/>
      <w:divBdr>
        <w:top w:val="none" w:sz="0" w:space="0" w:color="auto"/>
        <w:left w:val="none" w:sz="0" w:space="0" w:color="auto"/>
        <w:bottom w:val="none" w:sz="0" w:space="0" w:color="auto"/>
        <w:right w:val="none" w:sz="0" w:space="0" w:color="auto"/>
      </w:divBdr>
    </w:div>
    <w:div w:id="1020618152">
      <w:bodyDiv w:val="1"/>
      <w:marLeft w:val="0"/>
      <w:marRight w:val="0"/>
      <w:marTop w:val="0"/>
      <w:marBottom w:val="0"/>
      <w:divBdr>
        <w:top w:val="none" w:sz="0" w:space="0" w:color="auto"/>
        <w:left w:val="none" w:sz="0" w:space="0" w:color="auto"/>
        <w:bottom w:val="none" w:sz="0" w:space="0" w:color="auto"/>
        <w:right w:val="none" w:sz="0" w:space="0" w:color="auto"/>
      </w:divBdr>
    </w:div>
    <w:div w:id="1030304727">
      <w:bodyDiv w:val="1"/>
      <w:marLeft w:val="0"/>
      <w:marRight w:val="0"/>
      <w:marTop w:val="0"/>
      <w:marBottom w:val="0"/>
      <w:divBdr>
        <w:top w:val="none" w:sz="0" w:space="0" w:color="auto"/>
        <w:left w:val="none" w:sz="0" w:space="0" w:color="auto"/>
        <w:bottom w:val="none" w:sz="0" w:space="0" w:color="auto"/>
        <w:right w:val="none" w:sz="0" w:space="0" w:color="auto"/>
      </w:divBdr>
    </w:div>
    <w:div w:id="1042680138">
      <w:bodyDiv w:val="1"/>
      <w:marLeft w:val="0"/>
      <w:marRight w:val="0"/>
      <w:marTop w:val="0"/>
      <w:marBottom w:val="0"/>
      <w:divBdr>
        <w:top w:val="none" w:sz="0" w:space="0" w:color="auto"/>
        <w:left w:val="none" w:sz="0" w:space="0" w:color="auto"/>
        <w:bottom w:val="none" w:sz="0" w:space="0" w:color="auto"/>
        <w:right w:val="none" w:sz="0" w:space="0" w:color="auto"/>
      </w:divBdr>
    </w:div>
    <w:div w:id="1091272109">
      <w:bodyDiv w:val="1"/>
      <w:marLeft w:val="0"/>
      <w:marRight w:val="0"/>
      <w:marTop w:val="0"/>
      <w:marBottom w:val="0"/>
      <w:divBdr>
        <w:top w:val="none" w:sz="0" w:space="0" w:color="auto"/>
        <w:left w:val="none" w:sz="0" w:space="0" w:color="auto"/>
        <w:bottom w:val="none" w:sz="0" w:space="0" w:color="auto"/>
        <w:right w:val="none" w:sz="0" w:space="0" w:color="auto"/>
      </w:divBdr>
    </w:div>
    <w:div w:id="1119641312">
      <w:bodyDiv w:val="1"/>
      <w:marLeft w:val="0"/>
      <w:marRight w:val="0"/>
      <w:marTop w:val="0"/>
      <w:marBottom w:val="0"/>
      <w:divBdr>
        <w:top w:val="none" w:sz="0" w:space="0" w:color="auto"/>
        <w:left w:val="none" w:sz="0" w:space="0" w:color="auto"/>
        <w:bottom w:val="none" w:sz="0" w:space="0" w:color="auto"/>
        <w:right w:val="none" w:sz="0" w:space="0" w:color="auto"/>
      </w:divBdr>
    </w:div>
    <w:div w:id="1163159179">
      <w:bodyDiv w:val="1"/>
      <w:marLeft w:val="0"/>
      <w:marRight w:val="0"/>
      <w:marTop w:val="0"/>
      <w:marBottom w:val="0"/>
      <w:divBdr>
        <w:top w:val="none" w:sz="0" w:space="0" w:color="auto"/>
        <w:left w:val="none" w:sz="0" w:space="0" w:color="auto"/>
        <w:bottom w:val="none" w:sz="0" w:space="0" w:color="auto"/>
        <w:right w:val="none" w:sz="0" w:space="0" w:color="auto"/>
      </w:divBdr>
    </w:div>
    <w:div w:id="1192720516">
      <w:bodyDiv w:val="1"/>
      <w:marLeft w:val="0"/>
      <w:marRight w:val="0"/>
      <w:marTop w:val="0"/>
      <w:marBottom w:val="0"/>
      <w:divBdr>
        <w:top w:val="none" w:sz="0" w:space="0" w:color="auto"/>
        <w:left w:val="none" w:sz="0" w:space="0" w:color="auto"/>
        <w:bottom w:val="none" w:sz="0" w:space="0" w:color="auto"/>
        <w:right w:val="none" w:sz="0" w:space="0" w:color="auto"/>
      </w:divBdr>
    </w:div>
    <w:div w:id="1198933956">
      <w:bodyDiv w:val="1"/>
      <w:marLeft w:val="0"/>
      <w:marRight w:val="0"/>
      <w:marTop w:val="0"/>
      <w:marBottom w:val="0"/>
      <w:divBdr>
        <w:top w:val="none" w:sz="0" w:space="0" w:color="auto"/>
        <w:left w:val="none" w:sz="0" w:space="0" w:color="auto"/>
        <w:bottom w:val="none" w:sz="0" w:space="0" w:color="auto"/>
        <w:right w:val="none" w:sz="0" w:space="0" w:color="auto"/>
      </w:divBdr>
    </w:div>
    <w:div w:id="1202740213">
      <w:bodyDiv w:val="1"/>
      <w:marLeft w:val="0"/>
      <w:marRight w:val="0"/>
      <w:marTop w:val="0"/>
      <w:marBottom w:val="0"/>
      <w:divBdr>
        <w:top w:val="none" w:sz="0" w:space="0" w:color="auto"/>
        <w:left w:val="none" w:sz="0" w:space="0" w:color="auto"/>
        <w:bottom w:val="none" w:sz="0" w:space="0" w:color="auto"/>
        <w:right w:val="none" w:sz="0" w:space="0" w:color="auto"/>
      </w:divBdr>
    </w:div>
    <w:div w:id="1232305902">
      <w:bodyDiv w:val="1"/>
      <w:marLeft w:val="0"/>
      <w:marRight w:val="0"/>
      <w:marTop w:val="0"/>
      <w:marBottom w:val="0"/>
      <w:divBdr>
        <w:top w:val="none" w:sz="0" w:space="0" w:color="auto"/>
        <w:left w:val="none" w:sz="0" w:space="0" w:color="auto"/>
        <w:bottom w:val="none" w:sz="0" w:space="0" w:color="auto"/>
        <w:right w:val="none" w:sz="0" w:space="0" w:color="auto"/>
      </w:divBdr>
    </w:div>
    <w:div w:id="1237205708">
      <w:bodyDiv w:val="1"/>
      <w:marLeft w:val="0"/>
      <w:marRight w:val="0"/>
      <w:marTop w:val="0"/>
      <w:marBottom w:val="0"/>
      <w:divBdr>
        <w:top w:val="none" w:sz="0" w:space="0" w:color="auto"/>
        <w:left w:val="none" w:sz="0" w:space="0" w:color="auto"/>
        <w:bottom w:val="none" w:sz="0" w:space="0" w:color="auto"/>
        <w:right w:val="none" w:sz="0" w:space="0" w:color="auto"/>
      </w:divBdr>
    </w:div>
    <w:div w:id="1242524753">
      <w:bodyDiv w:val="1"/>
      <w:marLeft w:val="0"/>
      <w:marRight w:val="0"/>
      <w:marTop w:val="0"/>
      <w:marBottom w:val="0"/>
      <w:divBdr>
        <w:top w:val="none" w:sz="0" w:space="0" w:color="auto"/>
        <w:left w:val="none" w:sz="0" w:space="0" w:color="auto"/>
        <w:bottom w:val="none" w:sz="0" w:space="0" w:color="auto"/>
        <w:right w:val="none" w:sz="0" w:space="0" w:color="auto"/>
      </w:divBdr>
    </w:div>
    <w:div w:id="1248154659">
      <w:bodyDiv w:val="1"/>
      <w:marLeft w:val="0"/>
      <w:marRight w:val="0"/>
      <w:marTop w:val="0"/>
      <w:marBottom w:val="0"/>
      <w:divBdr>
        <w:top w:val="none" w:sz="0" w:space="0" w:color="auto"/>
        <w:left w:val="none" w:sz="0" w:space="0" w:color="auto"/>
        <w:bottom w:val="none" w:sz="0" w:space="0" w:color="auto"/>
        <w:right w:val="none" w:sz="0" w:space="0" w:color="auto"/>
      </w:divBdr>
    </w:div>
    <w:div w:id="1251233051">
      <w:bodyDiv w:val="1"/>
      <w:marLeft w:val="0"/>
      <w:marRight w:val="315"/>
      <w:marTop w:val="0"/>
      <w:marBottom w:val="0"/>
      <w:divBdr>
        <w:top w:val="none" w:sz="0" w:space="0" w:color="auto"/>
        <w:left w:val="none" w:sz="0" w:space="0" w:color="auto"/>
        <w:bottom w:val="none" w:sz="0" w:space="0" w:color="auto"/>
        <w:right w:val="none" w:sz="0" w:space="0" w:color="auto"/>
      </w:divBdr>
      <w:divsChild>
        <w:div w:id="926425746">
          <w:marLeft w:val="0"/>
          <w:marRight w:val="0"/>
          <w:marTop w:val="0"/>
          <w:marBottom w:val="0"/>
          <w:divBdr>
            <w:top w:val="none" w:sz="0" w:space="0" w:color="auto"/>
            <w:left w:val="none" w:sz="0" w:space="0" w:color="auto"/>
            <w:bottom w:val="none" w:sz="0" w:space="0" w:color="auto"/>
            <w:right w:val="none" w:sz="0" w:space="0" w:color="auto"/>
          </w:divBdr>
          <w:divsChild>
            <w:div w:id="53354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7490">
      <w:bodyDiv w:val="1"/>
      <w:marLeft w:val="0"/>
      <w:marRight w:val="0"/>
      <w:marTop w:val="0"/>
      <w:marBottom w:val="0"/>
      <w:divBdr>
        <w:top w:val="none" w:sz="0" w:space="0" w:color="auto"/>
        <w:left w:val="none" w:sz="0" w:space="0" w:color="auto"/>
        <w:bottom w:val="none" w:sz="0" w:space="0" w:color="auto"/>
        <w:right w:val="none" w:sz="0" w:space="0" w:color="auto"/>
      </w:divBdr>
    </w:div>
    <w:div w:id="1381132491">
      <w:bodyDiv w:val="1"/>
      <w:marLeft w:val="0"/>
      <w:marRight w:val="0"/>
      <w:marTop w:val="0"/>
      <w:marBottom w:val="0"/>
      <w:divBdr>
        <w:top w:val="none" w:sz="0" w:space="0" w:color="auto"/>
        <w:left w:val="none" w:sz="0" w:space="0" w:color="auto"/>
        <w:bottom w:val="none" w:sz="0" w:space="0" w:color="auto"/>
        <w:right w:val="none" w:sz="0" w:space="0" w:color="auto"/>
      </w:divBdr>
    </w:div>
    <w:div w:id="1411542055">
      <w:bodyDiv w:val="1"/>
      <w:marLeft w:val="0"/>
      <w:marRight w:val="0"/>
      <w:marTop w:val="0"/>
      <w:marBottom w:val="0"/>
      <w:divBdr>
        <w:top w:val="none" w:sz="0" w:space="0" w:color="auto"/>
        <w:left w:val="none" w:sz="0" w:space="0" w:color="auto"/>
        <w:bottom w:val="none" w:sz="0" w:space="0" w:color="auto"/>
        <w:right w:val="none" w:sz="0" w:space="0" w:color="auto"/>
      </w:divBdr>
    </w:div>
    <w:div w:id="1458912349">
      <w:bodyDiv w:val="1"/>
      <w:marLeft w:val="0"/>
      <w:marRight w:val="315"/>
      <w:marTop w:val="0"/>
      <w:marBottom w:val="0"/>
      <w:divBdr>
        <w:top w:val="none" w:sz="0" w:space="0" w:color="auto"/>
        <w:left w:val="none" w:sz="0" w:space="0" w:color="auto"/>
        <w:bottom w:val="none" w:sz="0" w:space="0" w:color="auto"/>
        <w:right w:val="none" w:sz="0" w:space="0" w:color="auto"/>
      </w:divBdr>
      <w:divsChild>
        <w:div w:id="132021436">
          <w:marLeft w:val="0"/>
          <w:marRight w:val="0"/>
          <w:marTop w:val="0"/>
          <w:marBottom w:val="0"/>
          <w:divBdr>
            <w:top w:val="none" w:sz="0" w:space="0" w:color="auto"/>
            <w:left w:val="none" w:sz="0" w:space="0" w:color="auto"/>
            <w:bottom w:val="none" w:sz="0" w:space="0" w:color="auto"/>
            <w:right w:val="none" w:sz="0" w:space="0" w:color="auto"/>
          </w:divBdr>
          <w:divsChild>
            <w:div w:id="80963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771284">
      <w:bodyDiv w:val="1"/>
      <w:marLeft w:val="0"/>
      <w:marRight w:val="0"/>
      <w:marTop w:val="0"/>
      <w:marBottom w:val="0"/>
      <w:divBdr>
        <w:top w:val="none" w:sz="0" w:space="0" w:color="auto"/>
        <w:left w:val="none" w:sz="0" w:space="0" w:color="auto"/>
        <w:bottom w:val="none" w:sz="0" w:space="0" w:color="auto"/>
        <w:right w:val="none" w:sz="0" w:space="0" w:color="auto"/>
      </w:divBdr>
    </w:div>
    <w:div w:id="1468746442">
      <w:bodyDiv w:val="1"/>
      <w:marLeft w:val="0"/>
      <w:marRight w:val="0"/>
      <w:marTop w:val="0"/>
      <w:marBottom w:val="0"/>
      <w:divBdr>
        <w:top w:val="none" w:sz="0" w:space="0" w:color="auto"/>
        <w:left w:val="none" w:sz="0" w:space="0" w:color="auto"/>
        <w:bottom w:val="none" w:sz="0" w:space="0" w:color="auto"/>
        <w:right w:val="none" w:sz="0" w:space="0" w:color="auto"/>
      </w:divBdr>
    </w:div>
    <w:div w:id="1503357156">
      <w:bodyDiv w:val="1"/>
      <w:marLeft w:val="0"/>
      <w:marRight w:val="0"/>
      <w:marTop w:val="0"/>
      <w:marBottom w:val="0"/>
      <w:divBdr>
        <w:top w:val="none" w:sz="0" w:space="0" w:color="auto"/>
        <w:left w:val="none" w:sz="0" w:space="0" w:color="auto"/>
        <w:bottom w:val="none" w:sz="0" w:space="0" w:color="auto"/>
        <w:right w:val="none" w:sz="0" w:space="0" w:color="auto"/>
      </w:divBdr>
    </w:div>
    <w:div w:id="1503619184">
      <w:bodyDiv w:val="1"/>
      <w:marLeft w:val="0"/>
      <w:marRight w:val="0"/>
      <w:marTop w:val="0"/>
      <w:marBottom w:val="0"/>
      <w:divBdr>
        <w:top w:val="none" w:sz="0" w:space="0" w:color="auto"/>
        <w:left w:val="none" w:sz="0" w:space="0" w:color="auto"/>
        <w:bottom w:val="none" w:sz="0" w:space="0" w:color="auto"/>
        <w:right w:val="none" w:sz="0" w:space="0" w:color="auto"/>
      </w:divBdr>
    </w:div>
    <w:div w:id="1523856966">
      <w:bodyDiv w:val="1"/>
      <w:marLeft w:val="0"/>
      <w:marRight w:val="0"/>
      <w:marTop w:val="0"/>
      <w:marBottom w:val="0"/>
      <w:divBdr>
        <w:top w:val="none" w:sz="0" w:space="0" w:color="auto"/>
        <w:left w:val="none" w:sz="0" w:space="0" w:color="auto"/>
        <w:bottom w:val="none" w:sz="0" w:space="0" w:color="auto"/>
        <w:right w:val="none" w:sz="0" w:space="0" w:color="auto"/>
      </w:divBdr>
    </w:div>
    <w:div w:id="1528759669">
      <w:bodyDiv w:val="1"/>
      <w:marLeft w:val="0"/>
      <w:marRight w:val="0"/>
      <w:marTop w:val="0"/>
      <w:marBottom w:val="0"/>
      <w:divBdr>
        <w:top w:val="none" w:sz="0" w:space="0" w:color="auto"/>
        <w:left w:val="none" w:sz="0" w:space="0" w:color="auto"/>
        <w:bottom w:val="none" w:sz="0" w:space="0" w:color="auto"/>
        <w:right w:val="none" w:sz="0" w:space="0" w:color="auto"/>
      </w:divBdr>
    </w:div>
    <w:div w:id="1532062487">
      <w:bodyDiv w:val="1"/>
      <w:marLeft w:val="0"/>
      <w:marRight w:val="0"/>
      <w:marTop w:val="0"/>
      <w:marBottom w:val="0"/>
      <w:divBdr>
        <w:top w:val="none" w:sz="0" w:space="0" w:color="auto"/>
        <w:left w:val="none" w:sz="0" w:space="0" w:color="auto"/>
        <w:bottom w:val="none" w:sz="0" w:space="0" w:color="auto"/>
        <w:right w:val="none" w:sz="0" w:space="0" w:color="auto"/>
      </w:divBdr>
    </w:div>
    <w:div w:id="1535927323">
      <w:bodyDiv w:val="1"/>
      <w:marLeft w:val="0"/>
      <w:marRight w:val="0"/>
      <w:marTop w:val="0"/>
      <w:marBottom w:val="0"/>
      <w:divBdr>
        <w:top w:val="none" w:sz="0" w:space="0" w:color="auto"/>
        <w:left w:val="none" w:sz="0" w:space="0" w:color="auto"/>
        <w:bottom w:val="none" w:sz="0" w:space="0" w:color="auto"/>
        <w:right w:val="none" w:sz="0" w:space="0" w:color="auto"/>
      </w:divBdr>
    </w:div>
    <w:div w:id="1545676921">
      <w:bodyDiv w:val="1"/>
      <w:marLeft w:val="0"/>
      <w:marRight w:val="315"/>
      <w:marTop w:val="0"/>
      <w:marBottom w:val="0"/>
      <w:divBdr>
        <w:top w:val="none" w:sz="0" w:space="0" w:color="auto"/>
        <w:left w:val="none" w:sz="0" w:space="0" w:color="auto"/>
        <w:bottom w:val="none" w:sz="0" w:space="0" w:color="auto"/>
        <w:right w:val="none" w:sz="0" w:space="0" w:color="auto"/>
      </w:divBdr>
      <w:divsChild>
        <w:div w:id="1667707940">
          <w:marLeft w:val="0"/>
          <w:marRight w:val="0"/>
          <w:marTop w:val="0"/>
          <w:marBottom w:val="0"/>
          <w:divBdr>
            <w:top w:val="none" w:sz="0" w:space="0" w:color="auto"/>
            <w:left w:val="none" w:sz="0" w:space="0" w:color="auto"/>
            <w:bottom w:val="none" w:sz="0" w:space="0" w:color="auto"/>
            <w:right w:val="none" w:sz="0" w:space="0" w:color="auto"/>
          </w:divBdr>
          <w:divsChild>
            <w:div w:id="214002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54378">
      <w:bodyDiv w:val="1"/>
      <w:marLeft w:val="0"/>
      <w:marRight w:val="315"/>
      <w:marTop w:val="0"/>
      <w:marBottom w:val="0"/>
      <w:divBdr>
        <w:top w:val="none" w:sz="0" w:space="0" w:color="auto"/>
        <w:left w:val="none" w:sz="0" w:space="0" w:color="auto"/>
        <w:bottom w:val="none" w:sz="0" w:space="0" w:color="auto"/>
        <w:right w:val="none" w:sz="0" w:space="0" w:color="auto"/>
      </w:divBdr>
      <w:divsChild>
        <w:div w:id="1818492977">
          <w:marLeft w:val="0"/>
          <w:marRight w:val="0"/>
          <w:marTop w:val="0"/>
          <w:marBottom w:val="0"/>
          <w:divBdr>
            <w:top w:val="none" w:sz="0" w:space="0" w:color="auto"/>
            <w:left w:val="none" w:sz="0" w:space="0" w:color="auto"/>
            <w:bottom w:val="none" w:sz="0" w:space="0" w:color="auto"/>
            <w:right w:val="none" w:sz="0" w:space="0" w:color="auto"/>
          </w:divBdr>
          <w:divsChild>
            <w:div w:id="794518357">
              <w:marLeft w:val="0"/>
              <w:marRight w:val="0"/>
              <w:marTop w:val="0"/>
              <w:marBottom w:val="0"/>
              <w:divBdr>
                <w:top w:val="none" w:sz="0" w:space="0" w:color="auto"/>
                <w:left w:val="none" w:sz="0" w:space="0" w:color="auto"/>
                <w:bottom w:val="none" w:sz="0" w:space="0" w:color="auto"/>
                <w:right w:val="none" w:sz="0" w:space="0" w:color="auto"/>
              </w:divBdr>
              <w:divsChild>
                <w:div w:id="91901188">
                  <w:marLeft w:val="0"/>
                  <w:marRight w:val="0"/>
                  <w:marTop w:val="0"/>
                  <w:marBottom w:val="0"/>
                  <w:divBdr>
                    <w:top w:val="none" w:sz="0" w:space="0" w:color="auto"/>
                    <w:left w:val="none" w:sz="0" w:space="0" w:color="auto"/>
                    <w:bottom w:val="none" w:sz="0" w:space="0" w:color="auto"/>
                    <w:right w:val="none" w:sz="0" w:space="0" w:color="auto"/>
                  </w:divBdr>
                </w:div>
                <w:div w:id="277569474">
                  <w:marLeft w:val="0"/>
                  <w:marRight w:val="0"/>
                  <w:marTop w:val="0"/>
                  <w:marBottom w:val="0"/>
                  <w:divBdr>
                    <w:top w:val="none" w:sz="0" w:space="0" w:color="auto"/>
                    <w:left w:val="none" w:sz="0" w:space="0" w:color="auto"/>
                    <w:bottom w:val="none" w:sz="0" w:space="0" w:color="auto"/>
                    <w:right w:val="none" w:sz="0" w:space="0" w:color="auto"/>
                  </w:divBdr>
                </w:div>
                <w:div w:id="570117345">
                  <w:marLeft w:val="0"/>
                  <w:marRight w:val="0"/>
                  <w:marTop w:val="0"/>
                  <w:marBottom w:val="0"/>
                  <w:divBdr>
                    <w:top w:val="none" w:sz="0" w:space="0" w:color="auto"/>
                    <w:left w:val="none" w:sz="0" w:space="0" w:color="auto"/>
                    <w:bottom w:val="none" w:sz="0" w:space="0" w:color="auto"/>
                    <w:right w:val="none" w:sz="0" w:space="0" w:color="auto"/>
                  </w:divBdr>
                </w:div>
                <w:div w:id="656302312">
                  <w:marLeft w:val="0"/>
                  <w:marRight w:val="0"/>
                  <w:marTop w:val="0"/>
                  <w:marBottom w:val="0"/>
                  <w:divBdr>
                    <w:top w:val="none" w:sz="0" w:space="0" w:color="auto"/>
                    <w:left w:val="none" w:sz="0" w:space="0" w:color="auto"/>
                    <w:bottom w:val="none" w:sz="0" w:space="0" w:color="auto"/>
                    <w:right w:val="none" w:sz="0" w:space="0" w:color="auto"/>
                  </w:divBdr>
                </w:div>
                <w:div w:id="725643894">
                  <w:marLeft w:val="0"/>
                  <w:marRight w:val="0"/>
                  <w:marTop w:val="0"/>
                  <w:marBottom w:val="0"/>
                  <w:divBdr>
                    <w:top w:val="none" w:sz="0" w:space="0" w:color="auto"/>
                    <w:left w:val="none" w:sz="0" w:space="0" w:color="auto"/>
                    <w:bottom w:val="none" w:sz="0" w:space="0" w:color="auto"/>
                    <w:right w:val="none" w:sz="0" w:space="0" w:color="auto"/>
                  </w:divBdr>
                </w:div>
                <w:div w:id="1160778554">
                  <w:marLeft w:val="0"/>
                  <w:marRight w:val="0"/>
                  <w:marTop w:val="0"/>
                  <w:marBottom w:val="0"/>
                  <w:divBdr>
                    <w:top w:val="none" w:sz="0" w:space="0" w:color="auto"/>
                    <w:left w:val="none" w:sz="0" w:space="0" w:color="auto"/>
                    <w:bottom w:val="none" w:sz="0" w:space="0" w:color="auto"/>
                    <w:right w:val="none" w:sz="0" w:space="0" w:color="auto"/>
                  </w:divBdr>
                </w:div>
                <w:div w:id="119715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026189">
      <w:bodyDiv w:val="1"/>
      <w:marLeft w:val="0"/>
      <w:marRight w:val="315"/>
      <w:marTop w:val="0"/>
      <w:marBottom w:val="0"/>
      <w:divBdr>
        <w:top w:val="none" w:sz="0" w:space="0" w:color="auto"/>
        <w:left w:val="none" w:sz="0" w:space="0" w:color="auto"/>
        <w:bottom w:val="none" w:sz="0" w:space="0" w:color="auto"/>
        <w:right w:val="none" w:sz="0" w:space="0" w:color="auto"/>
      </w:divBdr>
      <w:divsChild>
        <w:div w:id="1303731749">
          <w:marLeft w:val="0"/>
          <w:marRight w:val="0"/>
          <w:marTop w:val="0"/>
          <w:marBottom w:val="0"/>
          <w:divBdr>
            <w:top w:val="none" w:sz="0" w:space="0" w:color="auto"/>
            <w:left w:val="none" w:sz="0" w:space="0" w:color="auto"/>
            <w:bottom w:val="none" w:sz="0" w:space="0" w:color="auto"/>
            <w:right w:val="none" w:sz="0" w:space="0" w:color="auto"/>
          </w:divBdr>
          <w:divsChild>
            <w:div w:id="279724646">
              <w:marLeft w:val="0"/>
              <w:marRight w:val="0"/>
              <w:marTop w:val="0"/>
              <w:marBottom w:val="0"/>
              <w:divBdr>
                <w:top w:val="none" w:sz="0" w:space="0" w:color="auto"/>
                <w:left w:val="none" w:sz="0" w:space="0" w:color="auto"/>
                <w:bottom w:val="none" w:sz="0" w:space="0" w:color="auto"/>
                <w:right w:val="none" w:sz="0" w:space="0" w:color="auto"/>
              </w:divBdr>
              <w:divsChild>
                <w:div w:id="589965284">
                  <w:marLeft w:val="0"/>
                  <w:marRight w:val="0"/>
                  <w:marTop w:val="0"/>
                  <w:marBottom w:val="0"/>
                  <w:divBdr>
                    <w:top w:val="none" w:sz="0" w:space="0" w:color="auto"/>
                    <w:left w:val="none" w:sz="0" w:space="0" w:color="auto"/>
                    <w:bottom w:val="none" w:sz="0" w:space="0" w:color="auto"/>
                    <w:right w:val="none" w:sz="0" w:space="0" w:color="auto"/>
                  </w:divBdr>
                </w:div>
                <w:div w:id="204748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62410">
      <w:bodyDiv w:val="1"/>
      <w:marLeft w:val="0"/>
      <w:marRight w:val="0"/>
      <w:marTop w:val="0"/>
      <w:marBottom w:val="0"/>
      <w:divBdr>
        <w:top w:val="none" w:sz="0" w:space="0" w:color="auto"/>
        <w:left w:val="none" w:sz="0" w:space="0" w:color="auto"/>
        <w:bottom w:val="none" w:sz="0" w:space="0" w:color="auto"/>
        <w:right w:val="none" w:sz="0" w:space="0" w:color="auto"/>
      </w:divBdr>
    </w:div>
    <w:div w:id="1572733918">
      <w:bodyDiv w:val="1"/>
      <w:marLeft w:val="0"/>
      <w:marRight w:val="0"/>
      <w:marTop w:val="0"/>
      <w:marBottom w:val="0"/>
      <w:divBdr>
        <w:top w:val="none" w:sz="0" w:space="0" w:color="auto"/>
        <w:left w:val="none" w:sz="0" w:space="0" w:color="auto"/>
        <w:bottom w:val="none" w:sz="0" w:space="0" w:color="auto"/>
        <w:right w:val="none" w:sz="0" w:space="0" w:color="auto"/>
      </w:divBdr>
    </w:div>
    <w:div w:id="1589922731">
      <w:bodyDiv w:val="1"/>
      <w:marLeft w:val="0"/>
      <w:marRight w:val="0"/>
      <w:marTop w:val="0"/>
      <w:marBottom w:val="0"/>
      <w:divBdr>
        <w:top w:val="none" w:sz="0" w:space="0" w:color="auto"/>
        <w:left w:val="none" w:sz="0" w:space="0" w:color="auto"/>
        <w:bottom w:val="none" w:sz="0" w:space="0" w:color="auto"/>
        <w:right w:val="none" w:sz="0" w:space="0" w:color="auto"/>
      </w:divBdr>
    </w:div>
    <w:div w:id="1609700520">
      <w:bodyDiv w:val="1"/>
      <w:marLeft w:val="0"/>
      <w:marRight w:val="0"/>
      <w:marTop w:val="0"/>
      <w:marBottom w:val="0"/>
      <w:divBdr>
        <w:top w:val="none" w:sz="0" w:space="0" w:color="auto"/>
        <w:left w:val="none" w:sz="0" w:space="0" w:color="auto"/>
        <w:bottom w:val="none" w:sz="0" w:space="0" w:color="auto"/>
        <w:right w:val="none" w:sz="0" w:space="0" w:color="auto"/>
      </w:divBdr>
    </w:div>
    <w:div w:id="1619989781">
      <w:bodyDiv w:val="1"/>
      <w:marLeft w:val="0"/>
      <w:marRight w:val="0"/>
      <w:marTop w:val="0"/>
      <w:marBottom w:val="0"/>
      <w:divBdr>
        <w:top w:val="none" w:sz="0" w:space="0" w:color="auto"/>
        <w:left w:val="none" w:sz="0" w:space="0" w:color="auto"/>
        <w:bottom w:val="none" w:sz="0" w:space="0" w:color="auto"/>
        <w:right w:val="none" w:sz="0" w:space="0" w:color="auto"/>
      </w:divBdr>
    </w:div>
    <w:div w:id="1640379155">
      <w:bodyDiv w:val="1"/>
      <w:marLeft w:val="0"/>
      <w:marRight w:val="0"/>
      <w:marTop w:val="0"/>
      <w:marBottom w:val="0"/>
      <w:divBdr>
        <w:top w:val="none" w:sz="0" w:space="0" w:color="auto"/>
        <w:left w:val="none" w:sz="0" w:space="0" w:color="auto"/>
        <w:bottom w:val="none" w:sz="0" w:space="0" w:color="auto"/>
        <w:right w:val="none" w:sz="0" w:space="0" w:color="auto"/>
      </w:divBdr>
    </w:div>
    <w:div w:id="1643735888">
      <w:bodyDiv w:val="1"/>
      <w:marLeft w:val="0"/>
      <w:marRight w:val="0"/>
      <w:marTop w:val="0"/>
      <w:marBottom w:val="0"/>
      <w:divBdr>
        <w:top w:val="none" w:sz="0" w:space="0" w:color="auto"/>
        <w:left w:val="none" w:sz="0" w:space="0" w:color="auto"/>
        <w:bottom w:val="none" w:sz="0" w:space="0" w:color="auto"/>
        <w:right w:val="none" w:sz="0" w:space="0" w:color="auto"/>
      </w:divBdr>
    </w:div>
    <w:div w:id="1649869111">
      <w:bodyDiv w:val="1"/>
      <w:marLeft w:val="0"/>
      <w:marRight w:val="315"/>
      <w:marTop w:val="0"/>
      <w:marBottom w:val="0"/>
      <w:divBdr>
        <w:top w:val="none" w:sz="0" w:space="0" w:color="auto"/>
        <w:left w:val="none" w:sz="0" w:space="0" w:color="auto"/>
        <w:bottom w:val="none" w:sz="0" w:space="0" w:color="auto"/>
        <w:right w:val="none" w:sz="0" w:space="0" w:color="auto"/>
      </w:divBdr>
      <w:divsChild>
        <w:div w:id="1538855326">
          <w:marLeft w:val="0"/>
          <w:marRight w:val="0"/>
          <w:marTop w:val="0"/>
          <w:marBottom w:val="0"/>
          <w:divBdr>
            <w:top w:val="none" w:sz="0" w:space="0" w:color="auto"/>
            <w:left w:val="none" w:sz="0" w:space="0" w:color="auto"/>
            <w:bottom w:val="none" w:sz="0" w:space="0" w:color="auto"/>
            <w:right w:val="none" w:sz="0" w:space="0" w:color="auto"/>
          </w:divBdr>
          <w:divsChild>
            <w:div w:id="128924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55743">
      <w:bodyDiv w:val="1"/>
      <w:marLeft w:val="0"/>
      <w:marRight w:val="0"/>
      <w:marTop w:val="0"/>
      <w:marBottom w:val="0"/>
      <w:divBdr>
        <w:top w:val="none" w:sz="0" w:space="0" w:color="auto"/>
        <w:left w:val="none" w:sz="0" w:space="0" w:color="auto"/>
        <w:bottom w:val="none" w:sz="0" w:space="0" w:color="auto"/>
        <w:right w:val="none" w:sz="0" w:space="0" w:color="auto"/>
      </w:divBdr>
    </w:div>
    <w:div w:id="1705786320">
      <w:bodyDiv w:val="1"/>
      <w:marLeft w:val="0"/>
      <w:marRight w:val="0"/>
      <w:marTop w:val="0"/>
      <w:marBottom w:val="0"/>
      <w:divBdr>
        <w:top w:val="none" w:sz="0" w:space="0" w:color="auto"/>
        <w:left w:val="none" w:sz="0" w:space="0" w:color="auto"/>
        <w:bottom w:val="none" w:sz="0" w:space="0" w:color="auto"/>
        <w:right w:val="none" w:sz="0" w:space="0" w:color="auto"/>
      </w:divBdr>
    </w:div>
    <w:div w:id="1706561834">
      <w:bodyDiv w:val="1"/>
      <w:marLeft w:val="0"/>
      <w:marRight w:val="315"/>
      <w:marTop w:val="0"/>
      <w:marBottom w:val="0"/>
      <w:divBdr>
        <w:top w:val="none" w:sz="0" w:space="0" w:color="auto"/>
        <w:left w:val="none" w:sz="0" w:space="0" w:color="auto"/>
        <w:bottom w:val="none" w:sz="0" w:space="0" w:color="auto"/>
        <w:right w:val="none" w:sz="0" w:space="0" w:color="auto"/>
      </w:divBdr>
      <w:divsChild>
        <w:div w:id="1968313738">
          <w:marLeft w:val="0"/>
          <w:marRight w:val="0"/>
          <w:marTop w:val="0"/>
          <w:marBottom w:val="0"/>
          <w:divBdr>
            <w:top w:val="none" w:sz="0" w:space="0" w:color="auto"/>
            <w:left w:val="none" w:sz="0" w:space="0" w:color="auto"/>
            <w:bottom w:val="none" w:sz="0" w:space="0" w:color="auto"/>
            <w:right w:val="none" w:sz="0" w:space="0" w:color="auto"/>
          </w:divBdr>
          <w:divsChild>
            <w:div w:id="1884901661">
              <w:marLeft w:val="0"/>
              <w:marRight w:val="0"/>
              <w:marTop w:val="0"/>
              <w:marBottom w:val="0"/>
              <w:divBdr>
                <w:top w:val="none" w:sz="0" w:space="0" w:color="auto"/>
                <w:left w:val="none" w:sz="0" w:space="0" w:color="auto"/>
                <w:bottom w:val="none" w:sz="0" w:space="0" w:color="auto"/>
                <w:right w:val="none" w:sz="0" w:space="0" w:color="auto"/>
              </w:divBdr>
              <w:divsChild>
                <w:div w:id="243956139">
                  <w:marLeft w:val="0"/>
                  <w:marRight w:val="0"/>
                  <w:marTop w:val="0"/>
                  <w:marBottom w:val="0"/>
                  <w:divBdr>
                    <w:top w:val="none" w:sz="0" w:space="0" w:color="auto"/>
                    <w:left w:val="none" w:sz="0" w:space="0" w:color="auto"/>
                    <w:bottom w:val="none" w:sz="0" w:space="0" w:color="auto"/>
                    <w:right w:val="none" w:sz="0" w:space="0" w:color="auto"/>
                  </w:divBdr>
                </w:div>
                <w:div w:id="1121877033">
                  <w:marLeft w:val="0"/>
                  <w:marRight w:val="0"/>
                  <w:marTop w:val="0"/>
                  <w:marBottom w:val="0"/>
                  <w:divBdr>
                    <w:top w:val="none" w:sz="0" w:space="0" w:color="auto"/>
                    <w:left w:val="none" w:sz="0" w:space="0" w:color="auto"/>
                    <w:bottom w:val="none" w:sz="0" w:space="0" w:color="auto"/>
                    <w:right w:val="none" w:sz="0" w:space="0" w:color="auto"/>
                  </w:divBdr>
                </w:div>
                <w:div w:id="145248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938366">
      <w:bodyDiv w:val="1"/>
      <w:marLeft w:val="0"/>
      <w:marRight w:val="0"/>
      <w:marTop w:val="0"/>
      <w:marBottom w:val="0"/>
      <w:divBdr>
        <w:top w:val="none" w:sz="0" w:space="0" w:color="auto"/>
        <w:left w:val="none" w:sz="0" w:space="0" w:color="auto"/>
        <w:bottom w:val="none" w:sz="0" w:space="0" w:color="auto"/>
        <w:right w:val="none" w:sz="0" w:space="0" w:color="auto"/>
      </w:divBdr>
    </w:div>
    <w:div w:id="1764303169">
      <w:bodyDiv w:val="1"/>
      <w:marLeft w:val="0"/>
      <w:marRight w:val="0"/>
      <w:marTop w:val="0"/>
      <w:marBottom w:val="0"/>
      <w:divBdr>
        <w:top w:val="none" w:sz="0" w:space="0" w:color="auto"/>
        <w:left w:val="none" w:sz="0" w:space="0" w:color="auto"/>
        <w:bottom w:val="none" w:sz="0" w:space="0" w:color="auto"/>
        <w:right w:val="none" w:sz="0" w:space="0" w:color="auto"/>
      </w:divBdr>
    </w:div>
    <w:div w:id="1785804925">
      <w:bodyDiv w:val="1"/>
      <w:marLeft w:val="0"/>
      <w:marRight w:val="315"/>
      <w:marTop w:val="0"/>
      <w:marBottom w:val="0"/>
      <w:divBdr>
        <w:top w:val="none" w:sz="0" w:space="0" w:color="auto"/>
        <w:left w:val="none" w:sz="0" w:space="0" w:color="auto"/>
        <w:bottom w:val="none" w:sz="0" w:space="0" w:color="auto"/>
        <w:right w:val="none" w:sz="0" w:space="0" w:color="auto"/>
      </w:divBdr>
      <w:divsChild>
        <w:div w:id="39062702">
          <w:marLeft w:val="0"/>
          <w:marRight w:val="0"/>
          <w:marTop w:val="0"/>
          <w:marBottom w:val="0"/>
          <w:divBdr>
            <w:top w:val="none" w:sz="0" w:space="0" w:color="auto"/>
            <w:left w:val="none" w:sz="0" w:space="0" w:color="auto"/>
            <w:bottom w:val="none" w:sz="0" w:space="0" w:color="auto"/>
            <w:right w:val="none" w:sz="0" w:space="0" w:color="auto"/>
          </w:divBdr>
          <w:divsChild>
            <w:div w:id="158919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9264">
      <w:bodyDiv w:val="1"/>
      <w:marLeft w:val="0"/>
      <w:marRight w:val="0"/>
      <w:marTop w:val="0"/>
      <w:marBottom w:val="0"/>
      <w:divBdr>
        <w:top w:val="none" w:sz="0" w:space="0" w:color="auto"/>
        <w:left w:val="none" w:sz="0" w:space="0" w:color="auto"/>
        <w:bottom w:val="none" w:sz="0" w:space="0" w:color="auto"/>
        <w:right w:val="none" w:sz="0" w:space="0" w:color="auto"/>
      </w:divBdr>
    </w:div>
    <w:div w:id="1820995870">
      <w:bodyDiv w:val="1"/>
      <w:marLeft w:val="0"/>
      <w:marRight w:val="0"/>
      <w:marTop w:val="0"/>
      <w:marBottom w:val="0"/>
      <w:divBdr>
        <w:top w:val="none" w:sz="0" w:space="0" w:color="auto"/>
        <w:left w:val="none" w:sz="0" w:space="0" w:color="auto"/>
        <w:bottom w:val="none" w:sz="0" w:space="0" w:color="auto"/>
        <w:right w:val="none" w:sz="0" w:space="0" w:color="auto"/>
      </w:divBdr>
    </w:div>
    <w:div w:id="1852796204">
      <w:bodyDiv w:val="1"/>
      <w:marLeft w:val="0"/>
      <w:marRight w:val="0"/>
      <w:marTop w:val="0"/>
      <w:marBottom w:val="0"/>
      <w:divBdr>
        <w:top w:val="none" w:sz="0" w:space="0" w:color="auto"/>
        <w:left w:val="none" w:sz="0" w:space="0" w:color="auto"/>
        <w:bottom w:val="none" w:sz="0" w:space="0" w:color="auto"/>
        <w:right w:val="none" w:sz="0" w:space="0" w:color="auto"/>
      </w:divBdr>
    </w:div>
    <w:div w:id="1872182136">
      <w:bodyDiv w:val="1"/>
      <w:marLeft w:val="0"/>
      <w:marRight w:val="0"/>
      <w:marTop w:val="0"/>
      <w:marBottom w:val="0"/>
      <w:divBdr>
        <w:top w:val="none" w:sz="0" w:space="0" w:color="auto"/>
        <w:left w:val="none" w:sz="0" w:space="0" w:color="auto"/>
        <w:bottom w:val="none" w:sz="0" w:space="0" w:color="auto"/>
        <w:right w:val="none" w:sz="0" w:space="0" w:color="auto"/>
      </w:divBdr>
    </w:div>
    <w:div w:id="1883058437">
      <w:bodyDiv w:val="1"/>
      <w:marLeft w:val="0"/>
      <w:marRight w:val="0"/>
      <w:marTop w:val="0"/>
      <w:marBottom w:val="0"/>
      <w:divBdr>
        <w:top w:val="none" w:sz="0" w:space="0" w:color="auto"/>
        <w:left w:val="none" w:sz="0" w:space="0" w:color="auto"/>
        <w:bottom w:val="none" w:sz="0" w:space="0" w:color="auto"/>
        <w:right w:val="none" w:sz="0" w:space="0" w:color="auto"/>
      </w:divBdr>
    </w:div>
    <w:div w:id="1923028753">
      <w:bodyDiv w:val="1"/>
      <w:marLeft w:val="0"/>
      <w:marRight w:val="0"/>
      <w:marTop w:val="0"/>
      <w:marBottom w:val="0"/>
      <w:divBdr>
        <w:top w:val="none" w:sz="0" w:space="0" w:color="auto"/>
        <w:left w:val="none" w:sz="0" w:space="0" w:color="auto"/>
        <w:bottom w:val="none" w:sz="0" w:space="0" w:color="auto"/>
        <w:right w:val="none" w:sz="0" w:space="0" w:color="auto"/>
      </w:divBdr>
    </w:div>
    <w:div w:id="1933390055">
      <w:bodyDiv w:val="1"/>
      <w:marLeft w:val="0"/>
      <w:marRight w:val="0"/>
      <w:marTop w:val="0"/>
      <w:marBottom w:val="0"/>
      <w:divBdr>
        <w:top w:val="none" w:sz="0" w:space="0" w:color="auto"/>
        <w:left w:val="none" w:sz="0" w:space="0" w:color="auto"/>
        <w:bottom w:val="none" w:sz="0" w:space="0" w:color="auto"/>
        <w:right w:val="none" w:sz="0" w:space="0" w:color="auto"/>
      </w:divBdr>
    </w:div>
    <w:div w:id="1946187321">
      <w:bodyDiv w:val="1"/>
      <w:marLeft w:val="0"/>
      <w:marRight w:val="0"/>
      <w:marTop w:val="0"/>
      <w:marBottom w:val="0"/>
      <w:divBdr>
        <w:top w:val="none" w:sz="0" w:space="0" w:color="auto"/>
        <w:left w:val="none" w:sz="0" w:space="0" w:color="auto"/>
        <w:bottom w:val="none" w:sz="0" w:space="0" w:color="auto"/>
        <w:right w:val="none" w:sz="0" w:space="0" w:color="auto"/>
      </w:divBdr>
    </w:div>
    <w:div w:id="1958944641">
      <w:bodyDiv w:val="1"/>
      <w:marLeft w:val="0"/>
      <w:marRight w:val="0"/>
      <w:marTop w:val="0"/>
      <w:marBottom w:val="0"/>
      <w:divBdr>
        <w:top w:val="none" w:sz="0" w:space="0" w:color="auto"/>
        <w:left w:val="none" w:sz="0" w:space="0" w:color="auto"/>
        <w:bottom w:val="none" w:sz="0" w:space="0" w:color="auto"/>
        <w:right w:val="none" w:sz="0" w:space="0" w:color="auto"/>
      </w:divBdr>
    </w:div>
    <w:div w:id="1971545254">
      <w:bodyDiv w:val="1"/>
      <w:marLeft w:val="0"/>
      <w:marRight w:val="0"/>
      <w:marTop w:val="0"/>
      <w:marBottom w:val="0"/>
      <w:divBdr>
        <w:top w:val="none" w:sz="0" w:space="0" w:color="auto"/>
        <w:left w:val="none" w:sz="0" w:space="0" w:color="auto"/>
        <w:bottom w:val="none" w:sz="0" w:space="0" w:color="auto"/>
        <w:right w:val="none" w:sz="0" w:space="0" w:color="auto"/>
      </w:divBdr>
    </w:div>
    <w:div w:id="1975257520">
      <w:bodyDiv w:val="1"/>
      <w:marLeft w:val="0"/>
      <w:marRight w:val="0"/>
      <w:marTop w:val="0"/>
      <w:marBottom w:val="0"/>
      <w:divBdr>
        <w:top w:val="none" w:sz="0" w:space="0" w:color="auto"/>
        <w:left w:val="none" w:sz="0" w:space="0" w:color="auto"/>
        <w:bottom w:val="none" w:sz="0" w:space="0" w:color="auto"/>
        <w:right w:val="none" w:sz="0" w:space="0" w:color="auto"/>
      </w:divBdr>
    </w:div>
    <w:div w:id="1986540743">
      <w:bodyDiv w:val="1"/>
      <w:marLeft w:val="0"/>
      <w:marRight w:val="0"/>
      <w:marTop w:val="0"/>
      <w:marBottom w:val="0"/>
      <w:divBdr>
        <w:top w:val="none" w:sz="0" w:space="0" w:color="auto"/>
        <w:left w:val="none" w:sz="0" w:space="0" w:color="auto"/>
        <w:bottom w:val="none" w:sz="0" w:space="0" w:color="auto"/>
        <w:right w:val="none" w:sz="0" w:space="0" w:color="auto"/>
      </w:divBdr>
    </w:div>
    <w:div w:id="2030598857">
      <w:bodyDiv w:val="1"/>
      <w:marLeft w:val="0"/>
      <w:marRight w:val="315"/>
      <w:marTop w:val="0"/>
      <w:marBottom w:val="0"/>
      <w:divBdr>
        <w:top w:val="none" w:sz="0" w:space="0" w:color="auto"/>
        <w:left w:val="none" w:sz="0" w:space="0" w:color="auto"/>
        <w:bottom w:val="none" w:sz="0" w:space="0" w:color="auto"/>
        <w:right w:val="none" w:sz="0" w:space="0" w:color="auto"/>
      </w:divBdr>
      <w:divsChild>
        <w:div w:id="2051875062">
          <w:marLeft w:val="0"/>
          <w:marRight w:val="0"/>
          <w:marTop w:val="0"/>
          <w:marBottom w:val="0"/>
          <w:divBdr>
            <w:top w:val="none" w:sz="0" w:space="0" w:color="auto"/>
            <w:left w:val="none" w:sz="0" w:space="0" w:color="auto"/>
            <w:bottom w:val="none" w:sz="0" w:space="0" w:color="auto"/>
            <w:right w:val="none" w:sz="0" w:space="0" w:color="auto"/>
          </w:divBdr>
          <w:divsChild>
            <w:div w:id="23940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67710">
      <w:bodyDiv w:val="1"/>
      <w:marLeft w:val="0"/>
      <w:marRight w:val="0"/>
      <w:marTop w:val="0"/>
      <w:marBottom w:val="0"/>
      <w:divBdr>
        <w:top w:val="none" w:sz="0" w:space="0" w:color="auto"/>
        <w:left w:val="none" w:sz="0" w:space="0" w:color="auto"/>
        <w:bottom w:val="none" w:sz="0" w:space="0" w:color="auto"/>
        <w:right w:val="none" w:sz="0" w:space="0" w:color="auto"/>
      </w:divBdr>
    </w:div>
    <w:div w:id="2108764959">
      <w:bodyDiv w:val="1"/>
      <w:marLeft w:val="0"/>
      <w:marRight w:val="0"/>
      <w:marTop w:val="0"/>
      <w:marBottom w:val="0"/>
      <w:divBdr>
        <w:top w:val="none" w:sz="0" w:space="0" w:color="auto"/>
        <w:left w:val="none" w:sz="0" w:space="0" w:color="auto"/>
        <w:bottom w:val="none" w:sz="0" w:space="0" w:color="auto"/>
        <w:right w:val="none" w:sz="0" w:space="0" w:color="auto"/>
      </w:divBdr>
    </w:div>
    <w:div w:id="2125999907">
      <w:bodyDiv w:val="1"/>
      <w:marLeft w:val="0"/>
      <w:marRight w:val="315"/>
      <w:marTop w:val="0"/>
      <w:marBottom w:val="0"/>
      <w:divBdr>
        <w:top w:val="none" w:sz="0" w:space="0" w:color="auto"/>
        <w:left w:val="none" w:sz="0" w:space="0" w:color="auto"/>
        <w:bottom w:val="none" w:sz="0" w:space="0" w:color="auto"/>
        <w:right w:val="none" w:sz="0" w:space="0" w:color="auto"/>
      </w:divBdr>
      <w:divsChild>
        <w:div w:id="580452422">
          <w:marLeft w:val="0"/>
          <w:marRight w:val="0"/>
          <w:marTop w:val="0"/>
          <w:marBottom w:val="0"/>
          <w:divBdr>
            <w:top w:val="none" w:sz="0" w:space="0" w:color="auto"/>
            <w:left w:val="none" w:sz="0" w:space="0" w:color="auto"/>
            <w:bottom w:val="none" w:sz="0" w:space="0" w:color="auto"/>
            <w:right w:val="none" w:sz="0" w:space="0" w:color="auto"/>
          </w:divBdr>
          <w:divsChild>
            <w:div w:id="1976251300">
              <w:marLeft w:val="0"/>
              <w:marRight w:val="0"/>
              <w:marTop w:val="0"/>
              <w:marBottom w:val="0"/>
              <w:divBdr>
                <w:top w:val="none" w:sz="0" w:space="0" w:color="auto"/>
                <w:left w:val="none" w:sz="0" w:space="0" w:color="auto"/>
                <w:bottom w:val="none" w:sz="0" w:space="0" w:color="auto"/>
                <w:right w:val="none" w:sz="0" w:space="0" w:color="auto"/>
              </w:divBdr>
              <w:divsChild>
                <w:div w:id="1781337492">
                  <w:marLeft w:val="0"/>
                  <w:marRight w:val="0"/>
                  <w:marTop w:val="0"/>
                  <w:marBottom w:val="0"/>
                  <w:divBdr>
                    <w:top w:val="none" w:sz="0" w:space="0" w:color="auto"/>
                    <w:left w:val="none" w:sz="0" w:space="0" w:color="auto"/>
                    <w:bottom w:val="none" w:sz="0" w:space="0" w:color="auto"/>
                    <w:right w:val="none" w:sz="0" w:space="0" w:color="auto"/>
                  </w:divBdr>
                </w:div>
                <w:div w:id="181529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932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76F9600C-2FA1-40D1-96B4-B00D67F02AFE}">
    <t:Anchor>
      <t:Comment id="1154729766"/>
    </t:Anchor>
    <t:History>
      <t:Event id="{F869A695-6AB7-4166-9AF1-084939D8F964}" time="2025-04-07T21:44:13.74Z">
        <t:Attribution userId="S::michelle.engler@abbott.com::f3168aa6-c517-4285-92d2-990424f96cf1" userProvider="AD" userName="Sunga, Michelle"/>
        <t:Anchor>
          <t:Comment id="1494192621"/>
        </t:Anchor>
        <t:Create/>
      </t:Event>
      <t:Event id="{3E3AE244-AD77-46CD-8DD0-89A7F44C0A4A}" time="2025-04-07T21:44:13.74Z">
        <t:Attribution userId="S::michelle.engler@abbott.com::f3168aa6-c517-4285-92d2-990424f96cf1" userProvider="AD" userName="Sunga, Michelle"/>
        <t:Anchor>
          <t:Comment id="1494192621"/>
        </t:Anchor>
        <t:Assign userId="S::corinne.vasquez@abbott.com::a4a89e7a-3eb0-41d3-9fa7-a6876cd9889c" userProvider="AD" userName="Vasquez, Corinne"/>
      </t:Event>
      <t:Event id="{813E0837-28D6-4165-96DD-535AF065AF45}" time="2025-04-07T21:44:13.74Z">
        <t:Attribution userId="S::michelle.engler@abbott.com::f3168aa6-c517-4285-92d2-990424f96cf1" userProvider="AD" userName="Sunga, Michelle"/>
        <t:Anchor>
          <t:Comment id="1494192621"/>
        </t:Anchor>
        <t:SetTitle title="@Vasquez, Corinne "/>
      </t:Event>
      <t:Event id="{38268E25-F7B9-404D-9665-EA71E3DAEA25}" time="2025-04-07T22:05:50.146Z">
        <t:Attribution userId="S::michelle.engler@abbott.com::f3168aa6-c517-4285-92d2-990424f96cf1" userProvider="AD" userName="Sunga, Michelle"/>
        <t:Progress percentComplete="100"/>
      </t:Event>
      <t:Event id="{E45B1F94-E9EE-4C9E-9075-9F19EFFEA6BA}" time="2025-04-07T22:05:56.378Z">
        <t:Attribution userId="S::michelle.engler@abbott.com::f3168aa6-c517-4285-92d2-990424f96cf1" userProvider="AD" userName="Sunga, Michelle"/>
        <t:Progress percentComplete="0"/>
      </t:Event>
    </t:History>
  </t:Task>
  <t:Task id="{4AE85B0C-DD42-4C5D-B14F-4C9990755BD7}">
    <t:Anchor>
      <t:Comment id="759368467"/>
    </t:Anchor>
    <t:History>
      <t:Event id="{2A05DD36-259F-49C5-86D9-2E6AD6E1B2FE}" time="2025-04-16T13:50:04.596Z">
        <t:Attribution userId="S::michelle.engler@abbott.com::f3168aa6-c517-4285-92d2-990424f96cf1" userProvider="AD" userName="Sunga, Michelle"/>
        <t:Anchor>
          <t:Comment id="1360351462"/>
        </t:Anchor>
        <t:Create/>
      </t:Event>
      <t:Event id="{858D5E54-8DAF-46C8-8307-AB9E8275DD78}" time="2025-04-16T13:50:04.596Z">
        <t:Attribution userId="S::michelle.engler@abbott.com::f3168aa6-c517-4285-92d2-990424f96cf1" userProvider="AD" userName="Sunga, Michelle"/>
        <t:Anchor>
          <t:Comment id="1360351462"/>
        </t:Anchor>
        <t:Assign userId="S::krupa.rocks@abbott.com::3f2db2c7-0048-405f-840b-60de5562d931" userProvider="AD" userName="Rocks, Krupa"/>
      </t:Event>
      <t:Event id="{C748B979-CE8C-464E-A365-90644A63E87C}" time="2025-04-16T13:50:04.596Z">
        <t:Attribution userId="S::michelle.engler@abbott.com::f3168aa6-c517-4285-92d2-990424f96cf1" userProvider="AD" userName="Sunga, Michelle"/>
        <t:Anchor>
          <t:Comment id="1360351462"/>
        </t:Anchor>
        <t:SetTitle title="Should we add an appendix with the information? It used to be in the original smart sdv spec, but we took it out. @Rocks, Krupa "/>
      </t:Event>
      <t:Event id="{C4394546-5E1F-405F-994F-08C79A07A0A7}" time="2025-04-18T00:05:51.561Z">
        <t:Attribution userId="S::michelle.engler@abbott.com::f3168aa6-c517-4285-92d2-990424f96cf1" userProvider="AD" userName="Sunga, Michelle"/>
        <t:Progress percentComplete="100"/>
      </t:Event>
    </t:History>
  </t:Task>
  <t:Task id="{1C89C483-3277-4595-879B-69734D944E47}">
    <t:Anchor>
      <t:Comment id="1594601511"/>
    </t:Anchor>
    <t:History>
      <t:Event id="{65FC9785-229B-4ECF-85E6-49C45E0072C9}" time="2025-08-26T15:38:30.135Z">
        <t:Attribution userId="S::rozio.avalos@abbott.com::74a8bfa9-fcb4-4fdb-b77d-1e88b37db1c0" userProvider="AD" userName="Avalos, Rozio"/>
        <t:Anchor>
          <t:Comment id="1594601511"/>
        </t:Anchor>
        <t:Create/>
      </t:Event>
      <t:Event id="{25B7A7B7-A582-4F53-8EF2-1B8288A46387}" time="2025-08-26T15:38:30.135Z">
        <t:Attribution userId="S::rozio.avalos@abbott.com::74a8bfa9-fcb4-4fdb-b77d-1e88b37db1c0" userProvider="AD" userName="Avalos, Rozio"/>
        <t:Anchor>
          <t:Comment id="1594601511"/>
        </t:Anchor>
        <t:Assign userId="S::jocelyn.scharoun@abbott.com::c9288f0f-05f0-493d-a493-ff4710362d33" userProvider="AD" userName="Scharoun, Jocelyn"/>
      </t:Event>
      <t:Event id="{9447319B-E2FF-434C-A46E-00AA07A081E4}" time="2025-08-26T15:38:30.135Z">
        <t:Attribution userId="S::rozio.avalos@abbott.com::74a8bfa9-fcb4-4fdb-b77d-1e88b37db1c0" userProvider="AD" userName="Avalos, Rozio"/>
        <t:Anchor>
          <t:Comment id="1594601511"/>
        </t:Anchor>
        <t:SetTitle title="@Scharoun, Jocelyn Should ADO PBI: 20977 be deleted from Requirement: 4.3.10.7 since it specifies removal and not adding SDR?"/>
      </t:Event>
      <t:Event id="{AF08DC34-94DD-4D12-9F4A-B61878683E6D}" time="2025-08-26T15:42:29.733Z">
        <t:Attribution userId="S::jocelyn.scharoun@abbott.com::c9288f0f-05f0-493d-a493-ff4710362d33" userProvider="AD" userName="Scharoun, Jocelyn"/>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afb3700-a8bc-4ed6-85d5-a6bd2cae4eb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EBE370D871E304B80776B83A41AC534" ma:contentTypeVersion="13" ma:contentTypeDescription="Create a new document." ma:contentTypeScope="" ma:versionID="961183790334b6146a252833afd66ad2">
  <xsd:schema xmlns:xsd="http://www.w3.org/2001/XMLSchema" xmlns:xs="http://www.w3.org/2001/XMLSchema" xmlns:p="http://schemas.microsoft.com/office/2006/metadata/properties" xmlns:ns2="7afb3700-a8bc-4ed6-85d5-a6bd2cae4ebc" xmlns:ns3="1e4ff2ff-fb9f-4c61-822a-f21e0f1834da" targetNamespace="http://schemas.microsoft.com/office/2006/metadata/properties" ma:root="true" ma:fieldsID="987442e3cb8a7d8e75d8f9243f04de2a" ns2:_="" ns3:_="">
    <xsd:import namespace="7afb3700-a8bc-4ed6-85d5-a6bd2cae4ebc"/>
    <xsd:import namespace="1e4ff2ff-fb9f-4c61-822a-f21e0f1834d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fb3700-a8bc-4ed6-85d5-a6bd2cae4e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e4ff2ff-fb9f-4c61-822a-f21e0f1834d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E1642E-0D78-482E-83BA-1B25104D4B1A}">
  <ds:schemaRefs>
    <ds:schemaRef ds:uri="http://schemas.openxmlformats.org/officeDocument/2006/bibliography"/>
  </ds:schemaRefs>
</ds:datastoreItem>
</file>

<file path=customXml/itemProps2.xml><?xml version="1.0" encoding="utf-8"?>
<ds:datastoreItem xmlns:ds="http://schemas.openxmlformats.org/officeDocument/2006/customXml" ds:itemID="{2B6C7302-419A-4CA5-8452-45770ED52475}">
  <ds:schemaRefs>
    <ds:schemaRef ds:uri="http://schemas.microsoft.com/office/2006/metadata/properties"/>
    <ds:schemaRef ds:uri="http://schemas.microsoft.com/office/infopath/2007/PartnerControls"/>
    <ds:schemaRef ds:uri="7afb3700-a8bc-4ed6-85d5-a6bd2cae4ebc"/>
  </ds:schemaRefs>
</ds:datastoreItem>
</file>

<file path=customXml/itemProps3.xml><?xml version="1.0" encoding="utf-8"?>
<ds:datastoreItem xmlns:ds="http://schemas.openxmlformats.org/officeDocument/2006/customXml" ds:itemID="{546E8CE8-36FA-4650-90B1-8C514B0D2F5D}">
  <ds:schemaRefs>
    <ds:schemaRef ds:uri="http://schemas.microsoft.com/sharepoint/v3/contenttype/forms"/>
  </ds:schemaRefs>
</ds:datastoreItem>
</file>

<file path=customXml/itemProps4.xml><?xml version="1.0" encoding="utf-8"?>
<ds:datastoreItem xmlns:ds="http://schemas.openxmlformats.org/officeDocument/2006/customXml" ds:itemID="{7F309616-E314-4322-8891-1BEBBFED256E}"/>
</file>

<file path=docMetadata/LabelInfo.xml><?xml version="1.0" encoding="utf-8"?>
<clbl:labelList xmlns:clbl="http://schemas.microsoft.com/office/2020/mipLabelMetadata">
  <clbl:label id="{5b268d57-2a6f-4e04-b0de-6938583d5ebc}" enabled="0" method="" siteId="{5b268d57-2a6f-4e04-b0de-6938583d5ebc}" removed="1"/>
</clbl:labelList>
</file>

<file path=docProps/app.xml><?xml version="1.0" encoding="utf-8"?>
<Properties xmlns="http://schemas.openxmlformats.org/officeDocument/2006/extended-properties" xmlns:vt="http://schemas.openxmlformats.org/officeDocument/2006/docPropsVTypes">
  <Template>Normal</Template>
  <TotalTime>179</TotalTime>
  <Pages>50</Pages>
  <Words>16196</Words>
  <Characters>88133</Characters>
  <Application>Microsoft Office Word</Application>
  <DocSecurity>0</DocSecurity>
  <Lines>734</Lines>
  <Paragraphs>208</Paragraphs>
  <ScaleCrop>false</ScaleCrop>
  <HeadingPairs>
    <vt:vector size="2" baseType="variant">
      <vt:variant>
        <vt:lpstr>Title</vt:lpstr>
      </vt:variant>
      <vt:variant>
        <vt:i4>1</vt:i4>
      </vt:variant>
    </vt:vector>
  </HeadingPairs>
  <TitlesOfParts>
    <vt:vector size="1" baseType="lpstr">
      <vt:lpstr>Revision History:</vt:lpstr>
    </vt:vector>
  </TitlesOfParts>
  <Company>EDS - Pacesetter, Inc.</Company>
  <LinksUpToDate>false</LinksUpToDate>
  <CharactersWithSpaces>104121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History:</dc:title>
  <dc:subject/>
  <dc:creator>Irina Kisina</dc:creator>
  <cp:keywords/>
  <cp:lastModifiedBy>Scharoun, Jocelyn</cp:lastModifiedBy>
  <cp:revision>4</cp:revision>
  <cp:lastPrinted>2017-08-28T23:26:00Z</cp:lastPrinted>
  <dcterms:created xsi:type="dcterms:W3CDTF">2026-01-13T21:41:00Z</dcterms:created>
  <dcterms:modified xsi:type="dcterms:W3CDTF">2026-01-14T01:29:00Z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1697559466</vt:i4>
  </property>
  <property fmtid="{D5CDD505-2E9C-101B-9397-08002B2CF9AE}" pid="3" name="GrammarlyDocumentId">
    <vt:lpwstr>2525891688d034de6c6e3218ae25b787fb56676d2b4d2318eb4fd628e2e82ed4</vt:lpwstr>
  </property>
  <property fmtid="{D5CDD505-2E9C-101B-9397-08002B2CF9AE}" pid="4" name="ContentTypeId">
    <vt:lpwstr>0x0101003EBE370D871E304B80776B83A41AC534</vt:lpwstr>
  </property>
  <property fmtid="{D5CDD505-2E9C-101B-9397-08002B2CF9AE}" pid="5" name="MediaServiceImageTags">
    <vt:lpwstr/>
  </property>
</Properties>
</file>